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3D9B7" w14:textId="77777777" w:rsidR="00610049" w:rsidRPr="004B6D2F" w:rsidRDefault="003C3C17" w:rsidP="008979C2">
      <w:pPr>
        <w:pStyle w:val="Title"/>
        <w:spacing w:line="276" w:lineRule="auto"/>
        <w:jc w:val="both"/>
        <w:rPr>
          <w:rFonts w:ascii="Arial" w:hAnsi="Arial" w:cs="Arial"/>
          <w:sz w:val="22"/>
          <w:szCs w:val="22"/>
        </w:rPr>
      </w:pPr>
      <w:r w:rsidRPr="004B6D2F">
        <w:rPr>
          <w:rFonts w:ascii="Arial" w:hAnsi="Arial" w:cs="Arial"/>
          <w:sz w:val="22"/>
          <w:szCs w:val="22"/>
        </w:rPr>
        <w:t>Prospective Surveillance of Acute Poisonings in South Africa: A Concept Note</w:t>
      </w:r>
    </w:p>
    <w:p w14:paraId="0D649A51" w14:textId="2EBFD5D1" w:rsidR="00D2207F" w:rsidRPr="004B6D2F" w:rsidRDefault="00D2207F" w:rsidP="008979C2">
      <w:pPr>
        <w:pStyle w:val="Author"/>
        <w:spacing w:line="276" w:lineRule="auto"/>
        <w:jc w:val="both"/>
        <w:rPr>
          <w:rFonts w:ascii="Arial" w:hAnsi="Arial" w:cs="Arial"/>
          <w:sz w:val="22"/>
          <w:szCs w:val="22"/>
          <w:vertAlign w:val="superscript"/>
        </w:rPr>
      </w:pPr>
      <w:r w:rsidRPr="004B6D2F">
        <w:rPr>
          <w:rFonts w:ascii="Arial" w:hAnsi="Arial" w:cs="Arial"/>
          <w:sz w:val="22"/>
          <w:szCs w:val="22"/>
        </w:rPr>
        <w:t>…, …, …,  Brian Brummer</w:t>
      </w:r>
      <w:r w:rsidR="00015A7D" w:rsidRPr="004B6D2F">
        <w:rPr>
          <w:rFonts w:ascii="Arial" w:hAnsi="Arial" w:cs="Arial"/>
          <w:sz w:val="22"/>
          <w:szCs w:val="22"/>
          <w:vertAlign w:val="superscript"/>
        </w:rPr>
        <w:t>1</w:t>
      </w:r>
      <w:r w:rsidRPr="004B6D2F">
        <w:rPr>
          <w:rFonts w:ascii="Arial" w:hAnsi="Arial" w:cs="Arial"/>
          <w:sz w:val="22"/>
          <w:szCs w:val="22"/>
        </w:rPr>
        <w:t xml:space="preserve">, </w:t>
      </w:r>
      <w:commentRangeStart w:id="0"/>
      <w:r w:rsidRPr="004B6D2F">
        <w:rPr>
          <w:rFonts w:ascii="Arial" w:hAnsi="Arial" w:cs="Arial"/>
          <w:sz w:val="22"/>
          <w:szCs w:val="22"/>
        </w:rPr>
        <w:t>Jody Rusch</w:t>
      </w:r>
      <w:r w:rsidR="00121EE2" w:rsidRPr="004B6D2F">
        <w:rPr>
          <w:rFonts w:ascii="Arial" w:hAnsi="Arial" w:cs="Arial"/>
          <w:sz w:val="22"/>
          <w:szCs w:val="22"/>
          <w:vertAlign w:val="superscript"/>
        </w:rPr>
        <w:t>2</w:t>
      </w:r>
      <w:commentRangeEnd w:id="0"/>
      <w:r w:rsidR="00DE2337" w:rsidRPr="004B6D2F">
        <w:rPr>
          <w:rStyle w:val="CommentReference"/>
          <w:rFonts w:ascii="Arial" w:hAnsi="Arial" w:cs="Arial"/>
          <w:sz w:val="22"/>
          <w:szCs w:val="22"/>
        </w:rPr>
        <w:commentReference w:id="0"/>
      </w:r>
      <w:r w:rsidR="00015A7D" w:rsidRPr="004B6D2F">
        <w:rPr>
          <w:rFonts w:ascii="Arial" w:hAnsi="Arial" w:cs="Arial"/>
          <w:sz w:val="22"/>
          <w:szCs w:val="22"/>
        </w:rPr>
        <w:t>,</w:t>
      </w:r>
      <w:r w:rsidRPr="004B6D2F">
        <w:rPr>
          <w:rFonts w:ascii="Arial" w:hAnsi="Arial" w:cs="Arial"/>
          <w:sz w:val="22"/>
          <w:szCs w:val="22"/>
        </w:rPr>
        <w:t xml:space="preserve"> Cindy Stephen</w:t>
      </w:r>
      <w:r w:rsidR="00121EE2" w:rsidRPr="004B6D2F">
        <w:rPr>
          <w:rFonts w:ascii="Arial" w:hAnsi="Arial" w:cs="Arial"/>
          <w:sz w:val="22"/>
          <w:szCs w:val="22"/>
          <w:vertAlign w:val="superscript"/>
        </w:rPr>
        <w:t>3</w:t>
      </w:r>
      <w:r w:rsidRPr="004B6D2F">
        <w:rPr>
          <w:rFonts w:ascii="Arial" w:hAnsi="Arial" w:cs="Arial"/>
          <w:sz w:val="22"/>
          <w:szCs w:val="22"/>
        </w:rPr>
        <w:t xml:space="preserve">, Leslie London, </w:t>
      </w:r>
      <w:r w:rsidR="008A6C1E" w:rsidRPr="004B6D2F">
        <w:rPr>
          <w:rFonts w:ascii="Arial" w:hAnsi="Arial" w:cs="Arial"/>
          <w:sz w:val="22"/>
          <w:szCs w:val="22"/>
        </w:rPr>
        <w:t>Nevashan Govender</w:t>
      </w:r>
      <w:r w:rsidR="005C4CB3" w:rsidRPr="004B6D2F">
        <w:rPr>
          <w:rFonts w:ascii="Arial" w:hAnsi="Arial" w:cs="Arial"/>
          <w:sz w:val="22"/>
          <w:szCs w:val="22"/>
          <w:vertAlign w:val="superscript"/>
        </w:rPr>
        <w:t>1</w:t>
      </w:r>
      <w:r w:rsidR="008A6C1E" w:rsidRPr="004B6D2F">
        <w:rPr>
          <w:rFonts w:ascii="Arial" w:hAnsi="Arial" w:cs="Arial"/>
          <w:sz w:val="22"/>
          <w:szCs w:val="22"/>
        </w:rPr>
        <w:t>, Genevie Ntshoe</w:t>
      </w:r>
      <w:r w:rsidR="005C4CB3" w:rsidRPr="004B6D2F">
        <w:rPr>
          <w:rFonts w:ascii="Arial" w:hAnsi="Arial" w:cs="Arial"/>
          <w:sz w:val="22"/>
          <w:szCs w:val="22"/>
          <w:vertAlign w:val="superscript"/>
        </w:rPr>
        <w:t>1</w:t>
      </w:r>
      <w:r w:rsidR="008A6C1E" w:rsidRPr="004B6D2F">
        <w:rPr>
          <w:rFonts w:ascii="Arial" w:hAnsi="Arial" w:cs="Arial"/>
          <w:sz w:val="22"/>
          <w:szCs w:val="22"/>
        </w:rPr>
        <w:t xml:space="preserve">, </w:t>
      </w:r>
      <w:r w:rsidRPr="004B6D2F">
        <w:rPr>
          <w:rFonts w:ascii="Arial" w:hAnsi="Arial" w:cs="Arial"/>
          <w:sz w:val="22"/>
          <w:szCs w:val="22"/>
        </w:rPr>
        <w:t>Natalie Mayet</w:t>
      </w:r>
      <w:r w:rsidR="005C4CB3" w:rsidRPr="004B6D2F">
        <w:rPr>
          <w:rFonts w:ascii="Arial" w:hAnsi="Arial" w:cs="Arial"/>
          <w:sz w:val="22"/>
          <w:szCs w:val="22"/>
          <w:vertAlign w:val="superscript"/>
        </w:rPr>
        <w:t>1</w:t>
      </w:r>
      <w:r w:rsidRPr="004B6D2F">
        <w:rPr>
          <w:rFonts w:ascii="Arial" w:hAnsi="Arial" w:cs="Arial"/>
          <w:sz w:val="22"/>
          <w:szCs w:val="22"/>
        </w:rPr>
        <w:t>, Susan Nzenze</w:t>
      </w:r>
      <w:r w:rsidR="005C4CB3" w:rsidRPr="004B6D2F">
        <w:rPr>
          <w:rFonts w:ascii="Arial" w:hAnsi="Arial" w:cs="Arial"/>
          <w:sz w:val="22"/>
          <w:szCs w:val="22"/>
          <w:vertAlign w:val="superscript"/>
        </w:rPr>
        <w:t>1</w:t>
      </w:r>
      <w:r w:rsidR="00B95593" w:rsidRPr="004B6D2F">
        <w:rPr>
          <w:rFonts w:ascii="Arial" w:hAnsi="Arial" w:cs="Arial"/>
          <w:sz w:val="22"/>
          <w:szCs w:val="22"/>
        </w:rPr>
        <w:t>, Ziyaad Dango</w:t>
      </w:r>
      <w:r w:rsidR="00E003C6">
        <w:rPr>
          <w:rFonts w:ascii="Arial" w:hAnsi="Arial" w:cs="Arial"/>
          <w:sz w:val="22"/>
          <w:szCs w:val="22"/>
        </w:rPr>
        <w:t>r</w:t>
      </w:r>
      <w:r w:rsidRPr="004B6D2F">
        <w:rPr>
          <w:rFonts w:ascii="Arial" w:hAnsi="Arial" w:cs="Arial"/>
          <w:sz w:val="22"/>
          <w:szCs w:val="22"/>
        </w:rPr>
        <w:t>, …, …</w:t>
      </w:r>
    </w:p>
    <w:p w14:paraId="1321A932" w14:textId="32A4EF45" w:rsidR="00D2207F" w:rsidRPr="004B6D2F" w:rsidRDefault="00D2207F" w:rsidP="00B95593">
      <w:pPr>
        <w:pStyle w:val="FirstParagraph"/>
        <w:spacing w:before="0" w:after="0"/>
        <w:jc w:val="both"/>
        <w:rPr>
          <w:rFonts w:ascii="Arial" w:hAnsi="Arial" w:cs="Arial"/>
          <w:sz w:val="22"/>
          <w:szCs w:val="22"/>
        </w:rPr>
      </w:pPr>
      <w:r w:rsidRPr="004B6D2F">
        <w:rPr>
          <w:rFonts w:ascii="Arial" w:hAnsi="Arial" w:cs="Arial"/>
          <w:sz w:val="22"/>
          <w:szCs w:val="22"/>
          <w:vertAlign w:val="superscript"/>
        </w:rPr>
        <w:t>1</w:t>
      </w:r>
      <w:r w:rsidRPr="004B6D2F">
        <w:rPr>
          <w:rFonts w:ascii="Arial" w:hAnsi="Arial" w:cs="Arial"/>
          <w:sz w:val="22"/>
          <w:szCs w:val="22"/>
        </w:rPr>
        <w:t xml:space="preserve"> Division of Public Health Surveillance and Response, National Institute for Communicable Diseases, National Health Laboratory Service, Johannesburg, South Africa</w:t>
      </w:r>
      <w:r w:rsidRPr="004B6D2F">
        <w:rPr>
          <w:rFonts w:ascii="Arial" w:hAnsi="Arial" w:cs="Arial"/>
          <w:sz w:val="22"/>
          <w:szCs w:val="22"/>
        </w:rPr>
        <w:br/>
      </w:r>
      <w:r w:rsidRPr="004B6D2F">
        <w:rPr>
          <w:rFonts w:ascii="Arial" w:hAnsi="Arial" w:cs="Arial"/>
          <w:sz w:val="22"/>
          <w:szCs w:val="22"/>
          <w:vertAlign w:val="superscript"/>
        </w:rPr>
        <w:t>2</w:t>
      </w:r>
      <w:r w:rsidRPr="004B6D2F">
        <w:rPr>
          <w:rFonts w:ascii="Arial" w:hAnsi="Arial" w:cs="Arial"/>
          <w:sz w:val="22"/>
          <w:szCs w:val="22"/>
        </w:rPr>
        <w:t xml:space="preserve"> </w:t>
      </w:r>
      <w:r w:rsidR="00B95593" w:rsidRPr="004B6D2F">
        <w:rPr>
          <w:rFonts w:ascii="Arial" w:hAnsi="Arial" w:cs="Arial"/>
          <w:sz w:val="22"/>
          <w:szCs w:val="22"/>
          <w:lang w:val="en-GB"/>
        </w:rPr>
        <w:t xml:space="preserve"> Division of Chemical Pathology, Department of Pathology, University of Cape Town, Cape Town, South Afric</w:t>
      </w:r>
      <w:r w:rsidR="00C20F34">
        <w:rPr>
          <w:rFonts w:ascii="Arial" w:hAnsi="Arial" w:cs="Arial"/>
          <w:sz w:val="22"/>
          <w:szCs w:val="22"/>
          <w:lang w:val="en-GB"/>
        </w:rPr>
        <w:t>a</w:t>
      </w:r>
    </w:p>
    <w:p w14:paraId="66F3F512" w14:textId="79D9B6C5" w:rsidR="00121EE2" w:rsidRPr="004B6D2F" w:rsidRDefault="00121EE2" w:rsidP="00B95593">
      <w:pPr>
        <w:pStyle w:val="BodyText"/>
        <w:spacing w:after="0"/>
        <w:jc w:val="both"/>
        <w:rPr>
          <w:rFonts w:ascii="Arial" w:hAnsi="Arial" w:cs="Arial"/>
          <w:sz w:val="22"/>
          <w:szCs w:val="22"/>
          <w:lang w:eastAsia="en-US"/>
        </w:rPr>
      </w:pPr>
      <w:commentRangeStart w:id="1"/>
      <w:r w:rsidRPr="004B6D2F">
        <w:rPr>
          <w:rFonts w:ascii="Arial" w:hAnsi="Arial" w:cs="Arial"/>
          <w:sz w:val="22"/>
          <w:szCs w:val="22"/>
          <w:vertAlign w:val="superscript"/>
          <w:lang w:eastAsia="en-US"/>
        </w:rPr>
        <w:t>3</w:t>
      </w:r>
      <w:commentRangeEnd w:id="1"/>
      <w:r w:rsidR="0023053C" w:rsidRPr="004B6D2F">
        <w:rPr>
          <w:rStyle w:val="CommentReference"/>
          <w:rFonts w:ascii="Arial" w:hAnsi="Arial" w:cs="Arial"/>
          <w:sz w:val="22"/>
          <w:szCs w:val="22"/>
          <w:lang w:val="en-GB"/>
        </w:rPr>
        <w:commentReference w:id="1"/>
      </w:r>
      <w:r w:rsidR="00B95593" w:rsidRPr="004B6D2F">
        <w:rPr>
          <w:rFonts w:ascii="Arial" w:hAnsi="Arial" w:cs="Arial"/>
          <w:sz w:val="22"/>
          <w:szCs w:val="22"/>
          <w:lang w:val="en-GB"/>
        </w:rPr>
        <w:t>C17 Laboratory, National Health Laboratory Service, Groote Schuur Hospital, Cape Town, South Africa</w:t>
      </w:r>
    </w:p>
    <w:p w14:paraId="710EE433" w14:textId="3103D83A" w:rsidR="00B95593" w:rsidRPr="004B6D2F" w:rsidRDefault="00B95593" w:rsidP="00B95593">
      <w:pPr>
        <w:pStyle w:val="BodyText"/>
        <w:spacing w:after="0"/>
        <w:jc w:val="both"/>
        <w:rPr>
          <w:rFonts w:ascii="Arial" w:hAnsi="Arial" w:cs="Arial"/>
          <w:sz w:val="22"/>
          <w:szCs w:val="22"/>
          <w:lang w:val="en-GB"/>
        </w:rPr>
      </w:pPr>
      <w:r w:rsidRPr="004B6D2F">
        <w:rPr>
          <w:rFonts w:ascii="Arial" w:hAnsi="Arial" w:cs="Arial"/>
          <w:sz w:val="22"/>
          <w:szCs w:val="22"/>
          <w:vertAlign w:val="superscript"/>
          <w:lang w:val="en-GB"/>
        </w:rPr>
        <w:t>4</w:t>
      </w:r>
      <w:r w:rsidRPr="004B6D2F">
        <w:rPr>
          <w:rFonts w:ascii="Arial" w:hAnsi="Arial" w:cs="Arial"/>
          <w:sz w:val="22"/>
          <w:szCs w:val="22"/>
          <w:lang w:val="en-GB"/>
        </w:rPr>
        <w:t>Poison Information Centre, Department of Paediatrics and Child Health, University of Cape Town, South Africa</w:t>
      </w:r>
    </w:p>
    <w:p w14:paraId="3D163636" w14:textId="331BE600" w:rsidR="00B95593" w:rsidRPr="004B6D2F" w:rsidRDefault="00B95593" w:rsidP="00B95593">
      <w:pPr>
        <w:pStyle w:val="BodyText"/>
        <w:spacing w:after="0"/>
        <w:jc w:val="both"/>
        <w:rPr>
          <w:rFonts w:ascii="Arial" w:hAnsi="Arial" w:cs="Arial"/>
          <w:sz w:val="22"/>
          <w:szCs w:val="22"/>
          <w:lang w:val="en-GB"/>
        </w:rPr>
      </w:pPr>
      <w:r w:rsidRPr="004B6D2F">
        <w:rPr>
          <w:rFonts w:ascii="Arial" w:hAnsi="Arial" w:cs="Arial"/>
          <w:sz w:val="22"/>
          <w:szCs w:val="22"/>
          <w:vertAlign w:val="superscript"/>
          <w:lang w:val="en-GB"/>
        </w:rPr>
        <w:t>5</w:t>
      </w:r>
      <w:r w:rsidRPr="004B6D2F">
        <w:rPr>
          <w:rFonts w:ascii="Arial" w:hAnsi="Arial" w:cs="Arial"/>
          <w:sz w:val="22"/>
          <w:szCs w:val="22"/>
          <w:lang w:val="en-GB"/>
        </w:rPr>
        <w:t>South Africa Medical Research Council Vaccines and Infectious Diseases Analytics Research Unit, Faculty of Health Sciences, University of the Witwatersrand, Johannesburg, South Africa</w:t>
      </w:r>
    </w:p>
    <w:p w14:paraId="3DCD5B59" w14:textId="28BB7FC3" w:rsidR="00D2207F" w:rsidRPr="004B6D2F" w:rsidRDefault="00D2207F" w:rsidP="008979C2">
      <w:pPr>
        <w:spacing w:line="276" w:lineRule="auto"/>
        <w:jc w:val="both"/>
        <w:rPr>
          <w:rFonts w:ascii="Arial" w:hAnsi="Arial" w:cs="Arial"/>
          <w:sz w:val="22"/>
          <w:szCs w:val="22"/>
          <w:lang w:eastAsia="en-US"/>
        </w:rPr>
      </w:pPr>
    </w:p>
    <w:p w14:paraId="681D7697" w14:textId="77777777" w:rsidR="00E003C6" w:rsidRDefault="00E003C6" w:rsidP="008979C2">
      <w:pPr>
        <w:spacing w:line="276" w:lineRule="auto"/>
        <w:jc w:val="both"/>
        <w:rPr>
          <w:rFonts w:ascii="Arial" w:hAnsi="Arial" w:cs="Arial"/>
          <w:b/>
          <w:bCs/>
          <w:sz w:val="22"/>
          <w:szCs w:val="22"/>
          <w:lang w:eastAsia="en-US"/>
        </w:rPr>
      </w:pPr>
    </w:p>
    <w:p w14:paraId="5FA71B3F" w14:textId="77777777" w:rsidR="00E003C6" w:rsidRDefault="00E003C6">
      <w:pPr>
        <w:rPr>
          <w:rFonts w:ascii="Arial" w:hAnsi="Arial" w:cs="Arial"/>
          <w:b/>
          <w:bCs/>
          <w:sz w:val="22"/>
          <w:szCs w:val="22"/>
          <w:lang w:eastAsia="en-US"/>
        </w:rPr>
      </w:pPr>
      <w:r>
        <w:rPr>
          <w:rFonts w:ascii="Arial" w:hAnsi="Arial" w:cs="Arial"/>
          <w:b/>
          <w:bCs/>
          <w:sz w:val="22"/>
          <w:szCs w:val="22"/>
          <w:lang w:eastAsia="en-US"/>
        </w:rPr>
        <w:br w:type="page"/>
      </w:r>
    </w:p>
    <w:p w14:paraId="5D85EEE1" w14:textId="6F886C14" w:rsidR="00D2207F" w:rsidRDefault="00D2207F" w:rsidP="008979C2">
      <w:pPr>
        <w:spacing w:line="276" w:lineRule="auto"/>
        <w:jc w:val="both"/>
        <w:rPr>
          <w:rFonts w:ascii="Arial" w:hAnsi="Arial" w:cs="Arial"/>
          <w:b/>
          <w:bCs/>
          <w:sz w:val="22"/>
          <w:szCs w:val="22"/>
          <w:lang w:eastAsia="en-US"/>
        </w:rPr>
      </w:pPr>
      <w:r w:rsidRPr="004B6D2F">
        <w:rPr>
          <w:rFonts w:ascii="Arial" w:hAnsi="Arial" w:cs="Arial"/>
          <w:b/>
          <w:bCs/>
          <w:sz w:val="22"/>
          <w:szCs w:val="22"/>
          <w:lang w:eastAsia="en-US"/>
        </w:rPr>
        <w:lastRenderedPageBreak/>
        <w:t xml:space="preserve">Abstract </w:t>
      </w:r>
    </w:p>
    <w:p w14:paraId="748E0A9B" w14:textId="4FB080C7" w:rsidR="000B09A8" w:rsidRPr="004B6D2F" w:rsidRDefault="000B09A8" w:rsidP="008979C2">
      <w:pPr>
        <w:spacing w:line="276" w:lineRule="auto"/>
        <w:jc w:val="both"/>
        <w:rPr>
          <w:rFonts w:ascii="Arial" w:hAnsi="Arial" w:cs="Arial"/>
          <w:b/>
          <w:bCs/>
          <w:sz w:val="22"/>
          <w:szCs w:val="22"/>
          <w:lang w:eastAsia="en-US"/>
        </w:rPr>
      </w:pPr>
      <w:r>
        <w:rPr>
          <w:rFonts w:ascii="Arial" w:hAnsi="Arial" w:cs="Arial"/>
          <w:b/>
          <w:bCs/>
          <w:sz w:val="22"/>
          <w:szCs w:val="22"/>
          <w:lang w:eastAsia="en-US"/>
        </w:rPr>
        <w:t xml:space="preserve">Updates goal is to frame more around identifying the “bad-actors”, everything else is secondary. </w:t>
      </w:r>
    </w:p>
    <w:p w14:paraId="7C05B0B0" w14:textId="25A3B8FD" w:rsidR="00015A7D" w:rsidRPr="004B6D2F" w:rsidRDefault="071D3531" w:rsidP="008979C2">
      <w:pPr>
        <w:pStyle w:val="Abstract"/>
        <w:spacing w:line="276" w:lineRule="auto"/>
        <w:jc w:val="both"/>
        <w:rPr>
          <w:rFonts w:ascii="Arial" w:hAnsi="Arial" w:cs="Arial"/>
          <w:sz w:val="22"/>
          <w:szCs w:val="22"/>
        </w:rPr>
      </w:pPr>
      <w:r w:rsidRPr="071D3531">
        <w:rPr>
          <w:rFonts w:ascii="Arial" w:hAnsi="Arial" w:cs="Arial"/>
          <w:b/>
          <w:bCs/>
          <w:sz w:val="22"/>
          <w:szCs w:val="22"/>
        </w:rPr>
        <w:t>Background</w:t>
      </w:r>
      <w:r w:rsidRPr="071D3531">
        <w:rPr>
          <w:rFonts w:ascii="Arial" w:hAnsi="Arial" w:cs="Arial"/>
          <w:sz w:val="22"/>
          <w:szCs w:val="22"/>
        </w:rPr>
        <w:t xml:space="preserve">: Acute poisoning due to agricultural or stock remedies, such as organophosphates and other pesticides, represents a significant public health burden in South </w:t>
      </w:r>
      <w:commentRangeStart w:id="2"/>
      <w:r w:rsidRPr="071D3531">
        <w:rPr>
          <w:rFonts w:ascii="Arial" w:hAnsi="Arial" w:cs="Arial"/>
          <w:sz w:val="22"/>
          <w:szCs w:val="22"/>
        </w:rPr>
        <w:t xml:space="preserve">Africa (SA), </w:t>
      </w:r>
      <w:commentRangeEnd w:id="2"/>
      <w:r w:rsidR="015006B1" w:rsidRPr="071D3531">
        <w:rPr>
          <w:rStyle w:val="CommentReference"/>
          <w:rFonts w:ascii="Arial" w:hAnsi="Arial" w:cs="Arial"/>
          <w:sz w:val="22"/>
          <w:szCs w:val="22"/>
        </w:rPr>
        <w:commentReference w:id="2"/>
      </w:r>
      <w:commentRangeStart w:id="3"/>
      <w:r w:rsidRPr="071D3531">
        <w:rPr>
          <w:rFonts w:ascii="Arial" w:hAnsi="Arial" w:cs="Arial"/>
          <w:sz w:val="22"/>
          <w:szCs w:val="22"/>
        </w:rPr>
        <w:t xml:space="preserve">with ~1,000 annual pesticide-related poisoning notifications reported to the </w:t>
      </w:r>
      <w:r w:rsidRPr="00117287">
        <w:rPr>
          <w:rFonts w:ascii="Roboto" w:eastAsia="Roboto" w:hAnsi="Roboto" w:cs="Roboto"/>
          <w:color w:val="000000" w:themeColor="text1"/>
          <w:sz w:val="21"/>
          <w:szCs w:val="21"/>
        </w:rPr>
        <w:t>Notifiable Medical Conditions (NMC)</w:t>
      </w:r>
      <w:r w:rsidRPr="00117287">
        <w:rPr>
          <w:color w:val="000000" w:themeColor="text1"/>
        </w:rPr>
        <w:t xml:space="preserve"> </w:t>
      </w:r>
      <w:r w:rsidRPr="071D3531">
        <w:rPr>
          <w:rFonts w:ascii="Arial" w:hAnsi="Arial" w:cs="Arial"/>
          <w:sz w:val="22"/>
          <w:szCs w:val="22"/>
        </w:rPr>
        <w:t>system</w:t>
      </w:r>
      <w:r w:rsidR="008C01B5">
        <w:rPr>
          <w:rFonts w:ascii="Arial" w:hAnsi="Arial" w:cs="Arial"/>
          <w:sz w:val="22"/>
          <w:szCs w:val="22"/>
        </w:rPr>
        <w:t>, ~1000 calls to the poison information hotline by clin</w:t>
      </w:r>
      <w:r w:rsidR="00BA56B6">
        <w:rPr>
          <w:rFonts w:ascii="Arial" w:hAnsi="Arial" w:cs="Arial"/>
          <w:sz w:val="22"/>
          <w:szCs w:val="22"/>
        </w:rPr>
        <w:t>i</w:t>
      </w:r>
      <w:r w:rsidR="008C01B5">
        <w:rPr>
          <w:rFonts w:ascii="Arial" w:hAnsi="Arial" w:cs="Arial"/>
          <w:sz w:val="22"/>
          <w:szCs w:val="22"/>
        </w:rPr>
        <w:t xml:space="preserve">cians related to </w:t>
      </w:r>
      <w:r w:rsidR="00554527">
        <w:rPr>
          <w:rFonts w:ascii="Arial" w:hAnsi="Arial" w:cs="Arial"/>
          <w:sz w:val="22"/>
          <w:szCs w:val="22"/>
        </w:rPr>
        <w:t>agricultural poisons,</w:t>
      </w:r>
      <w:r w:rsidRPr="071D3531">
        <w:rPr>
          <w:rFonts w:ascii="Arial" w:hAnsi="Arial" w:cs="Arial"/>
          <w:sz w:val="22"/>
          <w:szCs w:val="22"/>
        </w:rPr>
        <w:t xml:space="preserve"> and ~2,000 patients </w:t>
      </w:r>
      <w:commentRangeEnd w:id="3"/>
      <w:r w:rsidR="015006B1" w:rsidRPr="071D3531">
        <w:rPr>
          <w:rStyle w:val="CommentReference"/>
          <w:rFonts w:ascii="Arial" w:hAnsi="Arial" w:cs="Arial"/>
          <w:sz w:val="22"/>
          <w:szCs w:val="22"/>
        </w:rPr>
        <w:commentReference w:id="3"/>
      </w:r>
      <w:r w:rsidRPr="071D3531">
        <w:rPr>
          <w:rFonts w:ascii="Arial" w:hAnsi="Arial" w:cs="Arial"/>
          <w:sz w:val="22"/>
          <w:szCs w:val="22"/>
        </w:rPr>
        <w:t>showing moderate-to-severe butyryl</w:t>
      </w:r>
      <w:commentRangeStart w:id="4"/>
      <w:r w:rsidRPr="071D3531">
        <w:rPr>
          <w:rFonts w:ascii="Arial" w:hAnsi="Arial" w:cs="Arial"/>
          <w:sz w:val="22"/>
          <w:szCs w:val="22"/>
        </w:rPr>
        <w:t>cholinesterase</w:t>
      </w:r>
      <w:commentRangeEnd w:id="4"/>
      <w:r w:rsidR="015006B1" w:rsidRPr="071D3531">
        <w:rPr>
          <w:rStyle w:val="CommentReference"/>
          <w:rFonts w:ascii="Arial" w:hAnsi="Arial" w:cs="Arial"/>
          <w:sz w:val="22"/>
          <w:szCs w:val="22"/>
        </w:rPr>
        <w:commentReference w:id="4"/>
      </w:r>
      <w:r w:rsidRPr="071D3531">
        <w:rPr>
          <w:rFonts w:ascii="Arial" w:hAnsi="Arial" w:cs="Arial"/>
          <w:sz w:val="22"/>
          <w:szCs w:val="22"/>
        </w:rPr>
        <w:t xml:space="preserve"> (aka pseudocholinesterase) inhibition on National Health Laboratory Service (NHLS) dat</w:t>
      </w:r>
      <w:r w:rsidR="00554527">
        <w:rPr>
          <w:rFonts w:ascii="Arial" w:hAnsi="Arial" w:cs="Arial"/>
          <w:sz w:val="22"/>
          <w:szCs w:val="22"/>
        </w:rPr>
        <w:t>a</w:t>
      </w:r>
      <w:r w:rsidRPr="071D3531">
        <w:rPr>
          <w:rFonts w:ascii="Arial" w:hAnsi="Arial" w:cs="Arial"/>
          <w:sz w:val="22"/>
          <w:szCs w:val="22"/>
        </w:rPr>
        <w:t xml:space="preserve">. </w:t>
      </w:r>
      <w:r w:rsidR="00554527">
        <w:rPr>
          <w:rFonts w:ascii="Arial" w:hAnsi="Arial" w:cs="Arial"/>
          <w:sz w:val="22"/>
          <w:szCs w:val="22"/>
        </w:rPr>
        <w:t xml:space="preserve">The NMC does not collect information on the specific type of chemical </w:t>
      </w:r>
      <w:del w:id="5" w:author="Brian Brummer" w:date="2025-09-05T15:18:00Z" w16du:dateUtc="2025-09-05T13:18:00Z">
        <w:r w:rsidR="00554527" w:rsidDel="007511CB">
          <w:rPr>
            <w:rFonts w:ascii="Arial" w:hAnsi="Arial" w:cs="Arial"/>
            <w:sz w:val="22"/>
            <w:szCs w:val="22"/>
          </w:rPr>
          <w:delText>agent</w:delText>
        </w:r>
      </w:del>
      <w:bookmarkStart w:id="6" w:name="OLE_LINK2"/>
      <w:ins w:id="7" w:author="Brian Brummer" w:date="2025-09-05T15:18:00Z" w16du:dateUtc="2025-09-05T13:18:00Z">
        <w:r w:rsidR="007511CB">
          <w:rPr>
            <w:rFonts w:ascii="Arial" w:hAnsi="Arial" w:cs="Arial"/>
            <w:sz w:val="22"/>
            <w:szCs w:val="22"/>
          </w:rPr>
          <w:t>pesticide</w:t>
        </w:r>
      </w:ins>
      <w:bookmarkEnd w:id="6"/>
      <w:r w:rsidR="00F16232">
        <w:rPr>
          <w:rFonts w:ascii="Arial" w:hAnsi="Arial" w:cs="Arial"/>
          <w:sz w:val="22"/>
          <w:szCs w:val="22"/>
        </w:rPr>
        <w:t xml:space="preserve">, </w:t>
      </w:r>
      <w:commentRangeStart w:id="8"/>
      <w:commentRangeStart w:id="9"/>
      <w:r w:rsidR="00F16232">
        <w:rPr>
          <w:rFonts w:ascii="Arial" w:hAnsi="Arial" w:cs="Arial"/>
          <w:sz w:val="22"/>
          <w:szCs w:val="22"/>
        </w:rPr>
        <w:t xml:space="preserve">although the PIH </w:t>
      </w:r>
      <w:ins w:id="10" w:author="Brian Brummer" w:date="2025-09-04T16:37:00Z" w16du:dateUtc="2025-09-04T14:37:00Z">
        <w:r w:rsidR="000B0073">
          <w:rPr>
            <w:rFonts w:ascii="Arial" w:hAnsi="Arial" w:cs="Arial"/>
            <w:sz w:val="22"/>
            <w:szCs w:val="22"/>
          </w:rPr>
          <w:t xml:space="preserve">is able to </w:t>
        </w:r>
        <w:proofErr w:type="spellStart"/>
        <w:r w:rsidR="000B0073">
          <w:rPr>
            <w:rFonts w:ascii="Arial" w:hAnsi="Arial" w:cs="Arial"/>
            <w:sz w:val="22"/>
            <w:szCs w:val="22"/>
          </w:rPr>
          <w:t>collec</w:t>
        </w:r>
        <w:proofErr w:type="spellEnd"/>
        <w:r w:rsidR="000B0073">
          <w:rPr>
            <w:rFonts w:ascii="Arial" w:hAnsi="Arial" w:cs="Arial"/>
            <w:sz w:val="22"/>
            <w:szCs w:val="22"/>
          </w:rPr>
          <w:t xml:space="preserve"> </w:t>
        </w:r>
      </w:ins>
      <w:ins w:id="11" w:author="Brian Brummer" w:date="2025-09-04T16:38:00Z" w16du:dateUtc="2025-09-04T14:38:00Z">
        <w:r w:rsidR="000B0073">
          <w:rPr>
            <w:rFonts w:ascii="Arial" w:hAnsi="Arial" w:cs="Arial"/>
            <w:sz w:val="22"/>
            <w:szCs w:val="22"/>
          </w:rPr>
          <w:t xml:space="preserve">this information, </w:t>
        </w:r>
      </w:ins>
      <w:del w:id="12" w:author="Brian Brummer" w:date="2025-09-04T16:37:00Z" w16du:dateUtc="2025-09-04T14:37:00Z">
        <w:r w:rsidR="00F16232" w:rsidDel="000B0073">
          <w:rPr>
            <w:rFonts w:ascii="Arial" w:hAnsi="Arial" w:cs="Arial"/>
            <w:sz w:val="22"/>
            <w:szCs w:val="22"/>
          </w:rPr>
          <w:delText>does</w:delText>
        </w:r>
        <w:commentRangeEnd w:id="8"/>
        <w:r w:rsidR="00B85F69" w:rsidDel="000B0073">
          <w:rPr>
            <w:rStyle w:val="CommentReference"/>
            <w:rFonts w:ascii="Calibri" w:eastAsia="Calibri" w:hAnsi="Calibri" w:cs="Calibri"/>
            <w:lang w:eastAsia="en-GB"/>
          </w:rPr>
          <w:commentReference w:id="8"/>
        </w:r>
      </w:del>
      <w:commentRangeEnd w:id="9"/>
      <w:r w:rsidR="000B0073">
        <w:rPr>
          <w:rStyle w:val="CommentReference"/>
          <w:rFonts w:ascii="Calibri" w:eastAsia="Calibri" w:hAnsi="Calibri" w:cs="Calibri"/>
          <w:lang w:eastAsia="en-GB"/>
        </w:rPr>
        <w:commentReference w:id="9"/>
      </w:r>
      <w:del w:id="13" w:author="Brian Brummer" w:date="2025-09-04T16:37:00Z" w16du:dateUtc="2025-09-04T14:37:00Z">
        <w:r w:rsidR="00F16232" w:rsidDel="000B0073">
          <w:rPr>
            <w:rFonts w:ascii="Arial" w:hAnsi="Arial" w:cs="Arial"/>
            <w:sz w:val="22"/>
            <w:szCs w:val="22"/>
          </w:rPr>
          <w:delText xml:space="preserve">, </w:delText>
        </w:r>
      </w:del>
      <w:r w:rsidR="00F16232">
        <w:rPr>
          <w:rFonts w:ascii="Arial" w:hAnsi="Arial" w:cs="Arial"/>
          <w:sz w:val="22"/>
          <w:szCs w:val="22"/>
        </w:rPr>
        <w:t xml:space="preserve">25% </w:t>
      </w:r>
      <w:ins w:id="14" w:author="Brian Brummer" w:date="2025-09-04T16:38:00Z" w16du:dateUtc="2025-09-04T14:38:00Z">
        <w:r w:rsidR="000B0073">
          <w:rPr>
            <w:rFonts w:ascii="Arial" w:hAnsi="Arial" w:cs="Arial"/>
            <w:sz w:val="22"/>
            <w:szCs w:val="22"/>
          </w:rPr>
          <w:t xml:space="preserve">of the calls from medical doctors </w:t>
        </w:r>
      </w:ins>
      <w:r w:rsidR="00F16232">
        <w:rPr>
          <w:rFonts w:ascii="Arial" w:hAnsi="Arial" w:cs="Arial"/>
          <w:sz w:val="22"/>
          <w:szCs w:val="22"/>
        </w:rPr>
        <w:t xml:space="preserve">are unknown </w:t>
      </w:r>
      <w:del w:id="15" w:author="Brian Brummer" w:date="2025-09-04T16:38:00Z" w16du:dateUtc="2025-09-04T14:38:00Z">
        <w:r w:rsidR="00F16232" w:rsidDel="000B0073">
          <w:rPr>
            <w:rFonts w:ascii="Arial" w:hAnsi="Arial" w:cs="Arial"/>
            <w:sz w:val="22"/>
            <w:szCs w:val="22"/>
          </w:rPr>
          <w:delText xml:space="preserve">and </w:delText>
        </w:r>
      </w:del>
      <w:ins w:id="16" w:author="Brian Brummer" w:date="2025-09-04T16:38:00Z" w16du:dateUtc="2025-09-04T14:38:00Z">
        <w:r w:rsidR="000B0073">
          <w:rPr>
            <w:rFonts w:ascii="Arial" w:hAnsi="Arial" w:cs="Arial"/>
            <w:sz w:val="22"/>
            <w:szCs w:val="22"/>
          </w:rPr>
          <w:t xml:space="preserve">where the rest may be </w:t>
        </w:r>
      </w:ins>
      <w:del w:id="17" w:author="Brian Brummer" w:date="2025-09-04T16:38:00Z" w16du:dateUtc="2025-09-04T14:38:00Z">
        <w:r w:rsidR="00F16232" w:rsidDel="000B0073">
          <w:rPr>
            <w:rFonts w:ascii="Arial" w:hAnsi="Arial" w:cs="Arial"/>
            <w:sz w:val="22"/>
            <w:szCs w:val="22"/>
          </w:rPr>
          <w:delText xml:space="preserve">the rest may be </w:delText>
        </w:r>
      </w:del>
      <w:r w:rsidR="00F16232">
        <w:rPr>
          <w:rFonts w:ascii="Arial" w:hAnsi="Arial" w:cs="Arial"/>
          <w:sz w:val="22"/>
          <w:szCs w:val="22"/>
        </w:rPr>
        <w:t xml:space="preserve">based on suspicion, not on laboratory confirmation. </w:t>
      </w:r>
    </w:p>
    <w:p w14:paraId="01584F05" w14:textId="44CB8153" w:rsidR="00015A7D" w:rsidRPr="004B6D2F" w:rsidRDefault="071D3531" w:rsidP="008979C2">
      <w:pPr>
        <w:pStyle w:val="Abstract"/>
        <w:spacing w:line="276" w:lineRule="auto"/>
        <w:jc w:val="both"/>
        <w:rPr>
          <w:rFonts w:ascii="Arial" w:hAnsi="Arial" w:cs="Arial"/>
          <w:sz w:val="22"/>
          <w:szCs w:val="22"/>
        </w:rPr>
      </w:pPr>
      <w:r w:rsidRPr="071D3531">
        <w:rPr>
          <w:rFonts w:ascii="Arial" w:hAnsi="Arial" w:cs="Arial"/>
          <w:b/>
          <w:bCs/>
          <w:sz w:val="22"/>
          <w:szCs w:val="22"/>
        </w:rPr>
        <w:t>Surveillance</w:t>
      </w:r>
      <w:r w:rsidRPr="071D3531">
        <w:rPr>
          <w:rFonts w:ascii="Arial" w:hAnsi="Arial" w:cs="Arial"/>
          <w:sz w:val="22"/>
          <w:szCs w:val="22"/>
        </w:rPr>
        <w:t xml:space="preserve"> </w:t>
      </w:r>
      <w:r w:rsidRPr="071D3531">
        <w:rPr>
          <w:rFonts w:ascii="Arial" w:hAnsi="Arial" w:cs="Arial"/>
          <w:b/>
          <w:bCs/>
          <w:sz w:val="22"/>
          <w:szCs w:val="22"/>
        </w:rPr>
        <w:t>Design</w:t>
      </w:r>
      <w:r w:rsidRPr="071D3531">
        <w:rPr>
          <w:rFonts w:ascii="Arial" w:hAnsi="Arial" w:cs="Arial"/>
          <w:sz w:val="22"/>
          <w:szCs w:val="22"/>
        </w:rPr>
        <w:t>:</w:t>
      </w:r>
      <w:r w:rsidR="00F53DD8">
        <w:rPr>
          <w:rFonts w:ascii="Arial" w:hAnsi="Arial" w:cs="Arial"/>
          <w:sz w:val="22"/>
          <w:szCs w:val="22"/>
        </w:rPr>
        <w:t xml:space="preserve"> </w:t>
      </w:r>
      <w:r w:rsidR="00F53DD8" w:rsidRPr="071D3531">
        <w:rPr>
          <w:rFonts w:ascii="Arial" w:hAnsi="Arial" w:cs="Arial"/>
          <w:sz w:val="22"/>
          <w:szCs w:val="22"/>
        </w:rPr>
        <w:t>Data collection may leverage NMC software capabilities and use enhanced Case Investigation forms</w:t>
      </w:r>
      <w:r w:rsidR="00F53DD8">
        <w:rPr>
          <w:rFonts w:ascii="Arial" w:hAnsi="Arial" w:cs="Arial"/>
          <w:sz w:val="22"/>
          <w:szCs w:val="22"/>
        </w:rPr>
        <w:t xml:space="preserve"> for clinical data</w:t>
      </w:r>
      <w:r w:rsidR="00843F15">
        <w:rPr>
          <w:rFonts w:ascii="Arial" w:hAnsi="Arial" w:cs="Arial"/>
          <w:sz w:val="22"/>
          <w:szCs w:val="22"/>
        </w:rPr>
        <w:t xml:space="preserve"> collection</w:t>
      </w:r>
      <w:r w:rsidR="00F53DD8">
        <w:rPr>
          <w:rFonts w:ascii="Arial" w:hAnsi="Arial" w:cs="Arial"/>
          <w:sz w:val="22"/>
          <w:szCs w:val="22"/>
        </w:rPr>
        <w:t>.</w:t>
      </w:r>
      <w:r w:rsidRPr="071D3531">
        <w:rPr>
          <w:rFonts w:ascii="Arial" w:hAnsi="Arial" w:cs="Arial"/>
          <w:sz w:val="22"/>
          <w:szCs w:val="22"/>
        </w:rPr>
        <w:t xml:space="preserve"> We propose utilisation of the NMC case definitions for “Agricultural or stock remedy poisoning” notifications</w:t>
      </w:r>
      <w:r w:rsidR="003E13F7">
        <w:rPr>
          <w:rFonts w:ascii="Arial" w:hAnsi="Arial" w:cs="Arial"/>
          <w:sz w:val="22"/>
          <w:szCs w:val="22"/>
        </w:rPr>
        <w:t xml:space="preserve"> to identify potential cases</w:t>
      </w:r>
      <w:r w:rsidR="00843F15">
        <w:rPr>
          <w:rFonts w:ascii="Arial" w:hAnsi="Arial" w:cs="Arial"/>
          <w:sz w:val="22"/>
          <w:szCs w:val="22"/>
        </w:rPr>
        <w:t xml:space="preserve"> </w:t>
      </w:r>
      <w:ins w:id="18" w:author="Leslie London" w:date="2025-08-17T21:47:00Z" w16du:dateUtc="2025-08-17T19:47:00Z">
        <w:r w:rsidR="00B85F69">
          <w:rPr>
            <w:rFonts w:ascii="Arial" w:hAnsi="Arial" w:cs="Arial"/>
            <w:sz w:val="22"/>
            <w:szCs w:val="22"/>
          </w:rPr>
          <w:t xml:space="preserve">of </w:t>
        </w:r>
      </w:ins>
      <w:r w:rsidR="00843F15">
        <w:rPr>
          <w:rFonts w:ascii="Arial" w:hAnsi="Arial" w:cs="Arial"/>
          <w:sz w:val="22"/>
          <w:szCs w:val="22"/>
        </w:rPr>
        <w:t xml:space="preserve">acute </w:t>
      </w:r>
      <w:r w:rsidR="00F71889">
        <w:rPr>
          <w:rFonts w:ascii="Arial" w:hAnsi="Arial" w:cs="Arial"/>
          <w:sz w:val="22"/>
          <w:szCs w:val="22"/>
        </w:rPr>
        <w:t>poisoning</w:t>
      </w:r>
      <w:r w:rsidR="003E13F7">
        <w:rPr>
          <w:rFonts w:ascii="Arial" w:hAnsi="Arial" w:cs="Arial"/>
          <w:sz w:val="22"/>
          <w:szCs w:val="22"/>
        </w:rPr>
        <w:t xml:space="preserve"> and to recommend collection of suitable samples to send for toxicology testing to identify </w:t>
      </w:r>
      <w:ins w:id="19" w:author="Leslie London" w:date="2025-08-17T21:46:00Z" w16du:dateUtc="2025-08-17T19:46:00Z">
        <w:r w:rsidR="00B85F69">
          <w:rPr>
            <w:rFonts w:ascii="Arial" w:hAnsi="Arial" w:cs="Arial"/>
            <w:sz w:val="22"/>
            <w:szCs w:val="22"/>
          </w:rPr>
          <w:t xml:space="preserve">specific </w:t>
        </w:r>
      </w:ins>
      <w:r w:rsidR="0041722C">
        <w:rPr>
          <w:rFonts w:ascii="Arial" w:hAnsi="Arial" w:cs="Arial"/>
          <w:sz w:val="22"/>
          <w:szCs w:val="22"/>
        </w:rPr>
        <w:t xml:space="preserve">chemical </w:t>
      </w:r>
      <w:ins w:id="20" w:author="Brian Brummer" w:date="2025-09-05T15:18:00Z" w16du:dateUtc="2025-09-05T13:18:00Z">
        <w:r w:rsidR="007511CB">
          <w:rPr>
            <w:rFonts w:ascii="Arial" w:hAnsi="Arial" w:cs="Arial"/>
            <w:sz w:val="22"/>
            <w:szCs w:val="22"/>
          </w:rPr>
          <w:t>pesticide</w:t>
        </w:r>
      </w:ins>
      <w:del w:id="21" w:author="Brian Brummer" w:date="2025-09-05T15:18:00Z" w16du:dateUtc="2025-09-05T13:18:00Z">
        <w:r w:rsidR="0041722C" w:rsidDel="007511CB">
          <w:rPr>
            <w:rFonts w:ascii="Arial" w:hAnsi="Arial" w:cs="Arial"/>
            <w:sz w:val="22"/>
            <w:szCs w:val="22"/>
          </w:rPr>
          <w:delText>agents</w:delText>
        </w:r>
      </w:del>
      <w:r w:rsidR="0041722C">
        <w:rPr>
          <w:rFonts w:ascii="Arial" w:hAnsi="Arial" w:cs="Arial"/>
          <w:sz w:val="22"/>
          <w:szCs w:val="22"/>
        </w:rPr>
        <w:t>.</w:t>
      </w:r>
      <w:r w:rsidR="00F53DD8">
        <w:rPr>
          <w:rFonts w:ascii="Arial" w:hAnsi="Arial" w:cs="Arial"/>
          <w:sz w:val="22"/>
          <w:szCs w:val="22"/>
        </w:rPr>
        <w:t xml:space="preserve"> Enhanced testing </w:t>
      </w:r>
      <w:del w:id="22" w:author="Leslie London" w:date="2025-08-17T21:46:00Z" w16du:dateUtc="2025-08-17T19:46:00Z">
        <w:r w:rsidR="00F53DD8" w:rsidDel="00B85F69">
          <w:rPr>
            <w:rFonts w:ascii="Arial" w:hAnsi="Arial" w:cs="Arial"/>
            <w:sz w:val="22"/>
            <w:szCs w:val="22"/>
          </w:rPr>
          <w:delText xml:space="preserve">may </w:delText>
        </w:r>
      </w:del>
      <w:ins w:id="23" w:author="Leslie London" w:date="2025-08-17T21:46:00Z" w16du:dateUtc="2025-08-17T19:46:00Z">
        <w:r w:rsidR="00B85F69">
          <w:rPr>
            <w:rFonts w:ascii="Arial" w:hAnsi="Arial" w:cs="Arial"/>
            <w:sz w:val="22"/>
            <w:szCs w:val="22"/>
          </w:rPr>
          <w:t xml:space="preserve">will </w:t>
        </w:r>
      </w:ins>
      <w:r w:rsidR="00F53DD8">
        <w:rPr>
          <w:rFonts w:ascii="Arial" w:hAnsi="Arial" w:cs="Arial"/>
          <w:sz w:val="22"/>
          <w:szCs w:val="22"/>
        </w:rPr>
        <w:t xml:space="preserve">be piloted in </w:t>
      </w:r>
      <w:ins w:id="24" w:author="Leslie London" w:date="2025-08-17T21:46:00Z" w16du:dateUtc="2025-08-17T19:46:00Z">
        <w:r w:rsidR="00B85F69">
          <w:rPr>
            <w:rFonts w:ascii="Arial" w:hAnsi="Arial" w:cs="Arial"/>
            <w:sz w:val="22"/>
            <w:szCs w:val="22"/>
          </w:rPr>
          <w:t xml:space="preserve">selected </w:t>
        </w:r>
      </w:ins>
      <w:r w:rsidR="00F53DD8">
        <w:rPr>
          <w:rFonts w:ascii="Arial" w:hAnsi="Arial" w:cs="Arial"/>
          <w:sz w:val="22"/>
          <w:szCs w:val="22"/>
        </w:rPr>
        <w:t>high prevalence sites</w:t>
      </w:r>
      <w:r w:rsidR="006B198D">
        <w:rPr>
          <w:rFonts w:ascii="Arial" w:hAnsi="Arial" w:cs="Arial"/>
          <w:sz w:val="22"/>
          <w:szCs w:val="22"/>
        </w:rPr>
        <w:t>.</w:t>
      </w:r>
      <w:r w:rsidRPr="071D3531">
        <w:rPr>
          <w:rFonts w:ascii="Arial" w:hAnsi="Arial" w:cs="Arial"/>
          <w:sz w:val="22"/>
          <w:szCs w:val="22"/>
        </w:rPr>
        <w:t xml:space="preserve"> </w:t>
      </w:r>
    </w:p>
    <w:p w14:paraId="33DC28B1" w14:textId="0B107F6A" w:rsidR="00015A7D" w:rsidRPr="004B6D2F" w:rsidRDefault="071D3531" w:rsidP="008979C2">
      <w:pPr>
        <w:pStyle w:val="Abstract"/>
        <w:spacing w:line="276" w:lineRule="auto"/>
        <w:jc w:val="both"/>
        <w:rPr>
          <w:rFonts w:ascii="Arial" w:hAnsi="Arial" w:cs="Arial"/>
          <w:sz w:val="22"/>
          <w:szCs w:val="22"/>
        </w:rPr>
      </w:pPr>
      <w:r w:rsidRPr="071D3531">
        <w:rPr>
          <w:rFonts w:ascii="Arial" w:hAnsi="Arial" w:cs="Arial"/>
          <w:b/>
          <w:bCs/>
          <w:sz w:val="22"/>
          <w:szCs w:val="22"/>
        </w:rPr>
        <w:t>Methods</w:t>
      </w:r>
      <w:r w:rsidRPr="071D3531">
        <w:rPr>
          <w:rFonts w:ascii="Arial" w:hAnsi="Arial" w:cs="Arial"/>
          <w:sz w:val="22"/>
          <w:szCs w:val="22"/>
        </w:rPr>
        <w:t xml:space="preserve">: This prospective study will </w:t>
      </w:r>
      <w:r w:rsidR="006B198D">
        <w:rPr>
          <w:rFonts w:ascii="Arial" w:hAnsi="Arial" w:cs="Arial"/>
          <w:sz w:val="22"/>
          <w:szCs w:val="22"/>
        </w:rPr>
        <w:t xml:space="preserve">aim to determine the </w:t>
      </w:r>
      <w:del w:id="25" w:author="Leslie London" w:date="2025-08-17T21:47:00Z" w16du:dateUtc="2025-08-17T19:47:00Z">
        <w:r w:rsidR="006B198D" w:rsidDel="00B85F69">
          <w:rPr>
            <w:rFonts w:ascii="Arial" w:hAnsi="Arial" w:cs="Arial"/>
            <w:sz w:val="22"/>
            <w:szCs w:val="22"/>
          </w:rPr>
          <w:delText xml:space="preserve">proportion </w:delText>
        </w:r>
      </w:del>
      <w:ins w:id="26" w:author="Leslie London" w:date="2025-08-17T21:47:00Z" w16du:dateUtc="2025-08-17T19:47:00Z">
        <w:r w:rsidR="00B85F69">
          <w:rPr>
            <w:rFonts w:ascii="Arial" w:hAnsi="Arial" w:cs="Arial"/>
            <w:sz w:val="22"/>
            <w:szCs w:val="22"/>
          </w:rPr>
          <w:t xml:space="preserve">distribution </w:t>
        </w:r>
      </w:ins>
      <w:r w:rsidR="006B198D">
        <w:rPr>
          <w:rFonts w:ascii="Arial" w:hAnsi="Arial" w:cs="Arial"/>
          <w:sz w:val="22"/>
          <w:szCs w:val="22"/>
        </w:rPr>
        <w:t xml:space="preserve">of </w:t>
      </w:r>
      <w:ins w:id="27" w:author="Leslie London" w:date="2025-08-17T21:47:00Z" w16du:dateUtc="2025-08-17T19:47:00Z">
        <w:r w:rsidR="00B85F69">
          <w:rPr>
            <w:rFonts w:ascii="Arial" w:hAnsi="Arial" w:cs="Arial"/>
            <w:sz w:val="22"/>
            <w:szCs w:val="22"/>
          </w:rPr>
          <w:t xml:space="preserve">different </w:t>
        </w:r>
      </w:ins>
      <w:commentRangeStart w:id="28"/>
      <w:r w:rsidR="006B198D">
        <w:rPr>
          <w:rFonts w:ascii="Arial" w:hAnsi="Arial" w:cs="Arial"/>
          <w:sz w:val="22"/>
          <w:szCs w:val="22"/>
        </w:rPr>
        <w:t xml:space="preserve">chemical </w:t>
      </w:r>
      <w:del w:id="29" w:author="Leslie London" w:date="2025-08-17T21:47:00Z" w16du:dateUtc="2025-08-17T19:47:00Z">
        <w:r w:rsidR="006B198D" w:rsidDel="00B85F69">
          <w:rPr>
            <w:rFonts w:ascii="Arial" w:hAnsi="Arial" w:cs="Arial"/>
            <w:sz w:val="22"/>
            <w:szCs w:val="22"/>
          </w:rPr>
          <w:delText xml:space="preserve">agents </w:delText>
        </w:r>
      </w:del>
      <w:ins w:id="30" w:author="Leslie London" w:date="2025-08-17T21:47:00Z" w16du:dateUtc="2025-08-17T19:47:00Z">
        <w:r w:rsidR="00B85F69">
          <w:rPr>
            <w:rFonts w:ascii="Arial" w:hAnsi="Arial" w:cs="Arial"/>
            <w:sz w:val="22"/>
            <w:szCs w:val="22"/>
          </w:rPr>
          <w:t xml:space="preserve">pesticides </w:t>
        </w:r>
      </w:ins>
      <w:commentRangeEnd w:id="28"/>
      <w:ins w:id="31" w:author="Leslie London" w:date="2025-08-17T21:48:00Z" w16du:dateUtc="2025-08-17T19:48:00Z">
        <w:r w:rsidR="00B85F69">
          <w:rPr>
            <w:rStyle w:val="CommentReference"/>
            <w:rFonts w:ascii="Calibri" w:eastAsia="Calibri" w:hAnsi="Calibri" w:cs="Calibri"/>
            <w:lang w:eastAsia="en-GB"/>
          </w:rPr>
          <w:commentReference w:id="28"/>
        </w:r>
      </w:ins>
      <w:r w:rsidR="006B198D">
        <w:rPr>
          <w:rFonts w:ascii="Arial" w:hAnsi="Arial" w:cs="Arial"/>
          <w:sz w:val="22"/>
          <w:szCs w:val="22"/>
        </w:rPr>
        <w:t xml:space="preserve">in clinically severe </w:t>
      </w:r>
      <w:r w:rsidR="00BA56B6">
        <w:rPr>
          <w:rFonts w:ascii="Arial" w:hAnsi="Arial" w:cs="Arial"/>
          <w:sz w:val="22"/>
          <w:szCs w:val="22"/>
        </w:rPr>
        <w:t>poisoning</w:t>
      </w:r>
      <w:r w:rsidR="006B198D">
        <w:rPr>
          <w:rFonts w:ascii="Arial" w:hAnsi="Arial" w:cs="Arial"/>
          <w:sz w:val="22"/>
          <w:szCs w:val="22"/>
        </w:rPr>
        <w:t xml:space="preserve"> cases</w:t>
      </w:r>
      <w:r w:rsidR="00F34F24">
        <w:rPr>
          <w:rFonts w:ascii="Arial" w:hAnsi="Arial" w:cs="Arial"/>
          <w:sz w:val="22"/>
          <w:szCs w:val="22"/>
        </w:rPr>
        <w:t>.</w:t>
      </w:r>
      <w:r w:rsidR="00F71889">
        <w:rPr>
          <w:rFonts w:ascii="Arial" w:hAnsi="Arial" w:cs="Arial"/>
          <w:sz w:val="22"/>
          <w:szCs w:val="22"/>
        </w:rPr>
        <w:t xml:space="preserve"> I</w:t>
      </w:r>
      <w:r w:rsidR="00F34F24">
        <w:rPr>
          <w:rFonts w:ascii="Arial" w:hAnsi="Arial" w:cs="Arial"/>
          <w:sz w:val="22"/>
          <w:szCs w:val="22"/>
        </w:rPr>
        <w:t>n addition</w:t>
      </w:r>
      <w:r w:rsidR="00F71889">
        <w:rPr>
          <w:rFonts w:ascii="Arial" w:hAnsi="Arial" w:cs="Arial"/>
          <w:sz w:val="22"/>
          <w:szCs w:val="22"/>
        </w:rPr>
        <w:t xml:space="preserve">, we </w:t>
      </w:r>
      <w:commentRangeStart w:id="32"/>
      <w:commentRangeStart w:id="33"/>
      <w:del w:id="34" w:author="Brian Brummer" w:date="2025-09-04T16:39:00Z" w16du:dateUtc="2025-09-04T14:39:00Z">
        <w:r w:rsidR="00F71889" w:rsidDel="000B0073">
          <w:rPr>
            <w:rFonts w:ascii="Arial" w:hAnsi="Arial" w:cs="Arial"/>
            <w:sz w:val="22"/>
            <w:szCs w:val="22"/>
          </w:rPr>
          <w:delText>may</w:delText>
        </w:r>
        <w:commentRangeEnd w:id="32"/>
        <w:r w:rsidR="00B85F69" w:rsidDel="000B0073">
          <w:rPr>
            <w:rStyle w:val="CommentReference"/>
            <w:rFonts w:ascii="Calibri" w:eastAsia="Calibri" w:hAnsi="Calibri" w:cs="Calibri"/>
            <w:lang w:eastAsia="en-GB"/>
          </w:rPr>
          <w:commentReference w:id="32"/>
        </w:r>
        <w:commentRangeEnd w:id="33"/>
        <w:r w:rsidR="000B0073" w:rsidDel="000B0073">
          <w:rPr>
            <w:rStyle w:val="CommentReference"/>
            <w:rFonts w:ascii="Calibri" w:eastAsia="Calibri" w:hAnsi="Calibri" w:cs="Calibri"/>
            <w:lang w:eastAsia="en-GB"/>
          </w:rPr>
          <w:commentReference w:id="33"/>
        </w:r>
        <w:r w:rsidR="00F34F24" w:rsidDel="000B0073">
          <w:rPr>
            <w:rFonts w:ascii="Arial" w:hAnsi="Arial" w:cs="Arial"/>
            <w:sz w:val="22"/>
            <w:szCs w:val="22"/>
          </w:rPr>
          <w:delText xml:space="preserve"> </w:delText>
        </w:r>
      </w:del>
      <w:ins w:id="35" w:author="Brian Brummer" w:date="2025-09-04T16:39:00Z" w16du:dateUtc="2025-09-04T14:39:00Z">
        <w:r w:rsidR="000B0073">
          <w:rPr>
            <w:rFonts w:ascii="Arial" w:hAnsi="Arial" w:cs="Arial"/>
            <w:sz w:val="22"/>
            <w:szCs w:val="22"/>
          </w:rPr>
          <w:t xml:space="preserve">will </w:t>
        </w:r>
      </w:ins>
      <w:r w:rsidR="00F34F24">
        <w:rPr>
          <w:rFonts w:ascii="Arial" w:hAnsi="Arial" w:cs="Arial"/>
          <w:sz w:val="22"/>
          <w:szCs w:val="22"/>
        </w:rPr>
        <w:t>report on</w:t>
      </w:r>
      <w:r w:rsidRPr="071D3531">
        <w:rPr>
          <w:rFonts w:ascii="Arial" w:hAnsi="Arial" w:cs="Arial"/>
          <w:sz w:val="22"/>
          <w:szCs w:val="22"/>
        </w:rPr>
        <w:t xml:space="preserve"> clinical presentation, time-of-exposure, nature of exposure, </w:t>
      </w:r>
      <w:commentRangeStart w:id="36"/>
      <w:r w:rsidRPr="071D3531">
        <w:rPr>
          <w:rFonts w:ascii="Arial" w:hAnsi="Arial" w:cs="Arial"/>
          <w:sz w:val="22"/>
          <w:szCs w:val="22"/>
        </w:rPr>
        <w:t>pathology</w:t>
      </w:r>
      <w:commentRangeEnd w:id="36"/>
      <w:r w:rsidR="00015A7D" w:rsidRPr="071D3531">
        <w:rPr>
          <w:rStyle w:val="CommentReference"/>
          <w:rFonts w:ascii="Arial" w:hAnsi="Arial" w:cs="Arial"/>
          <w:sz w:val="22"/>
          <w:szCs w:val="22"/>
        </w:rPr>
        <w:commentReference w:id="36"/>
      </w:r>
      <w:r w:rsidRPr="071D3531">
        <w:rPr>
          <w:rFonts w:ascii="Arial" w:hAnsi="Arial" w:cs="Arial"/>
          <w:sz w:val="22"/>
          <w:szCs w:val="22"/>
        </w:rPr>
        <w:t xml:space="preserve"> tests (including cholinesterase activity levels), clinical intervention</w:t>
      </w:r>
      <w:r w:rsidR="009D1C54">
        <w:rPr>
          <w:rFonts w:ascii="Arial" w:hAnsi="Arial" w:cs="Arial"/>
          <w:sz w:val="22"/>
          <w:szCs w:val="22"/>
        </w:rPr>
        <w:t>s</w:t>
      </w:r>
      <w:r w:rsidRPr="071D3531">
        <w:rPr>
          <w:rFonts w:ascii="Arial" w:hAnsi="Arial" w:cs="Arial"/>
          <w:sz w:val="22"/>
          <w:szCs w:val="22"/>
        </w:rPr>
        <w:t>, length of stay</w:t>
      </w:r>
      <w:ins w:id="37" w:author="Leslie London" w:date="2025-08-17T21:48:00Z" w16du:dateUtc="2025-08-17T19:48:00Z">
        <w:r w:rsidR="00B85F69">
          <w:rPr>
            <w:rFonts w:ascii="Arial" w:hAnsi="Arial" w:cs="Arial"/>
            <w:sz w:val="22"/>
            <w:szCs w:val="22"/>
          </w:rPr>
          <w:t xml:space="preserve"> and</w:t>
        </w:r>
      </w:ins>
      <w:del w:id="38" w:author="Leslie London" w:date="2025-08-17T21:48:00Z" w16du:dateUtc="2025-08-17T19:48:00Z">
        <w:r w:rsidRPr="071D3531" w:rsidDel="00B85F69">
          <w:rPr>
            <w:rFonts w:ascii="Arial" w:hAnsi="Arial" w:cs="Arial"/>
            <w:sz w:val="22"/>
            <w:szCs w:val="22"/>
          </w:rPr>
          <w:delText>,</w:delText>
        </w:r>
      </w:del>
      <w:r w:rsidRPr="071D3531">
        <w:rPr>
          <w:rFonts w:ascii="Arial" w:hAnsi="Arial" w:cs="Arial"/>
          <w:sz w:val="22"/>
          <w:szCs w:val="22"/>
        </w:rPr>
        <w:t xml:space="preserve"> outcomes</w:t>
      </w:r>
      <w:ins w:id="39" w:author="Leslie London" w:date="2025-08-17T21:48:00Z" w16du:dateUtc="2025-08-17T19:48:00Z">
        <w:r w:rsidR="00B85F69">
          <w:rPr>
            <w:rFonts w:ascii="Arial" w:hAnsi="Arial" w:cs="Arial"/>
            <w:sz w:val="22"/>
            <w:szCs w:val="22"/>
          </w:rPr>
          <w:t>. A sub-study will explore</w:t>
        </w:r>
      </w:ins>
      <w:ins w:id="40" w:author="Leslie London" w:date="2025-08-17T21:49:00Z" w16du:dateUtc="2025-08-17T19:49:00Z">
        <w:r w:rsidR="00B85F69">
          <w:rPr>
            <w:rFonts w:ascii="Arial" w:hAnsi="Arial" w:cs="Arial"/>
            <w:sz w:val="22"/>
            <w:szCs w:val="22"/>
          </w:rPr>
          <w:t xml:space="preserve"> collection of data related to</w:t>
        </w:r>
      </w:ins>
      <w:del w:id="41" w:author="Leslie London" w:date="2025-08-17T21:49:00Z" w16du:dateUtc="2025-08-17T19:49:00Z">
        <w:r w:rsidRPr="071D3531" w:rsidDel="00B85F69">
          <w:rPr>
            <w:rFonts w:ascii="Arial" w:hAnsi="Arial" w:cs="Arial"/>
            <w:sz w:val="22"/>
            <w:szCs w:val="22"/>
          </w:rPr>
          <w:delText>, and</w:delText>
        </w:r>
      </w:del>
      <w:r w:rsidRPr="071D3531">
        <w:rPr>
          <w:rFonts w:ascii="Arial" w:hAnsi="Arial" w:cs="Arial"/>
          <w:sz w:val="22"/>
          <w:szCs w:val="22"/>
        </w:rPr>
        <w:t xml:space="preserve"> </w:t>
      </w:r>
      <w:commentRangeStart w:id="42"/>
      <w:commentRangeStart w:id="43"/>
      <w:del w:id="44" w:author="Brian Brummer" w:date="2025-09-04T17:14:00Z" w16du:dateUtc="2025-09-04T15:14:00Z">
        <w:r w:rsidR="00F34F24" w:rsidDel="00BD3CB8">
          <w:rPr>
            <w:rFonts w:ascii="Arial" w:hAnsi="Arial" w:cs="Arial"/>
            <w:sz w:val="22"/>
            <w:szCs w:val="22"/>
          </w:rPr>
          <w:delText xml:space="preserve">direct medical </w:delText>
        </w:r>
      </w:del>
      <w:r w:rsidR="00F34F24">
        <w:rPr>
          <w:rFonts w:ascii="Arial" w:hAnsi="Arial" w:cs="Arial"/>
          <w:sz w:val="22"/>
          <w:szCs w:val="22"/>
        </w:rPr>
        <w:t xml:space="preserve">costs associated with admission based on available </w:t>
      </w:r>
      <w:del w:id="45" w:author="Brian Brummer" w:date="2025-09-04T17:14:00Z" w16du:dateUtc="2025-09-04T15:14:00Z">
        <w:r w:rsidR="00F34F24" w:rsidDel="00BD3CB8">
          <w:rPr>
            <w:rFonts w:ascii="Arial" w:hAnsi="Arial" w:cs="Arial"/>
            <w:sz w:val="22"/>
            <w:szCs w:val="22"/>
          </w:rPr>
          <w:delText xml:space="preserve">clinical </w:delText>
        </w:r>
      </w:del>
      <w:ins w:id="46" w:author="Brian Brummer" w:date="2025-09-04T17:14:00Z" w16du:dateUtc="2025-09-04T15:14:00Z">
        <w:r w:rsidR="00BD3CB8">
          <w:rPr>
            <w:rFonts w:ascii="Arial" w:hAnsi="Arial" w:cs="Arial"/>
            <w:sz w:val="22"/>
            <w:szCs w:val="22"/>
          </w:rPr>
          <w:t xml:space="preserve">or prospective </w:t>
        </w:r>
      </w:ins>
      <w:r w:rsidR="00F34F24">
        <w:rPr>
          <w:rFonts w:ascii="Arial" w:hAnsi="Arial" w:cs="Arial"/>
          <w:sz w:val="22"/>
          <w:szCs w:val="22"/>
        </w:rPr>
        <w:t>data.</w:t>
      </w:r>
      <w:commentRangeEnd w:id="42"/>
      <w:r w:rsidR="00B85F69">
        <w:rPr>
          <w:rStyle w:val="CommentReference"/>
          <w:rFonts w:ascii="Calibri" w:eastAsia="Calibri" w:hAnsi="Calibri" w:cs="Calibri"/>
          <w:lang w:eastAsia="en-GB"/>
        </w:rPr>
        <w:commentReference w:id="42"/>
      </w:r>
      <w:commentRangeEnd w:id="43"/>
      <w:r w:rsidR="00265422">
        <w:rPr>
          <w:rStyle w:val="CommentReference"/>
          <w:rFonts w:ascii="Calibri" w:eastAsia="Calibri" w:hAnsi="Calibri" w:cs="Calibri"/>
          <w:lang w:eastAsia="en-GB"/>
        </w:rPr>
        <w:commentReference w:id="43"/>
      </w:r>
      <w:r w:rsidR="00F34F24">
        <w:rPr>
          <w:rFonts w:ascii="Arial" w:hAnsi="Arial" w:cs="Arial"/>
          <w:sz w:val="22"/>
          <w:szCs w:val="22"/>
        </w:rPr>
        <w:t xml:space="preserve"> </w:t>
      </w:r>
    </w:p>
    <w:p w14:paraId="2011D8C8" w14:textId="1C78DCF1" w:rsidR="00015A7D" w:rsidRPr="004B6D2F" w:rsidRDefault="071D3531" w:rsidP="008979C2">
      <w:pPr>
        <w:pStyle w:val="Abstract"/>
        <w:spacing w:line="276" w:lineRule="auto"/>
        <w:jc w:val="both"/>
        <w:rPr>
          <w:rFonts w:ascii="Arial" w:hAnsi="Arial" w:cs="Arial"/>
          <w:sz w:val="22"/>
          <w:szCs w:val="22"/>
        </w:rPr>
      </w:pPr>
      <w:r w:rsidRPr="071D3531">
        <w:rPr>
          <w:rFonts w:ascii="Arial" w:hAnsi="Arial" w:cs="Arial"/>
          <w:b/>
          <w:bCs/>
          <w:sz w:val="22"/>
          <w:szCs w:val="22"/>
        </w:rPr>
        <w:t>Public Health Impact</w:t>
      </w:r>
      <w:r w:rsidRPr="071D3531">
        <w:rPr>
          <w:rFonts w:ascii="Arial" w:hAnsi="Arial" w:cs="Arial"/>
          <w:sz w:val="22"/>
          <w:szCs w:val="22"/>
        </w:rPr>
        <w:t xml:space="preserve">: </w:t>
      </w:r>
      <w:r w:rsidR="00DD4DB0">
        <w:rPr>
          <w:rFonts w:ascii="Arial" w:hAnsi="Arial" w:cs="Arial"/>
          <w:sz w:val="22"/>
          <w:szCs w:val="22"/>
        </w:rPr>
        <w:t xml:space="preserve">The proportion of chemical </w:t>
      </w:r>
      <w:ins w:id="47" w:author="Brian Brummer" w:date="2025-09-05T15:18:00Z" w16du:dateUtc="2025-09-05T13:18:00Z">
        <w:r w:rsidR="007511CB">
          <w:rPr>
            <w:rFonts w:ascii="Arial" w:hAnsi="Arial" w:cs="Arial"/>
            <w:sz w:val="22"/>
            <w:szCs w:val="22"/>
          </w:rPr>
          <w:t>pesticide</w:t>
        </w:r>
      </w:ins>
      <w:ins w:id="48" w:author="Brian Brummer" w:date="2025-09-05T15:21:00Z" w16du:dateUtc="2025-09-05T13:21:00Z">
        <w:r w:rsidR="007511CB">
          <w:rPr>
            <w:rFonts w:ascii="Arial" w:hAnsi="Arial" w:cs="Arial"/>
            <w:sz w:val="22"/>
            <w:szCs w:val="22"/>
          </w:rPr>
          <w:t xml:space="preserve">s </w:t>
        </w:r>
      </w:ins>
      <w:del w:id="49" w:author="Brian Brummer" w:date="2025-09-05T15:18:00Z" w16du:dateUtc="2025-09-05T13:18:00Z">
        <w:r w:rsidR="00DD4DB0" w:rsidDel="007511CB">
          <w:rPr>
            <w:rFonts w:ascii="Arial" w:hAnsi="Arial" w:cs="Arial"/>
            <w:sz w:val="22"/>
            <w:szCs w:val="22"/>
          </w:rPr>
          <w:delText xml:space="preserve">agents </w:delText>
        </w:r>
      </w:del>
      <w:r w:rsidR="00DD4DB0">
        <w:rPr>
          <w:rFonts w:ascii="Arial" w:hAnsi="Arial" w:cs="Arial"/>
          <w:sz w:val="22"/>
          <w:szCs w:val="22"/>
        </w:rPr>
        <w:t xml:space="preserve">among acute poisoning cases may be used to inform </w:t>
      </w:r>
      <w:r w:rsidR="001A5DD8">
        <w:rPr>
          <w:rFonts w:ascii="Arial" w:hAnsi="Arial" w:cs="Arial"/>
          <w:sz w:val="22"/>
          <w:szCs w:val="22"/>
        </w:rPr>
        <w:t xml:space="preserve">policy around the availability of poisons. </w:t>
      </w:r>
      <w:r w:rsidR="009064D1">
        <w:rPr>
          <w:rFonts w:ascii="Arial" w:hAnsi="Arial" w:cs="Arial"/>
          <w:sz w:val="22"/>
          <w:szCs w:val="22"/>
        </w:rPr>
        <w:t xml:space="preserve">The utility of toxicology testing </w:t>
      </w:r>
      <w:r w:rsidR="00E57819">
        <w:rPr>
          <w:rFonts w:ascii="Arial" w:hAnsi="Arial" w:cs="Arial"/>
          <w:sz w:val="22"/>
          <w:szCs w:val="22"/>
        </w:rPr>
        <w:t xml:space="preserve">to inform clinical management may also be reported and investigated. </w:t>
      </w:r>
      <w:r w:rsidR="009064D1">
        <w:rPr>
          <w:rFonts w:ascii="Arial" w:hAnsi="Arial" w:cs="Arial"/>
          <w:sz w:val="22"/>
          <w:szCs w:val="22"/>
        </w:rPr>
        <w:t>This may include</w:t>
      </w:r>
      <w:r w:rsidR="00B85F69">
        <w:rPr>
          <w:rFonts w:ascii="Arial" w:hAnsi="Arial" w:cs="Arial"/>
          <w:sz w:val="22"/>
          <w:szCs w:val="22"/>
        </w:rPr>
        <w:t xml:space="preserve"> </w:t>
      </w:r>
      <w:commentRangeStart w:id="50"/>
      <w:r w:rsidR="00B85F69">
        <w:rPr>
          <w:rFonts w:ascii="Arial" w:hAnsi="Arial" w:cs="Arial"/>
          <w:sz w:val="22"/>
          <w:szCs w:val="22"/>
        </w:rPr>
        <w:t>development o</w:t>
      </w:r>
      <w:commentRangeEnd w:id="50"/>
      <w:r w:rsidR="00B85F69">
        <w:rPr>
          <w:rStyle w:val="CommentReference"/>
          <w:rFonts w:ascii="Calibri" w:eastAsia="Calibri" w:hAnsi="Calibri" w:cs="Calibri"/>
          <w:lang w:eastAsia="en-GB"/>
        </w:rPr>
        <w:commentReference w:id="50"/>
      </w:r>
      <w:r w:rsidR="00B85F69">
        <w:rPr>
          <w:rFonts w:ascii="Arial" w:hAnsi="Arial" w:cs="Arial"/>
          <w:sz w:val="22"/>
          <w:szCs w:val="22"/>
        </w:rPr>
        <w:t>f</w:t>
      </w:r>
      <w:r w:rsidR="009064D1">
        <w:rPr>
          <w:rFonts w:ascii="Arial" w:hAnsi="Arial" w:cs="Arial"/>
          <w:sz w:val="22"/>
          <w:szCs w:val="22"/>
        </w:rPr>
        <w:t xml:space="preserve"> clinical guidelines, </w:t>
      </w:r>
      <w:r w:rsidR="00E57819">
        <w:rPr>
          <w:rFonts w:ascii="Arial" w:hAnsi="Arial" w:cs="Arial"/>
          <w:sz w:val="22"/>
          <w:szCs w:val="22"/>
        </w:rPr>
        <w:t xml:space="preserve">and </w:t>
      </w:r>
      <w:ins w:id="51" w:author="Leslie London" w:date="2025-08-17T21:50:00Z" w16du:dateUtc="2025-08-17T19:50:00Z">
        <w:r w:rsidR="00B85F69">
          <w:rPr>
            <w:rFonts w:ascii="Arial" w:hAnsi="Arial" w:cs="Arial"/>
            <w:sz w:val="22"/>
            <w:szCs w:val="22"/>
          </w:rPr>
          <w:t xml:space="preserve">guidelines for </w:t>
        </w:r>
      </w:ins>
      <w:r w:rsidR="00E57819">
        <w:rPr>
          <w:rFonts w:ascii="Arial" w:hAnsi="Arial" w:cs="Arial"/>
          <w:sz w:val="22"/>
          <w:szCs w:val="22"/>
        </w:rPr>
        <w:t>E</w:t>
      </w:r>
      <w:r w:rsidR="009064D1">
        <w:rPr>
          <w:rFonts w:ascii="Arial" w:hAnsi="Arial" w:cs="Arial"/>
          <w:sz w:val="22"/>
          <w:szCs w:val="22"/>
        </w:rPr>
        <w:t>nvironmental Health Practitioner</w:t>
      </w:r>
      <w:r w:rsidR="00E57819">
        <w:rPr>
          <w:rFonts w:ascii="Arial" w:hAnsi="Arial" w:cs="Arial"/>
          <w:sz w:val="22"/>
          <w:szCs w:val="22"/>
        </w:rPr>
        <w:t xml:space="preserve"> investigations. </w:t>
      </w:r>
    </w:p>
    <w:p w14:paraId="5DD08446" w14:textId="77777777" w:rsidR="00015A7D" w:rsidRPr="004B6D2F" w:rsidRDefault="00015A7D" w:rsidP="008979C2">
      <w:pPr>
        <w:spacing w:line="276" w:lineRule="auto"/>
        <w:jc w:val="both"/>
        <w:rPr>
          <w:rFonts w:ascii="Arial" w:hAnsi="Arial" w:cs="Arial"/>
          <w:b/>
          <w:bCs/>
          <w:sz w:val="22"/>
          <w:szCs w:val="22"/>
          <w:lang w:eastAsia="en-US"/>
        </w:rPr>
      </w:pPr>
    </w:p>
    <w:p w14:paraId="65C7043F" w14:textId="1EFACA7E" w:rsidR="00D2207F" w:rsidRPr="004B6D2F" w:rsidRDefault="00D2207F" w:rsidP="008979C2">
      <w:pPr>
        <w:spacing w:line="276" w:lineRule="auto"/>
        <w:jc w:val="both"/>
        <w:rPr>
          <w:rFonts w:ascii="Arial" w:hAnsi="Arial" w:cs="Arial"/>
          <w:b/>
          <w:bCs/>
          <w:sz w:val="22"/>
          <w:szCs w:val="22"/>
          <w:lang w:eastAsia="en-US"/>
        </w:rPr>
      </w:pPr>
      <w:r w:rsidRPr="004B6D2F">
        <w:rPr>
          <w:rFonts w:ascii="Arial" w:hAnsi="Arial" w:cs="Arial"/>
          <w:b/>
          <w:bCs/>
          <w:sz w:val="22"/>
          <w:szCs w:val="22"/>
          <w:lang w:eastAsia="en-US"/>
        </w:rPr>
        <w:br w:type="page"/>
      </w:r>
    </w:p>
    <w:p w14:paraId="23B9C4B1" w14:textId="77777777" w:rsidR="00D2207F" w:rsidRPr="004B6D2F" w:rsidRDefault="00D2207F" w:rsidP="00D2207F">
      <w:pPr>
        <w:pStyle w:val="BodyText"/>
        <w:rPr>
          <w:rFonts w:ascii="Arial" w:hAnsi="Arial" w:cs="Arial"/>
          <w:lang w:eastAsia="en-US"/>
        </w:rPr>
      </w:pPr>
    </w:p>
    <w:sdt>
      <w:sdtPr>
        <w:rPr>
          <w:rFonts w:ascii="Arial" w:hAnsi="Arial" w:cs="Arial"/>
        </w:rPr>
        <w:id w:val="1091280500"/>
        <w:docPartObj>
          <w:docPartGallery w:val="Table of Contents"/>
          <w:docPartUnique/>
        </w:docPartObj>
      </w:sdtPr>
      <w:sdtContent>
        <w:p w14:paraId="463579BD" w14:textId="77777777" w:rsidR="00610049" w:rsidRPr="004B6D2F" w:rsidRDefault="003C3C17">
          <w:pPr>
            <w:rPr>
              <w:rFonts w:ascii="Arial" w:hAnsi="Arial" w:cs="Arial"/>
              <w:b/>
              <w:bCs/>
            </w:rPr>
          </w:pPr>
          <w:r w:rsidRPr="004B6D2F">
            <w:rPr>
              <w:rFonts w:ascii="Arial" w:hAnsi="Arial" w:cs="Arial"/>
              <w:b/>
              <w:bCs/>
            </w:rPr>
            <w:t>Table of contents</w:t>
          </w:r>
        </w:p>
        <w:p w14:paraId="199DF004" w14:textId="3CB05E2F" w:rsidR="00E57819" w:rsidRDefault="003C3C17">
          <w:pPr>
            <w:pStyle w:val="TOC1"/>
            <w:rPr>
              <w:rFonts w:asciiTheme="minorHAnsi" w:eastAsiaTheme="minorEastAsia" w:hAnsiTheme="minorHAnsi" w:cstheme="minorBidi"/>
              <w:noProof/>
              <w:kern w:val="2"/>
              <w14:ligatures w14:val="standardContextual"/>
            </w:rPr>
          </w:pPr>
          <w:r w:rsidRPr="004B6D2F">
            <w:rPr>
              <w:rFonts w:ascii="Arial" w:hAnsi="Arial" w:cs="Arial"/>
            </w:rPr>
            <w:fldChar w:fldCharType="begin"/>
          </w:r>
          <w:r w:rsidRPr="004B6D2F">
            <w:rPr>
              <w:rFonts w:ascii="Arial" w:hAnsi="Arial" w:cs="Arial"/>
            </w:rPr>
            <w:instrText>TOC \o "1-3" \h \z \u</w:instrText>
          </w:r>
          <w:r w:rsidRPr="004B6D2F">
            <w:rPr>
              <w:rFonts w:ascii="Arial" w:hAnsi="Arial" w:cs="Arial"/>
            </w:rPr>
            <w:fldChar w:fldCharType="separate"/>
          </w:r>
          <w:hyperlink w:anchor="_Toc205830131" w:history="1">
            <w:r w:rsidR="00E57819" w:rsidRPr="00E031F8">
              <w:rPr>
                <w:rStyle w:val="Hyperlink"/>
                <w:rFonts w:ascii="Arial" w:hAnsi="Arial" w:cs="Arial"/>
                <w:noProof/>
              </w:rPr>
              <w:t>1.</w:t>
            </w:r>
            <w:r w:rsidR="00E57819">
              <w:rPr>
                <w:rFonts w:asciiTheme="minorHAnsi" w:eastAsiaTheme="minorEastAsia" w:hAnsiTheme="minorHAnsi" w:cstheme="minorBidi"/>
                <w:noProof/>
                <w:kern w:val="2"/>
                <w14:ligatures w14:val="standardContextual"/>
              </w:rPr>
              <w:tab/>
            </w:r>
            <w:r w:rsidR="00E57819" w:rsidRPr="00E031F8">
              <w:rPr>
                <w:rStyle w:val="Hyperlink"/>
                <w:rFonts w:ascii="Arial" w:hAnsi="Arial" w:cs="Arial"/>
                <w:noProof/>
              </w:rPr>
              <w:t>Background and Rationale</w:t>
            </w:r>
            <w:r w:rsidR="00E57819">
              <w:rPr>
                <w:noProof/>
                <w:webHidden/>
              </w:rPr>
              <w:tab/>
            </w:r>
            <w:r w:rsidR="00E57819">
              <w:rPr>
                <w:noProof/>
                <w:webHidden/>
              </w:rPr>
              <w:fldChar w:fldCharType="begin"/>
            </w:r>
            <w:r w:rsidR="00E57819">
              <w:rPr>
                <w:noProof/>
                <w:webHidden/>
              </w:rPr>
              <w:instrText xml:space="preserve"> PAGEREF _Toc205830131 \h </w:instrText>
            </w:r>
            <w:r w:rsidR="00E57819">
              <w:rPr>
                <w:noProof/>
                <w:webHidden/>
              </w:rPr>
            </w:r>
            <w:r w:rsidR="00E57819">
              <w:rPr>
                <w:noProof/>
                <w:webHidden/>
              </w:rPr>
              <w:fldChar w:fldCharType="separate"/>
            </w:r>
            <w:r w:rsidR="00E57819">
              <w:rPr>
                <w:noProof/>
                <w:webHidden/>
              </w:rPr>
              <w:t>1</w:t>
            </w:r>
            <w:r w:rsidR="00E57819">
              <w:rPr>
                <w:noProof/>
                <w:webHidden/>
              </w:rPr>
              <w:fldChar w:fldCharType="end"/>
            </w:r>
          </w:hyperlink>
        </w:p>
        <w:p w14:paraId="5B0D88FE" w14:textId="649CF39B" w:rsidR="00E57819" w:rsidRDefault="00E57819">
          <w:pPr>
            <w:pStyle w:val="TOC1"/>
            <w:rPr>
              <w:rFonts w:asciiTheme="minorHAnsi" w:eastAsiaTheme="minorEastAsia" w:hAnsiTheme="minorHAnsi" w:cstheme="minorBidi"/>
              <w:noProof/>
              <w:kern w:val="2"/>
              <w14:ligatures w14:val="standardContextual"/>
            </w:rPr>
          </w:pPr>
          <w:hyperlink w:anchor="_Toc205830132" w:history="1">
            <w:r w:rsidRPr="00E031F8">
              <w:rPr>
                <w:rStyle w:val="Hyperlink"/>
                <w:rFonts w:ascii="Arial" w:hAnsi="Arial" w:cs="Arial"/>
                <w:noProof/>
              </w:rPr>
              <w:t>2. Aim and objectives</w:t>
            </w:r>
            <w:r>
              <w:rPr>
                <w:noProof/>
                <w:webHidden/>
              </w:rPr>
              <w:tab/>
            </w:r>
            <w:r>
              <w:rPr>
                <w:noProof/>
                <w:webHidden/>
              </w:rPr>
              <w:fldChar w:fldCharType="begin"/>
            </w:r>
            <w:r>
              <w:rPr>
                <w:noProof/>
                <w:webHidden/>
              </w:rPr>
              <w:instrText xml:space="preserve"> PAGEREF _Toc205830132 \h </w:instrText>
            </w:r>
            <w:r>
              <w:rPr>
                <w:noProof/>
                <w:webHidden/>
              </w:rPr>
            </w:r>
            <w:r>
              <w:rPr>
                <w:noProof/>
                <w:webHidden/>
              </w:rPr>
              <w:fldChar w:fldCharType="separate"/>
            </w:r>
            <w:r>
              <w:rPr>
                <w:noProof/>
                <w:webHidden/>
              </w:rPr>
              <w:t>2</w:t>
            </w:r>
            <w:r>
              <w:rPr>
                <w:noProof/>
                <w:webHidden/>
              </w:rPr>
              <w:fldChar w:fldCharType="end"/>
            </w:r>
          </w:hyperlink>
        </w:p>
        <w:p w14:paraId="314D5350" w14:textId="026D9CF1" w:rsidR="00E57819" w:rsidRDefault="00E57819">
          <w:pPr>
            <w:pStyle w:val="TOC1"/>
            <w:rPr>
              <w:rFonts w:asciiTheme="minorHAnsi" w:eastAsiaTheme="minorEastAsia" w:hAnsiTheme="minorHAnsi" w:cstheme="minorBidi"/>
              <w:noProof/>
              <w:kern w:val="2"/>
              <w14:ligatures w14:val="standardContextual"/>
            </w:rPr>
          </w:pPr>
          <w:hyperlink w:anchor="_Toc205830133" w:history="1">
            <w:r w:rsidRPr="00E031F8">
              <w:rPr>
                <w:rStyle w:val="Hyperlink"/>
                <w:rFonts w:ascii="Arial" w:hAnsi="Arial" w:cs="Arial"/>
                <w:noProof/>
              </w:rPr>
              <w:t>3. Methodology</w:t>
            </w:r>
            <w:r>
              <w:rPr>
                <w:noProof/>
                <w:webHidden/>
              </w:rPr>
              <w:tab/>
            </w:r>
            <w:r>
              <w:rPr>
                <w:noProof/>
                <w:webHidden/>
              </w:rPr>
              <w:fldChar w:fldCharType="begin"/>
            </w:r>
            <w:r>
              <w:rPr>
                <w:noProof/>
                <w:webHidden/>
              </w:rPr>
              <w:instrText xml:space="preserve"> PAGEREF _Toc205830133 \h </w:instrText>
            </w:r>
            <w:r>
              <w:rPr>
                <w:noProof/>
                <w:webHidden/>
              </w:rPr>
            </w:r>
            <w:r>
              <w:rPr>
                <w:noProof/>
                <w:webHidden/>
              </w:rPr>
              <w:fldChar w:fldCharType="separate"/>
            </w:r>
            <w:r>
              <w:rPr>
                <w:noProof/>
                <w:webHidden/>
              </w:rPr>
              <w:t>4</w:t>
            </w:r>
            <w:r>
              <w:rPr>
                <w:noProof/>
                <w:webHidden/>
              </w:rPr>
              <w:fldChar w:fldCharType="end"/>
            </w:r>
          </w:hyperlink>
        </w:p>
        <w:p w14:paraId="7E81F222" w14:textId="7042674A" w:rsidR="00E57819" w:rsidRDefault="00E57819">
          <w:pPr>
            <w:pStyle w:val="TOC2"/>
            <w:tabs>
              <w:tab w:val="right" w:leader="dot" w:pos="9350"/>
            </w:tabs>
            <w:rPr>
              <w:rFonts w:asciiTheme="minorHAnsi" w:eastAsiaTheme="minorEastAsia" w:hAnsiTheme="minorHAnsi" w:cstheme="minorBidi"/>
              <w:noProof/>
              <w:kern w:val="2"/>
              <w14:ligatures w14:val="standardContextual"/>
            </w:rPr>
          </w:pPr>
          <w:hyperlink w:anchor="_Toc205830134" w:history="1">
            <w:r w:rsidRPr="00E031F8">
              <w:rPr>
                <w:rStyle w:val="Hyperlink"/>
                <w:rFonts w:ascii="Arial" w:hAnsi="Arial" w:cs="Arial"/>
                <w:noProof/>
              </w:rPr>
              <w:t>3.1 Study Design</w:t>
            </w:r>
            <w:r>
              <w:rPr>
                <w:noProof/>
                <w:webHidden/>
              </w:rPr>
              <w:tab/>
            </w:r>
            <w:r>
              <w:rPr>
                <w:noProof/>
                <w:webHidden/>
              </w:rPr>
              <w:fldChar w:fldCharType="begin"/>
            </w:r>
            <w:r>
              <w:rPr>
                <w:noProof/>
                <w:webHidden/>
              </w:rPr>
              <w:instrText xml:space="preserve"> PAGEREF _Toc205830134 \h </w:instrText>
            </w:r>
            <w:r>
              <w:rPr>
                <w:noProof/>
                <w:webHidden/>
              </w:rPr>
            </w:r>
            <w:r>
              <w:rPr>
                <w:noProof/>
                <w:webHidden/>
              </w:rPr>
              <w:fldChar w:fldCharType="separate"/>
            </w:r>
            <w:r>
              <w:rPr>
                <w:noProof/>
                <w:webHidden/>
              </w:rPr>
              <w:t>4</w:t>
            </w:r>
            <w:r>
              <w:rPr>
                <w:noProof/>
                <w:webHidden/>
              </w:rPr>
              <w:fldChar w:fldCharType="end"/>
            </w:r>
          </w:hyperlink>
        </w:p>
        <w:p w14:paraId="5A330CE5" w14:textId="04F8EAC0" w:rsidR="00E57819" w:rsidRDefault="00E57819">
          <w:pPr>
            <w:pStyle w:val="TOC2"/>
            <w:tabs>
              <w:tab w:val="right" w:leader="dot" w:pos="9350"/>
            </w:tabs>
            <w:rPr>
              <w:rFonts w:asciiTheme="minorHAnsi" w:eastAsiaTheme="minorEastAsia" w:hAnsiTheme="minorHAnsi" w:cstheme="minorBidi"/>
              <w:noProof/>
              <w:kern w:val="2"/>
              <w14:ligatures w14:val="standardContextual"/>
            </w:rPr>
          </w:pPr>
          <w:hyperlink w:anchor="_Toc205830135" w:history="1">
            <w:r w:rsidRPr="00E031F8">
              <w:rPr>
                <w:rStyle w:val="Hyperlink"/>
                <w:rFonts w:ascii="Arial" w:hAnsi="Arial" w:cs="Arial"/>
                <w:noProof/>
              </w:rPr>
              <w:t>3.2 Study sites</w:t>
            </w:r>
            <w:r>
              <w:rPr>
                <w:noProof/>
                <w:webHidden/>
              </w:rPr>
              <w:tab/>
            </w:r>
            <w:r>
              <w:rPr>
                <w:noProof/>
                <w:webHidden/>
              </w:rPr>
              <w:fldChar w:fldCharType="begin"/>
            </w:r>
            <w:r>
              <w:rPr>
                <w:noProof/>
                <w:webHidden/>
              </w:rPr>
              <w:instrText xml:space="preserve"> PAGEREF _Toc205830135 \h </w:instrText>
            </w:r>
            <w:r>
              <w:rPr>
                <w:noProof/>
                <w:webHidden/>
              </w:rPr>
            </w:r>
            <w:r>
              <w:rPr>
                <w:noProof/>
                <w:webHidden/>
              </w:rPr>
              <w:fldChar w:fldCharType="separate"/>
            </w:r>
            <w:r>
              <w:rPr>
                <w:noProof/>
                <w:webHidden/>
              </w:rPr>
              <w:t>4</w:t>
            </w:r>
            <w:r>
              <w:rPr>
                <w:noProof/>
                <w:webHidden/>
              </w:rPr>
              <w:fldChar w:fldCharType="end"/>
            </w:r>
          </w:hyperlink>
        </w:p>
        <w:p w14:paraId="7382817C" w14:textId="65B835EF" w:rsidR="00E57819" w:rsidRDefault="00E57819">
          <w:pPr>
            <w:pStyle w:val="TOC2"/>
            <w:tabs>
              <w:tab w:val="right" w:leader="dot" w:pos="9350"/>
            </w:tabs>
            <w:rPr>
              <w:rFonts w:asciiTheme="minorHAnsi" w:eastAsiaTheme="minorEastAsia" w:hAnsiTheme="minorHAnsi" w:cstheme="minorBidi"/>
              <w:noProof/>
              <w:kern w:val="2"/>
              <w14:ligatures w14:val="standardContextual"/>
            </w:rPr>
          </w:pPr>
          <w:hyperlink w:anchor="_Toc205830136" w:history="1">
            <w:r w:rsidRPr="00E031F8">
              <w:rPr>
                <w:rStyle w:val="Hyperlink"/>
                <w:rFonts w:ascii="Arial" w:hAnsi="Arial" w:cs="Arial"/>
                <w:noProof/>
              </w:rPr>
              <w:t>3.3 Enrolment</w:t>
            </w:r>
            <w:r>
              <w:rPr>
                <w:noProof/>
                <w:webHidden/>
              </w:rPr>
              <w:tab/>
            </w:r>
            <w:r>
              <w:rPr>
                <w:noProof/>
                <w:webHidden/>
              </w:rPr>
              <w:fldChar w:fldCharType="begin"/>
            </w:r>
            <w:r>
              <w:rPr>
                <w:noProof/>
                <w:webHidden/>
              </w:rPr>
              <w:instrText xml:space="preserve"> PAGEREF _Toc205830136 \h </w:instrText>
            </w:r>
            <w:r>
              <w:rPr>
                <w:noProof/>
                <w:webHidden/>
              </w:rPr>
            </w:r>
            <w:r>
              <w:rPr>
                <w:noProof/>
                <w:webHidden/>
              </w:rPr>
              <w:fldChar w:fldCharType="separate"/>
            </w:r>
            <w:r>
              <w:rPr>
                <w:noProof/>
                <w:webHidden/>
              </w:rPr>
              <w:t>4</w:t>
            </w:r>
            <w:r>
              <w:rPr>
                <w:noProof/>
                <w:webHidden/>
              </w:rPr>
              <w:fldChar w:fldCharType="end"/>
            </w:r>
          </w:hyperlink>
        </w:p>
        <w:p w14:paraId="70AE5925" w14:textId="21F44F54" w:rsidR="00E57819" w:rsidRDefault="00E57819">
          <w:pPr>
            <w:pStyle w:val="TOC2"/>
            <w:tabs>
              <w:tab w:val="right" w:leader="dot" w:pos="9350"/>
            </w:tabs>
            <w:rPr>
              <w:rFonts w:asciiTheme="minorHAnsi" w:eastAsiaTheme="minorEastAsia" w:hAnsiTheme="minorHAnsi" w:cstheme="minorBidi"/>
              <w:noProof/>
              <w:kern w:val="2"/>
              <w14:ligatures w14:val="standardContextual"/>
            </w:rPr>
          </w:pPr>
          <w:hyperlink w:anchor="_Toc205830137" w:history="1">
            <w:r w:rsidRPr="00E031F8">
              <w:rPr>
                <w:rStyle w:val="Hyperlink"/>
                <w:rFonts w:ascii="Arial" w:hAnsi="Arial" w:cs="Arial"/>
                <w:noProof/>
              </w:rPr>
              <w:t>3.4 Potential phases</w:t>
            </w:r>
            <w:r>
              <w:rPr>
                <w:noProof/>
                <w:webHidden/>
              </w:rPr>
              <w:tab/>
            </w:r>
            <w:r>
              <w:rPr>
                <w:noProof/>
                <w:webHidden/>
              </w:rPr>
              <w:fldChar w:fldCharType="begin"/>
            </w:r>
            <w:r>
              <w:rPr>
                <w:noProof/>
                <w:webHidden/>
              </w:rPr>
              <w:instrText xml:space="preserve"> PAGEREF _Toc205830137 \h </w:instrText>
            </w:r>
            <w:r>
              <w:rPr>
                <w:noProof/>
                <w:webHidden/>
              </w:rPr>
            </w:r>
            <w:r>
              <w:rPr>
                <w:noProof/>
                <w:webHidden/>
              </w:rPr>
              <w:fldChar w:fldCharType="separate"/>
            </w:r>
            <w:r>
              <w:rPr>
                <w:noProof/>
                <w:webHidden/>
              </w:rPr>
              <w:t>4</w:t>
            </w:r>
            <w:r>
              <w:rPr>
                <w:noProof/>
                <w:webHidden/>
              </w:rPr>
              <w:fldChar w:fldCharType="end"/>
            </w:r>
          </w:hyperlink>
        </w:p>
        <w:p w14:paraId="6B9EDE3E" w14:textId="3184D296" w:rsidR="00E57819" w:rsidRDefault="00E57819">
          <w:pPr>
            <w:pStyle w:val="TOC2"/>
            <w:tabs>
              <w:tab w:val="right" w:leader="dot" w:pos="9350"/>
            </w:tabs>
            <w:rPr>
              <w:rFonts w:asciiTheme="minorHAnsi" w:eastAsiaTheme="minorEastAsia" w:hAnsiTheme="minorHAnsi" w:cstheme="minorBidi"/>
              <w:noProof/>
              <w:kern w:val="2"/>
              <w14:ligatures w14:val="standardContextual"/>
            </w:rPr>
          </w:pPr>
          <w:hyperlink w:anchor="_Toc205830138" w:history="1">
            <w:r w:rsidRPr="00E031F8">
              <w:rPr>
                <w:rStyle w:val="Hyperlink"/>
                <w:rFonts w:ascii="Arial" w:hAnsi="Arial" w:cs="Arial"/>
                <w:noProof/>
              </w:rPr>
              <w:t>3.4 Sampling</w:t>
            </w:r>
            <w:r>
              <w:rPr>
                <w:noProof/>
                <w:webHidden/>
              </w:rPr>
              <w:tab/>
            </w:r>
            <w:r>
              <w:rPr>
                <w:noProof/>
                <w:webHidden/>
              </w:rPr>
              <w:fldChar w:fldCharType="begin"/>
            </w:r>
            <w:r>
              <w:rPr>
                <w:noProof/>
                <w:webHidden/>
              </w:rPr>
              <w:instrText xml:space="preserve"> PAGEREF _Toc205830138 \h </w:instrText>
            </w:r>
            <w:r>
              <w:rPr>
                <w:noProof/>
                <w:webHidden/>
              </w:rPr>
            </w:r>
            <w:r>
              <w:rPr>
                <w:noProof/>
                <w:webHidden/>
              </w:rPr>
              <w:fldChar w:fldCharType="separate"/>
            </w:r>
            <w:r>
              <w:rPr>
                <w:noProof/>
                <w:webHidden/>
              </w:rPr>
              <w:t>5</w:t>
            </w:r>
            <w:r>
              <w:rPr>
                <w:noProof/>
                <w:webHidden/>
              </w:rPr>
              <w:fldChar w:fldCharType="end"/>
            </w:r>
          </w:hyperlink>
        </w:p>
        <w:p w14:paraId="48C0EFD4" w14:textId="51E569A1" w:rsidR="00E57819" w:rsidRDefault="00E57819">
          <w:pPr>
            <w:pStyle w:val="TOC2"/>
            <w:tabs>
              <w:tab w:val="right" w:leader="dot" w:pos="9350"/>
            </w:tabs>
            <w:rPr>
              <w:rFonts w:asciiTheme="minorHAnsi" w:eastAsiaTheme="minorEastAsia" w:hAnsiTheme="minorHAnsi" w:cstheme="minorBidi"/>
              <w:noProof/>
              <w:kern w:val="2"/>
              <w14:ligatures w14:val="standardContextual"/>
            </w:rPr>
          </w:pPr>
          <w:hyperlink w:anchor="_Toc205830139" w:history="1">
            <w:r w:rsidRPr="00E031F8">
              <w:rPr>
                <w:rStyle w:val="Hyperlink"/>
                <w:rFonts w:ascii="Arial" w:hAnsi="Arial" w:cs="Arial"/>
                <w:noProof/>
              </w:rPr>
              <w:t>3.5 Study sites</w:t>
            </w:r>
            <w:r>
              <w:rPr>
                <w:noProof/>
                <w:webHidden/>
              </w:rPr>
              <w:tab/>
            </w:r>
            <w:r>
              <w:rPr>
                <w:noProof/>
                <w:webHidden/>
              </w:rPr>
              <w:fldChar w:fldCharType="begin"/>
            </w:r>
            <w:r>
              <w:rPr>
                <w:noProof/>
                <w:webHidden/>
              </w:rPr>
              <w:instrText xml:space="preserve"> PAGEREF _Toc205830139 \h </w:instrText>
            </w:r>
            <w:r>
              <w:rPr>
                <w:noProof/>
                <w:webHidden/>
              </w:rPr>
            </w:r>
            <w:r>
              <w:rPr>
                <w:noProof/>
                <w:webHidden/>
              </w:rPr>
              <w:fldChar w:fldCharType="separate"/>
            </w:r>
            <w:r>
              <w:rPr>
                <w:noProof/>
                <w:webHidden/>
              </w:rPr>
              <w:t>6</w:t>
            </w:r>
            <w:r>
              <w:rPr>
                <w:noProof/>
                <w:webHidden/>
              </w:rPr>
              <w:fldChar w:fldCharType="end"/>
            </w:r>
          </w:hyperlink>
        </w:p>
        <w:p w14:paraId="2CBD62DF" w14:textId="7A25AA35" w:rsidR="00E57819" w:rsidRDefault="00E57819">
          <w:pPr>
            <w:pStyle w:val="TOC2"/>
            <w:tabs>
              <w:tab w:val="right" w:leader="dot" w:pos="9350"/>
            </w:tabs>
            <w:rPr>
              <w:rFonts w:asciiTheme="minorHAnsi" w:eastAsiaTheme="minorEastAsia" w:hAnsiTheme="minorHAnsi" w:cstheme="minorBidi"/>
              <w:noProof/>
              <w:kern w:val="2"/>
              <w14:ligatures w14:val="standardContextual"/>
            </w:rPr>
          </w:pPr>
          <w:hyperlink w:anchor="_Toc205830140" w:history="1">
            <w:r w:rsidRPr="00E031F8">
              <w:rPr>
                <w:rStyle w:val="Hyperlink"/>
                <w:rFonts w:ascii="Arial" w:hAnsi="Arial" w:cs="Arial"/>
                <w:noProof/>
              </w:rPr>
              <w:t>3.6 Data collection</w:t>
            </w:r>
            <w:r>
              <w:rPr>
                <w:noProof/>
                <w:webHidden/>
              </w:rPr>
              <w:tab/>
            </w:r>
            <w:r>
              <w:rPr>
                <w:noProof/>
                <w:webHidden/>
              </w:rPr>
              <w:fldChar w:fldCharType="begin"/>
            </w:r>
            <w:r>
              <w:rPr>
                <w:noProof/>
                <w:webHidden/>
              </w:rPr>
              <w:instrText xml:space="preserve"> PAGEREF _Toc205830140 \h </w:instrText>
            </w:r>
            <w:r>
              <w:rPr>
                <w:noProof/>
                <w:webHidden/>
              </w:rPr>
            </w:r>
            <w:r>
              <w:rPr>
                <w:noProof/>
                <w:webHidden/>
              </w:rPr>
              <w:fldChar w:fldCharType="separate"/>
            </w:r>
            <w:r>
              <w:rPr>
                <w:noProof/>
                <w:webHidden/>
              </w:rPr>
              <w:t>7</w:t>
            </w:r>
            <w:r>
              <w:rPr>
                <w:noProof/>
                <w:webHidden/>
              </w:rPr>
              <w:fldChar w:fldCharType="end"/>
            </w:r>
          </w:hyperlink>
        </w:p>
        <w:p w14:paraId="7886CA18" w14:textId="17415BF3" w:rsidR="00E57819" w:rsidRDefault="00E57819">
          <w:pPr>
            <w:pStyle w:val="TOC1"/>
            <w:rPr>
              <w:rFonts w:asciiTheme="minorHAnsi" w:eastAsiaTheme="minorEastAsia" w:hAnsiTheme="minorHAnsi" w:cstheme="minorBidi"/>
              <w:noProof/>
              <w:kern w:val="2"/>
              <w14:ligatures w14:val="standardContextual"/>
            </w:rPr>
          </w:pPr>
          <w:hyperlink w:anchor="_Toc205830141" w:history="1">
            <w:r w:rsidRPr="00E031F8">
              <w:rPr>
                <w:rStyle w:val="Hyperlink"/>
                <w:rFonts w:ascii="Arial" w:hAnsi="Arial" w:cs="Arial"/>
                <w:noProof/>
              </w:rPr>
              <w:t>4. Data Analysis</w:t>
            </w:r>
            <w:r>
              <w:rPr>
                <w:noProof/>
                <w:webHidden/>
              </w:rPr>
              <w:tab/>
            </w:r>
            <w:r>
              <w:rPr>
                <w:noProof/>
                <w:webHidden/>
              </w:rPr>
              <w:fldChar w:fldCharType="begin"/>
            </w:r>
            <w:r>
              <w:rPr>
                <w:noProof/>
                <w:webHidden/>
              </w:rPr>
              <w:instrText xml:space="preserve"> PAGEREF _Toc205830141 \h </w:instrText>
            </w:r>
            <w:r>
              <w:rPr>
                <w:noProof/>
                <w:webHidden/>
              </w:rPr>
            </w:r>
            <w:r>
              <w:rPr>
                <w:noProof/>
                <w:webHidden/>
              </w:rPr>
              <w:fldChar w:fldCharType="separate"/>
            </w:r>
            <w:r>
              <w:rPr>
                <w:noProof/>
                <w:webHidden/>
              </w:rPr>
              <w:t>9</w:t>
            </w:r>
            <w:r>
              <w:rPr>
                <w:noProof/>
                <w:webHidden/>
              </w:rPr>
              <w:fldChar w:fldCharType="end"/>
            </w:r>
          </w:hyperlink>
        </w:p>
        <w:p w14:paraId="6603E6B0" w14:textId="2F194AEA" w:rsidR="00E57819" w:rsidRDefault="00E57819">
          <w:pPr>
            <w:pStyle w:val="TOC2"/>
            <w:tabs>
              <w:tab w:val="right" w:leader="dot" w:pos="9350"/>
            </w:tabs>
            <w:rPr>
              <w:rFonts w:asciiTheme="minorHAnsi" w:eastAsiaTheme="minorEastAsia" w:hAnsiTheme="minorHAnsi" w:cstheme="minorBidi"/>
              <w:noProof/>
              <w:kern w:val="2"/>
              <w14:ligatures w14:val="standardContextual"/>
            </w:rPr>
          </w:pPr>
          <w:hyperlink w:anchor="_Toc205830142" w:history="1">
            <w:r w:rsidRPr="00E031F8">
              <w:rPr>
                <w:rStyle w:val="Hyperlink"/>
                <w:rFonts w:ascii="Arial" w:hAnsi="Arial" w:cs="Arial"/>
                <w:noProof/>
              </w:rPr>
              <w:t>4.1 Descriptive</w:t>
            </w:r>
            <w:r>
              <w:rPr>
                <w:noProof/>
                <w:webHidden/>
              </w:rPr>
              <w:tab/>
            </w:r>
            <w:r>
              <w:rPr>
                <w:noProof/>
                <w:webHidden/>
              </w:rPr>
              <w:fldChar w:fldCharType="begin"/>
            </w:r>
            <w:r>
              <w:rPr>
                <w:noProof/>
                <w:webHidden/>
              </w:rPr>
              <w:instrText xml:space="preserve"> PAGEREF _Toc205830142 \h </w:instrText>
            </w:r>
            <w:r>
              <w:rPr>
                <w:noProof/>
                <w:webHidden/>
              </w:rPr>
            </w:r>
            <w:r>
              <w:rPr>
                <w:noProof/>
                <w:webHidden/>
              </w:rPr>
              <w:fldChar w:fldCharType="separate"/>
            </w:r>
            <w:r>
              <w:rPr>
                <w:noProof/>
                <w:webHidden/>
              </w:rPr>
              <w:t>9</w:t>
            </w:r>
            <w:r>
              <w:rPr>
                <w:noProof/>
                <w:webHidden/>
              </w:rPr>
              <w:fldChar w:fldCharType="end"/>
            </w:r>
          </w:hyperlink>
        </w:p>
        <w:p w14:paraId="3EB5E466" w14:textId="72B4EAAF" w:rsidR="00E57819" w:rsidRDefault="00E57819">
          <w:pPr>
            <w:pStyle w:val="TOC2"/>
            <w:tabs>
              <w:tab w:val="right" w:leader="dot" w:pos="9350"/>
            </w:tabs>
            <w:rPr>
              <w:rFonts w:asciiTheme="minorHAnsi" w:eastAsiaTheme="minorEastAsia" w:hAnsiTheme="minorHAnsi" w:cstheme="minorBidi"/>
              <w:noProof/>
              <w:kern w:val="2"/>
              <w14:ligatures w14:val="standardContextual"/>
            </w:rPr>
          </w:pPr>
          <w:hyperlink w:anchor="_Toc205830143" w:history="1">
            <w:r w:rsidRPr="00E031F8">
              <w:rPr>
                <w:rStyle w:val="Hyperlink"/>
                <w:rFonts w:ascii="Arial" w:hAnsi="Arial" w:cs="Arial"/>
                <w:noProof/>
              </w:rPr>
              <w:t>4.2 Analytical</w:t>
            </w:r>
            <w:r>
              <w:rPr>
                <w:noProof/>
                <w:webHidden/>
              </w:rPr>
              <w:tab/>
            </w:r>
            <w:r>
              <w:rPr>
                <w:noProof/>
                <w:webHidden/>
              </w:rPr>
              <w:fldChar w:fldCharType="begin"/>
            </w:r>
            <w:r>
              <w:rPr>
                <w:noProof/>
                <w:webHidden/>
              </w:rPr>
              <w:instrText xml:space="preserve"> PAGEREF _Toc205830143 \h </w:instrText>
            </w:r>
            <w:r>
              <w:rPr>
                <w:noProof/>
                <w:webHidden/>
              </w:rPr>
            </w:r>
            <w:r>
              <w:rPr>
                <w:noProof/>
                <w:webHidden/>
              </w:rPr>
              <w:fldChar w:fldCharType="separate"/>
            </w:r>
            <w:r>
              <w:rPr>
                <w:noProof/>
                <w:webHidden/>
              </w:rPr>
              <w:t>9</w:t>
            </w:r>
            <w:r>
              <w:rPr>
                <w:noProof/>
                <w:webHidden/>
              </w:rPr>
              <w:fldChar w:fldCharType="end"/>
            </w:r>
          </w:hyperlink>
        </w:p>
        <w:p w14:paraId="6307FD8F" w14:textId="02210DDF" w:rsidR="00E57819" w:rsidRDefault="00E57819">
          <w:pPr>
            <w:pStyle w:val="TOC2"/>
            <w:tabs>
              <w:tab w:val="right" w:leader="dot" w:pos="9350"/>
            </w:tabs>
            <w:rPr>
              <w:rFonts w:asciiTheme="minorHAnsi" w:eastAsiaTheme="minorEastAsia" w:hAnsiTheme="minorHAnsi" w:cstheme="minorBidi"/>
              <w:noProof/>
              <w:kern w:val="2"/>
              <w14:ligatures w14:val="standardContextual"/>
            </w:rPr>
          </w:pPr>
          <w:hyperlink w:anchor="_Toc205830144" w:history="1">
            <w:r w:rsidRPr="00E031F8">
              <w:rPr>
                <w:rStyle w:val="Hyperlink"/>
                <w:rFonts w:ascii="Arial" w:hAnsi="Arial" w:cs="Arial"/>
                <w:noProof/>
              </w:rPr>
              <w:t>4.3 Economic</w:t>
            </w:r>
            <w:r>
              <w:rPr>
                <w:noProof/>
                <w:webHidden/>
              </w:rPr>
              <w:tab/>
            </w:r>
            <w:r>
              <w:rPr>
                <w:noProof/>
                <w:webHidden/>
              </w:rPr>
              <w:fldChar w:fldCharType="begin"/>
            </w:r>
            <w:r>
              <w:rPr>
                <w:noProof/>
                <w:webHidden/>
              </w:rPr>
              <w:instrText xml:space="preserve"> PAGEREF _Toc205830144 \h </w:instrText>
            </w:r>
            <w:r>
              <w:rPr>
                <w:noProof/>
                <w:webHidden/>
              </w:rPr>
            </w:r>
            <w:r>
              <w:rPr>
                <w:noProof/>
                <w:webHidden/>
              </w:rPr>
              <w:fldChar w:fldCharType="separate"/>
            </w:r>
            <w:r>
              <w:rPr>
                <w:noProof/>
                <w:webHidden/>
              </w:rPr>
              <w:t>9</w:t>
            </w:r>
            <w:r>
              <w:rPr>
                <w:noProof/>
                <w:webHidden/>
              </w:rPr>
              <w:fldChar w:fldCharType="end"/>
            </w:r>
          </w:hyperlink>
        </w:p>
        <w:p w14:paraId="4497555A" w14:textId="1825D07E" w:rsidR="00E57819" w:rsidRDefault="00E57819">
          <w:pPr>
            <w:pStyle w:val="TOC1"/>
            <w:rPr>
              <w:rFonts w:asciiTheme="minorHAnsi" w:eastAsiaTheme="minorEastAsia" w:hAnsiTheme="minorHAnsi" w:cstheme="minorBidi"/>
              <w:noProof/>
              <w:kern w:val="2"/>
              <w14:ligatures w14:val="standardContextual"/>
            </w:rPr>
          </w:pPr>
          <w:hyperlink w:anchor="_Toc205830145" w:history="1">
            <w:r w:rsidRPr="00E031F8">
              <w:rPr>
                <w:rStyle w:val="Hyperlink"/>
                <w:rFonts w:ascii="Arial" w:hAnsi="Arial" w:cs="Arial"/>
                <w:noProof/>
              </w:rPr>
              <w:t>5. Intended benefit</w:t>
            </w:r>
            <w:r>
              <w:rPr>
                <w:noProof/>
                <w:webHidden/>
              </w:rPr>
              <w:tab/>
            </w:r>
            <w:r>
              <w:rPr>
                <w:noProof/>
                <w:webHidden/>
              </w:rPr>
              <w:fldChar w:fldCharType="begin"/>
            </w:r>
            <w:r>
              <w:rPr>
                <w:noProof/>
                <w:webHidden/>
              </w:rPr>
              <w:instrText xml:space="preserve"> PAGEREF _Toc205830145 \h </w:instrText>
            </w:r>
            <w:r>
              <w:rPr>
                <w:noProof/>
                <w:webHidden/>
              </w:rPr>
            </w:r>
            <w:r>
              <w:rPr>
                <w:noProof/>
                <w:webHidden/>
              </w:rPr>
              <w:fldChar w:fldCharType="separate"/>
            </w:r>
            <w:r>
              <w:rPr>
                <w:noProof/>
                <w:webHidden/>
              </w:rPr>
              <w:t>9</w:t>
            </w:r>
            <w:r>
              <w:rPr>
                <w:noProof/>
                <w:webHidden/>
              </w:rPr>
              <w:fldChar w:fldCharType="end"/>
            </w:r>
          </w:hyperlink>
        </w:p>
        <w:p w14:paraId="7CB247F1" w14:textId="39353429" w:rsidR="00E57819" w:rsidRDefault="00E57819">
          <w:pPr>
            <w:pStyle w:val="TOC1"/>
            <w:rPr>
              <w:rFonts w:asciiTheme="minorHAnsi" w:eastAsiaTheme="minorEastAsia" w:hAnsiTheme="minorHAnsi" w:cstheme="minorBidi"/>
              <w:noProof/>
              <w:kern w:val="2"/>
              <w14:ligatures w14:val="standardContextual"/>
            </w:rPr>
          </w:pPr>
          <w:hyperlink w:anchor="_Toc205830146" w:history="1">
            <w:r w:rsidRPr="00E031F8">
              <w:rPr>
                <w:rStyle w:val="Hyperlink"/>
                <w:rFonts w:ascii="Arial" w:hAnsi="Arial" w:cs="Arial"/>
                <w:noProof/>
              </w:rPr>
              <w:t>6. Piloting</w:t>
            </w:r>
            <w:r>
              <w:rPr>
                <w:noProof/>
                <w:webHidden/>
              </w:rPr>
              <w:tab/>
            </w:r>
            <w:r>
              <w:rPr>
                <w:noProof/>
                <w:webHidden/>
              </w:rPr>
              <w:fldChar w:fldCharType="begin"/>
            </w:r>
            <w:r>
              <w:rPr>
                <w:noProof/>
                <w:webHidden/>
              </w:rPr>
              <w:instrText xml:space="preserve"> PAGEREF _Toc205830146 \h </w:instrText>
            </w:r>
            <w:r>
              <w:rPr>
                <w:noProof/>
                <w:webHidden/>
              </w:rPr>
            </w:r>
            <w:r>
              <w:rPr>
                <w:noProof/>
                <w:webHidden/>
              </w:rPr>
              <w:fldChar w:fldCharType="separate"/>
            </w:r>
            <w:r>
              <w:rPr>
                <w:noProof/>
                <w:webHidden/>
              </w:rPr>
              <w:t>9</w:t>
            </w:r>
            <w:r>
              <w:rPr>
                <w:noProof/>
                <w:webHidden/>
              </w:rPr>
              <w:fldChar w:fldCharType="end"/>
            </w:r>
          </w:hyperlink>
        </w:p>
        <w:p w14:paraId="5E7ED81E" w14:textId="3EBF710F" w:rsidR="00E57819" w:rsidRDefault="00E57819">
          <w:pPr>
            <w:pStyle w:val="TOC1"/>
            <w:rPr>
              <w:rFonts w:asciiTheme="minorHAnsi" w:eastAsiaTheme="minorEastAsia" w:hAnsiTheme="minorHAnsi" w:cstheme="minorBidi"/>
              <w:noProof/>
              <w:kern w:val="2"/>
              <w14:ligatures w14:val="standardContextual"/>
            </w:rPr>
          </w:pPr>
          <w:hyperlink w:anchor="_Toc205830147" w:history="1">
            <w:r w:rsidRPr="00E031F8">
              <w:rPr>
                <w:rStyle w:val="Hyperlink"/>
                <w:rFonts w:ascii="Arial" w:hAnsi="Arial" w:cs="Arial"/>
                <w:noProof/>
              </w:rPr>
              <w:t>7. Ethics</w:t>
            </w:r>
            <w:r>
              <w:rPr>
                <w:noProof/>
                <w:webHidden/>
              </w:rPr>
              <w:tab/>
            </w:r>
            <w:r>
              <w:rPr>
                <w:noProof/>
                <w:webHidden/>
              </w:rPr>
              <w:fldChar w:fldCharType="begin"/>
            </w:r>
            <w:r>
              <w:rPr>
                <w:noProof/>
                <w:webHidden/>
              </w:rPr>
              <w:instrText xml:space="preserve"> PAGEREF _Toc205830147 \h </w:instrText>
            </w:r>
            <w:r>
              <w:rPr>
                <w:noProof/>
                <w:webHidden/>
              </w:rPr>
            </w:r>
            <w:r>
              <w:rPr>
                <w:noProof/>
                <w:webHidden/>
              </w:rPr>
              <w:fldChar w:fldCharType="separate"/>
            </w:r>
            <w:r>
              <w:rPr>
                <w:noProof/>
                <w:webHidden/>
              </w:rPr>
              <w:t>10</w:t>
            </w:r>
            <w:r>
              <w:rPr>
                <w:noProof/>
                <w:webHidden/>
              </w:rPr>
              <w:fldChar w:fldCharType="end"/>
            </w:r>
          </w:hyperlink>
        </w:p>
        <w:p w14:paraId="4335E292" w14:textId="1609C1F0" w:rsidR="00E57819" w:rsidRDefault="00E57819">
          <w:pPr>
            <w:pStyle w:val="TOC1"/>
            <w:rPr>
              <w:rFonts w:asciiTheme="minorHAnsi" w:eastAsiaTheme="minorEastAsia" w:hAnsiTheme="minorHAnsi" w:cstheme="minorBidi"/>
              <w:noProof/>
              <w:kern w:val="2"/>
              <w14:ligatures w14:val="standardContextual"/>
            </w:rPr>
          </w:pPr>
          <w:hyperlink w:anchor="_Toc205830148" w:history="1">
            <w:r w:rsidRPr="00E031F8">
              <w:rPr>
                <w:rStyle w:val="Hyperlink"/>
                <w:rFonts w:ascii="Arial" w:hAnsi="Arial" w:cs="Arial"/>
                <w:noProof/>
              </w:rPr>
              <w:t>8. Funding</w:t>
            </w:r>
            <w:r>
              <w:rPr>
                <w:noProof/>
                <w:webHidden/>
              </w:rPr>
              <w:tab/>
            </w:r>
            <w:r>
              <w:rPr>
                <w:noProof/>
                <w:webHidden/>
              </w:rPr>
              <w:fldChar w:fldCharType="begin"/>
            </w:r>
            <w:r>
              <w:rPr>
                <w:noProof/>
                <w:webHidden/>
              </w:rPr>
              <w:instrText xml:space="preserve"> PAGEREF _Toc205830148 \h </w:instrText>
            </w:r>
            <w:r>
              <w:rPr>
                <w:noProof/>
                <w:webHidden/>
              </w:rPr>
            </w:r>
            <w:r>
              <w:rPr>
                <w:noProof/>
                <w:webHidden/>
              </w:rPr>
              <w:fldChar w:fldCharType="separate"/>
            </w:r>
            <w:r>
              <w:rPr>
                <w:noProof/>
                <w:webHidden/>
              </w:rPr>
              <w:t>10</w:t>
            </w:r>
            <w:r>
              <w:rPr>
                <w:noProof/>
                <w:webHidden/>
              </w:rPr>
              <w:fldChar w:fldCharType="end"/>
            </w:r>
          </w:hyperlink>
        </w:p>
        <w:p w14:paraId="38BD44DC" w14:textId="0541D58E" w:rsidR="00610049" w:rsidRPr="004B6D2F" w:rsidRDefault="003C3C17">
          <w:pPr>
            <w:rPr>
              <w:rFonts w:ascii="Arial" w:hAnsi="Arial" w:cs="Arial"/>
            </w:rPr>
          </w:pPr>
          <w:r w:rsidRPr="004B6D2F">
            <w:rPr>
              <w:rFonts w:ascii="Arial" w:hAnsi="Arial" w:cs="Arial"/>
            </w:rPr>
            <w:fldChar w:fldCharType="end"/>
          </w:r>
        </w:p>
      </w:sdtContent>
    </w:sdt>
    <w:p w14:paraId="3ACBD3A4" w14:textId="77777777" w:rsidR="00D2207F" w:rsidRPr="004B6D2F" w:rsidRDefault="00D2207F">
      <w:pPr>
        <w:rPr>
          <w:rFonts w:ascii="Arial" w:hAnsi="Arial" w:cs="Arial"/>
          <w:b/>
          <w:color w:val="000000"/>
        </w:rPr>
        <w:sectPr w:rsidR="00D2207F" w:rsidRPr="004B6D2F" w:rsidSect="00D2207F">
          <w:footerReference w:type="even" r:id="rId12"/>
          <w:footerReference w:type="default" r:id="rId13"/>
          <w:pgSz w:w="12240" w:h="15840"/>
          <w:pgMar w:top="908" w:right="1440" w:bottom="1440" w:left="1440" w:header="720" w:footer="720" w:gutter="0"/>
          <w:pgNumType w:fmt="upperRoman" w:start="1"/>
          <w:cols w:space="720"/>
        </w:sectPr>
      </w:pPr>
      <w:bookmarkStart w:id="52" w:name="background-and-rationale"/>
    </w:p>
    <w:p w14:paraId="500788E8" w14:textId="2AE5D087" w:rsidR="00610049" w:rsidRPr="004B6D2F" w:rsidRDefault="003C3C17" w:rsidP="001964CC">
      <w:pPr>
        <w:pStyle w:val="Heading1"/>
        <w:numPr>
          <w:ilvl w:val="0"/>
          <w:numId w:val="5"/>
        </w:numPr>
        <w:spacing w:line="276" w:lineRule="auto"/>
        <w:rPr>
          <w:rFonts w:ascii="Arial" w:hAnsi="Arial" w:cs="Arial"/>
          <w:sz w:val="22"/>
          <w:szCs w:val="22"/>
        </w:rPr>
      </w:pPr>
      <w:bookmarkStart w:id="53" w:name="_Toc205830131"/>
      <w:commentRangeStart w:id="54"/>
      <w:r w:rsidRPr="004B6D2F">
        <w:rPr>
          <w:rFonts w:ascii="Arial" w:hAnsi="Arial" w:cs="Arial"/>
          <w:sz w:val="22"/>
          <w:szCs w:val="22"/>
        </w:rPr>
        <w:lastRenderedPageBreak/>
        <w:t>Background and Rationale</w:t>
      </w:r>
      <w:commentRangeEnd w:id="54"/>
      <w:r w:rsidR="009A456C" w:rsidRPr="004B6D2F">
        <w:rPr>
          <w:rStyle w:val="CommentReference"/>
          <w:rFonts w:ascii="Arial" w:hAnsi="Arial" w:cs="Arial"/>
          <w:sz w:val="22"/>
          <w:szCs w:val="22"/>
        </w:rPr>
        <w:commentReference w:id="54"/>
      </w:r>
      <w:bookmarkEnd w:id="53"/>
    </w:p>
    <w:p w14:paraId="5DFC1606" w14:textId="77777777" w:rsidR="00896E24" w:rsidRPr="00C6044A" w:rsidRDefault="00896E24" w:rsidP="001964CC">
      <w:pPr>
        <w:spacing w:line="276" w:lineRule="auto"/>
        <w:rPr>
          <w:rFonts w:ascii="Arial" w:hAnsi="Arial" w:cs="Arial"/>
          <w:sz w:val="22"/>
          <w:szCs w:val="22"/>
        </w:rPr>
      </w:pPr>
    </w:p>
    <w:p w14:paraId="27949E2C" w14:textId="618D7A50" w:rsidR="005B1963" w:rsidRPr="004B6D2F" w:rsidRDefault="071D3531" w:rsidP="005B1963">
      <w:pPr>
        <w:pStyle w:val="BodyText"/>
        <w:spacing w:line="276" w:lineRule="auto"/>
        <w:jc w:val="both"/>
        <w:rPr>
          <w:rFonts w:ascii="Arial" w:hAnsi="Arial" w:cs="Arial"/>
          <w:sz w:val="22"/>
          <w:szCs w:val="22"/>
        </w:rPr>
      </w:pPr>
      <w:bookmarkStart w:id="55" w:name="aim-and-objectives"/>
      <w:bookmarkEnd w:id="52"/>
      <w:commentRangeStart w:id="56"/>
      <w:commentRangeStart w:id="57"/>
      <w:r w:rsidRPr="071D3531">
        <w:rPr>
          <w:rFonts w:ascii="Arial" w:hAnsi="Arial" w:cs="Arial"/>
          <w:sz w:val="22"/>
          <w:szCs w:val="22"/>
        </w:rPr>
        <w:t>In October 2024, media coverage on six deaths among children from Soweto raised considerable attention on acute poisoning in South Africa (SA)</w:t>
      </w:r>
      <w:r w:rsidR="00194277" w:rsidRPr="071D3531">
        <w:rPr>
          <w:rFonts w:ascii="Arial" w:hAnsi="Arial" w:cs="Arial"/>
          <w:sz w:val="22"/>
          <w:szCs w:val="22"/>
        </w:rPr>
        <w:fldChar w:fldCharType="begin"/>
      </w:r>
      <w:r w:rsidR="00194277" w:rsidRPr="071D3531">
        <w:rPr>
          <w:rFonts w:ascii="Arial" w:hAnsi="Arial" w:cs="Arial"/>
          <w:sz w:val="22"/>
          <w:szCs w:val="22"/>
        </w:rPr>
        <w:instrText xml:space="preserve"> ADDIN ZOTERO_ITEM CSL_CITATION {"citationID":"zuzRDM8D","properties":{"formattedCitation":"(1)","plainCitation":"(1)","noteIndex":0},"citationItems":[{"id":1631,"uris":["http://zotero.org/users/9454588/items/FIX9X38B"],"itemData":{"id":1631,"type":"document","publisher":"The Presidency Republic of South Africa","title":"Address by President Cyril Ramaphosa on deaths of children due to food-borne illnesses, Union Buildings, Tshwane","URL":"https://www.thepresidency.gov.za/address-president-cyril-ramaphosa-deaths-children-due-food-borne-illnesses-union-buildings-tshwane","issued":{"date-parts":[["2024",11,15]]},"citation-key":"2024AddressPresidentCyril"}}],"schema":"https://github.com/citation-style-language/schema/raw/master/csl-citation.json"} </w:instrText>
      </w:r>
      <w:r w:rsidR="00194277" w:rsidRPr="071D3531">
        <w:rPr>
          <w:rFonts w:ascii="Arial" w:hAnsi="Arial" w:cs="Arial"/>
          <w:sz w:val="22"/>
          <w:szCs w:val="22"/>
        </w:rPr>
        <w:fldChar w:fldCharType="separate"/>
      </w:r>
      <w:r w:rsidRPr="071D3531">
        <w:rPr>
          <w:rFonts w:ascii="Arial" w:hAnsi="Arial" w:cs="Arial"/>
          <w:noProof/>
          <w:sz w:val="22"/>
          <w:szCs w:val="22"/>
        </w:rPr>
        <w:t>(1)</w:t>
      </w:r>
      <w:r w:rsidR="00194277" w:rsidRPr="071D3531">
        <w:rPr>
          <w:rFonts w:ascii="Arial" w:hAnsi="Arial" w:cs="Arial"/>
          <w:sz w:val="22"/>
          <w:szCs w:val="22"/>
        </w:rPr>
        <w:fldChar w:fldCharType="end"/>
      </w:r>
      <w:r w:rsidRPr="071D3531">
        <w:rPr>
          <w:rFonts w:ascii="Arial" w:hAnsi="Arial" w:cs="Arial"/>
          <w:sz w:val="22"/>
          <w:szCs w:val="22"/>
        </w:rPr>
        <w:t xml:space="preserve">. Investigations revealed </w:t>
      </w:r>
      <w:proofErr w:type="spellStart"/>
      <w:r w:rsidRPr="071D3531">
        <w:rPr>
          <w:rFonts w:ascii="Arial" w:hAnsi="Arial" w:cs="Arial"/>
          <w:sz w:val="22"/>
          <w:szCs w:val="22"/>
        </w:rPr>
        <w:t>terbufos</w:t>
      </w:r>
      <w:proofErr w:type="spellEnd"/>
      <w:r w:rsidRPr="071D3531">
        <w:rPr>
          <w:rFonts w:ascii="Arial" w:hAnsi="Arial" w:cs="Arial"/>
          <w:sz w:val="22"/>
          <w:szCs w:val="22"/>
        </w:rPr>
        <w:t xml:space="preserve"> granules in the stomach of five of these children. </w:t>
      </w:r>
      <w:r w:rsidR="005B1963" w:rsidRPr="071D3531">
        <w:rPr>
          <w:rFonts w:ascii="Arial" w:hAnsi="Arial" w:cs="Arial"/>
          <w:sz w:val="22"/>
          <w:szCs w:val="22"/>
        </w:rPr>
        <w:t xml:space="preserve">While new in the public eye, surveillance systems and other research reveal that agricultural or stock remedy poisoning may be considered endemic in SA. In SA, “street pesticides”, including aldicarb and </w:t>
      </w:r>
      <w:proofErr w:type="spellStart"/>
      <w:r w:rsidR="005B1963" w:rsidRPr="071D3531">
        <w:rPr>
          <w:rFonts w:ascii="Arial" w:hAnsi="Arial" w:cs="Arial"/>
          <w:sz w:val="22"/>
          <w:szCs w:val="22"/>
        </w:rPr>
        <w:t>terbufos</w:t>
      </w:r>
      <w:proofErr w:type="spellEnd"/>
      <w:r w:rsidR="005B1963" w:rsidRPr="071D3531">
        <w:rPr>
          <w:rFonts w:ascii="Arial" w:hAnsi="Arial" w:cs="Arial"/>
          <w:sz w:val="22"/>
          <w:szCs w:val="22"/>
        </w:rPr>
        <w:t xml:space="preserve"> have been used to control pest infestations in townships</w:t>
      </w:r>
      <w:r w:rsidR="005B1963" w:rsidRPr="071D3531">
        <w:rPr>
          <w:rFonts w:ascii="Arial" w:hAnsi="Arial" w:cs="Arial"/>
          <w:sz w:val="22"/>
          <w:szCs w:val="22"/>
        </w:rPr>
        <w:fldChar w:fldCharType="begin"/>
      </w:r>
      <w:r w:rsidR="005B1963" w:rsidRPr="071D3531">
        <w:rPr>
          <w:rFonts w:ascii="Arial" w:hAnsi="Arial" w:cs="Arial"/>
          <w:sz w:val="22"/>
          <w:szCs w:val="22"/>
        </w:rPr>
        <w:instrText xml:space="preserve"> ADDIN ZOTERO_ITEM CSL_CITATION {"citationID":"e72yHjqI","properties":{"formattedCitation":"(2)","plainCitation":"(2)","noteIndex":0},"citationItems":[{"id":1685,"uris":["http://zotero.org/users/9454588/items/66JLGQAR"],"itemData":{"id":1685,"type":"article-journal","abstract":"Background Poisoning of children after exposure to pesticides is a major public health concern, particularly in coun</w:instrText>
      </w:r>
      <w:r w:rsidR="005B1963" w:rsidRPr="071D3531">
        <w:rPr>
          <w:rFonts w:ascii="Cambria Math" w:hAnsi="Cambria Math" w:cs="Cambria Math"/>
          <w:sz w:val="22"/>
          <w:szCs w:val="22"/>
        </w:rPr>
        <w:instrText>‑</w:instrText>
      </w:r>
      <w:r w:rsidR="005B1963" w:rsidRPr="071D3531">
        <w:rPr>
          <w:rFonts w:ascii="Arial" w:hAnsi="Arial" w:cs="Arial"/>
          <w:sz w:val="22"/>
          <w:szCs w:val="22"/>
        </w:rPr>
        <w:instrText>tries with poorer urban populations, such as South Africa. This may stem from the illegal distribution and domestic use of street pesticides, which are highly hazardous agricultural pesticides. The aim of this study was to profile paedi</w:instrText>
      </w:r>
      <w:r w:rsidR="005B1963" w:rsidRPr="071D3531">
        <w:rPr>
          <w:rFonts w:ascii="Cambria Math" w:hAnsi="Cambria Math" w:cs="Cambria Math"/>
          <w:sz w:val="22"/>
          <w:szCs w:val="22"/>
        </w:rPr>
        <w:instrText>‑</w:instrText>
      </w:r>
      <w:r w:rsidR="005B1963" w:rsidRPr="071D3531">
        <w:rPr>
          <w:rFonts w:ascii="Arial" w:hAnsi="Arial" w:cs="Arial"/>
          <w:sz w:val="22"/>
          <w:szCs w:val="22"/>
        </w:rPr>
        <w:instrText>atric deaths due to acute pesticide poisoning in the west</w:instrText>
      </w:r>
      <w:r w:rsidR="005B1963" w:rsidRPr="071D3531">
        <w:rPr>
          <w:rFonts w:ascii="Cambria Math" w:hAnsi="Cambria Math" w:cs="Cambria Math"/>
          <w:sz w:val="22"/>
          <w:szCs w:val="22"/>
        </w:rPr>
        <w:instrText>‑</w:instrText>
      </w:r>
      <w:r w:rsidR="005B1963" w:rsidRPr="071D3531">
        <w:rPr>
          <w:rFonts w:ascii="Arial" w:hAnsi="Arial" w:cs="Arial"/>
          <w:sz w:val="22"/>
          <w:szCs w:val="22"/>
        </w:rPr>
        <w:instrText>metropole of Cape Town, South Africa; to identify whether the active ingredients were highly hazardous pesticides according to the FAO and WHO; and to inform policy and public health interventions to prevent future exposures and mortality.\nMethods A retrospective and descriptive analysis of forensic post</w:instrText>
      </w:r>
      <w:r w:rsidR="005B1963" w:rsidRPr="071D3531">
        <w:rPr>
          <w:rFonts w:ascii="Cambria Math" w:hAnsi="Cambria Math" w:cs="Cambria Math"/>
          <w:sz w:val="22"/>
          <w:szCs w:val="22"/>
        </w:rPr>
        <w:instrText>‑</w:instrText>
      </w:r>
      <w:r w:rsidR="005B1963" w:rsidRPr="071D3531">
        <w:rPr>
          <w:rFonts w:ascii="Arial" w:hAnsi="Arial" w:cs="Arial"/>
          <w:sz w:val="22"/>
          <w:szCs w:val="22"/>
        </w:rPr>
        <w:instrText>mortem records (2010 to 2019) was conducted to identify cases of paediatric deaths (&lt; 18 years old) in the west metropole of Cape Town, involving pesticide poisoning admitted to the Salt River mortuary (one out of 16 mortuaries in the Western Cape province). Demographic, circum</w:instrText>
      </w:r>
      <w:r w:rsidR="005B1963" w:rsidRPr="071D3531">
        <w:rPr>
          <w:rFonts w:ascii="Cambria Math" w:hAnsi="Cambria Math" w:cs="Cambria Math"/>
          <w:sz w:val="22"/>
          <w:szCs w:val="22"/>
        </w:rPr>
        <w:instrText>‑</w:instrText>
      </w:r>
      <w:r w:rsidR="005B1963" w:rsidRPr="071D3531">
        <w:rPr>
          <w:rFonts w:ascii="Arial" w:hAnsi="Arial" w:cs="Arial"/>
          <w:sz w:val="22"/>
          <w:szCs w:val="22"/>
        </w:rPr>
        <w:instrText>stantial, autopsy, and toxicological information was captured. Descriptive statistics, together with chi</w:instrText>
      </w:r>
      <w:r w:rsidR="005B1963" w:rsidRPr="071D3531">
        <w:rPr>
          <w:rFonts w:ascii="Cambria Math" w:hAnsi="Cambria Math" w:cs="Cambria Math"/>
          <w:sz w:val="22"/>
          <w:szCs w:val="22"/>
        </w:rPr>
        <w:instrText>‑</w:instrText>
      </w:r>
      <w:r w:rsidR="005B1963" w:rsidRPr="071D3531">
        <w:rPr>
          <w:rFonts w:ascii="Arial" w:hAnsi="Arial" w:cs="Arial"/>
          <w:sz w:val="22"/>
          <w:szCs w:val="22"/>
        </w:rPr>
        <w:instrText>square tests, Fisher’s probability tests, and Mann–Whitney U tests were used to analyse the data.\nResults In total, 54 paediatric pesticide deaths were identified, including 22 (40.7%) males and 32 (59.3%) females, out of 5,181 paediatric unnatural deaths admitted over the 10</w:instrText>
      </w:r>
      <w:r w:rsidR="005B1963" w:rsidRPr="071D3531">
        <w:rPr>
          <w:rFonts w:ascii="Cambria Math" w:hAnsi="Cambria Math" w:cs="Cambria Math"/>
          <w:sz w:val="22"/>
          <w:szCs w:val="22"/>
        </w:rPr>
        <w:instrText>‑</w:instrText>
      </w:r>
      <w:r w:rsidR="005B1963" w:rsidRPr="071D3531">
        <w:rPr>
          <w:rFonts w:ascii="Arial" w:hAnsi="Arial" w:cs="Arial"/>
          <w:sz w:val="22"/>
          <w:szCs w:val="22"/>
        </w:rPr>
        <w:instrText>year period. The median age of the decedents was 8.3 years (range: 1 day to 17.9 years), with the majority under five years (42.6%) or between 15 and 18 years old (40.7%). All incidents occurred in peri</w:instrText>
      </w:r>
      <w:r w:rsidR="005B1963" w:rsidRPr="071D3531">
        <w:rPr>
          <w:rFonts w:ascii="Cambria Math" w:hAnsi="Cambria Math" w:cs="Cambria Math"/>
          <w:sz w:val="22"/>
          <w:szCs w:val="22"/>
        </w:rPr>
        <w:instrText>‑</w:instrText>
      </w:r>
      <w:r w:rsidR="005B1963" w:rsidRPr="071D3531">
        <w:rPr>
          <w:rFonts w:ascii="Arial" w:hAnsi="Arial" w:cs="Arial"/>
          <w:sz w:val="22"/>
          <w:szCs w:val="22"/>
        </w:rPr>
        <w:instrText>urban areas of Cape Town, with most individuals being admitted to hospital (88.9%) for a median survival time of 4.8 h. Toxicological analysis was requested in 50 cases (92.6%) with the organo</w:instrText>
      </w:r>
      <w:r w:rsidR="005B1963" w:rsidRPr="071D3531">
        <w:rPr>
          <w:rFonts w:ascii="Cambria Math" w:hAnsi="Cambria Math" w:cs="Cambria Math"/>
          <w:sz w:val="22"/>
          <w:szCs w:val="22"/>
        </w:rPr>
        <w:instrText>‑</w:instrText>
      </w:r>
      <w:r w:rsidR="005B1963" w:rsidRPr="071D3531">
        <w:rPr>
          <w:rFonts w:ascii="Arial" w:hAnsi="Arial" w:cs="Arial"/>
          <w:sz w:val="22"/>
          <w:szCs w:val="22"/>
        </w:rPr>
        <w:instrText>phosphate pesticides terbufos (n = 29), methamidophos (n = 2) and diazinon (n = 2) detected most frequently. Ado</w:instrText>
      </w:r>
      <w:r w:rsidR="005B1963" w:rsidRPr="071D3531">
        <w:rPr>
          <w:rFonts w:ascii="Cambria Math" w:hAnsi="Cambria Math" w:cs="Cambria Math"/>
          <w:sz w:val="22"/>
          <w:szCs w:val="22"/>
        </w:rPr>
        <w:instrText>‑</w:instrText>
      </w:r>
      <w:r w:rsidR="005B1963" w:rsidRPr="071D3531">
        <w:rPr>
          <w:rFonts w:ascii="Arial" w:hAnsi="Arial" w:cs="Arial"/>
          <w:sz w:val="22"/>
          <w:szCs w:val="22"/>
        </w:rPr>
        <w:instrText xml:space="preserve">lescent (15–18 years) suicides (29.6%) and accidental child deaths (&lt; 4 years) (18.5%) were common.\nConclusions Terbufos and methamidophos are highly hazardous pesticide (HHP) active ingredients registered in South Africa for agricultural uses, yet commonly sold as street pesticides for domestic use in lower socioeconomic areas. Reducing access and availability of toxic pesticides, especially through the illegal selling of street pesticides, and providing low toxic alternatives to poorer communities, may support mortality reduction initiatives. Mortality and toxicology data provide important, often overlooked, surveillance tools for informing policy and public health interventions to reduce toxic pesticide harm in local communities.","container-title":"BMC Public Health","DOI":"10.1186/s12889-023-15652-5","ISSN":"1471-2458","issue":"1","journalAbbreviation":"BMC Public Health","language":"en","page":"792","source":"DOI.org (Crossref)","title":"Child and adolescent mortality associated with pesticide toxicity in Cape Town, South Africa, 2010–2019: a retrospective case review","title-short":"Child and adolescent mortality associated with pesticide toxicity in Cape Town, South Africa, 2010–2019","volume":"23","author":[{"family":"Davies","given":"Bronwen"},{"family":"Hlela","given":"Marie Belle Kathrina Mendoza"},{"family":"Rother","given":"Hanna-Andrea"}],"issued":{"date-parts":[["2023",4,28]]},"citation-key":"davies2023ChildAdolescentMortality"}}],"schema":"https://github.com/citation-style-language/schema/raw/master/csl-citation.json"} </w:instrText>
      </w:r>
      <w:r w:rsidR="005B1963" w:rsidRPr="071D3531">
        <w:rPr>
          <w:rFonts w:ascii="Arial" w:hAnsi="Arial" w:cs="Arial"/>
          <w:sz w:val="22"/>
          <w:szCs w:val="22"/>
        </w:rPr>
        <w:fldChar w:fldCharType="separate"/>
      </w:r>
      <w:r w:rsidR="005B1963" w:rsidRPr="071D3531">
        <w:rPr>
          <w:rFonts w:ascii="Arial" w:hAnsi="Arial" w:cs="Arial"/>
          <w:noProof/>
          <w:sz w:val="22"/>
          <w:szCs w:val="22"/>
        </w:rPr>
        <w:t>(2)</w:t>
      </w:r>
      <w:r w:rsidR="005B1963" w:rsidRPr="071D3531">
        <w:rPr>
          <w:rFonts w:ascii="Arial" w:hAnsi="Arial" w:cs="Arial"/>
          <w:sz w:val="22"/>
          <w:szCs w:val="22"/>
        </w:rPr>
        <w:fldChar w:fldCharType="end"/>
      </w:r>
      <w:r w:rsidR="005B1963" w:rsidRPr="071D3531">
        <w:rPr>
          <w:rFonts w:ascii="Arial" w:hAnsi="Arial" w:cs="Arial"/>
          <w:sz w:val="22"/>
          <w:szCs w:val="22"/>
        </w:rPr>
        <w:t>. Aldicarb was banned in 2012, however, other commercial pesticides approved for use in the agricultural sector remain available on the informal market</w:t>
      </w:r>
      <w:commentRangeStart w:id="58"/>
      <w:commentRangeEnd w:id="58"/>
      <w:r w:rsidR="005B1963" w:rsidRPr="071D3531">
        <w:rPr>
          <w:rStyle w:val="CommentReference"/>
          <w:rFonts w:ascii="Arial" w:hAnsi="Arial" w:cs="Arial"/>
          <w:sz w:val="22"/>
          <w:szCs w:val="22"/>
        </w:rPr>
        <w:commentReference w:id="58"/>
      </w:r>
      <w:r w:rsidR="005B1963" w:rsidRPr="071D3531">
        <w:rPr>
          <w:rFonts w:ascii="Arial" w:hAnsi="Arial" w:cs="Arial"/>
          <w:sz w:val="22"/>
          <w:szCs w:val="22"/>
        </w:rPr>
        <w:t>.</w:t>
      </w:r>
      <w:r w:rsidR="005B1963" w:rsidRPr="071D3531">
        <w:rPr>
          <w:rFonts w:ascii="Arial" w:hAnsi="Arial" w:cs="Arial"/>
          <w:sz w:val="22"/>
          <w:szCs w:val="22"/>
        </w:rPr>
        <w:fldChar w:fldCharType="begin"/>
      </w:r>
      <w:r w:rsidR="005B1963" w:rsidRPr="071D3531">
        <w:rPr>
          <w:rFonts w:ascii="Arial" w:hAnsi="Arial" w:cs="Arial"/>
          <w:sz w:val="22"/>
          <w:szCs w:val="22"/>
        </w:rPr>
        <w:instrText xml:space="preserve"> ADDIN ZOTERO_ITEM CSL_CITATION {"citationID":"YsjHCARi","properties":{"formattedCitation":"(3)","plainCitation":"(3)","noteIndex":0},"citationItems":[{"id":1625,"uris":["http://zotero.org/users/9454588/items/RMMNIHUZ"],"itemData":{"id":1625,"type":"article-journal","container-title":"International Journal of Occupational and Environmental Health","DOI":"10.1179/oeh.2010.16.2.183","ISSN":"1077-3525, 2049-3967","issue":"2","journalAbbreviation":"International Journal of Occupational and Environmental Health","language":"en","page":"183-194","source":"DOI.org (Crossref)","title":"Falling Through the Regulatory Cracks: Street Selling of Pesticides and Poisoning among Urban Youth in South Africa","title-short":"Falling Through the Regulatory Cracks","volume":"16","author":[{"family":"Rother","given":"Hanna-Andrea"}],"issued":{"date-parts":[["2010",4]]},"citation-key":"rother2010FallingRegulatoryCracks"}}],"schema":"https://github.com/citation-style-language/schema/raw/master/csl-citation.json"} </w:instrText>
      </w:r>
      <w:r w:rsidR="005B1963" w:rsidRPr="071D3531">
        <w:rPr>
          <w:rFonts w:ascii="Arial" w:hAnsi="Arial" w:cs="Arial"/>
          <w:sz w:val="22"/>
          <w:szCs w:val="22"/>
        </w:rPr>
        <w:fldChar w:fldCharType="separate"/>
      </w:r>
      <w:r w:rsidR="005B1963" w:rsidRPr="071D3531">
        <w:rPr>
          <w:rFonts w:ascii="Arial" w:hAnsi="Arial" w:cs="Arial"/>
          <w:noProof/>
          <w:sz w:val="22"/>
          <w:szCs w:val="22"/>
        </w:rPr>
        <w:t>(3)</w:t>
      </w:r>
      <w:r w:rsidR="005B1963" w:rsidRPr="071D3531">
        <w:rPr>
          <w:rFonts w:ascii="Arial" w:hAnsi="Arial" w:cs="Arial"/>
          <w:sz w:val="22"/>
          <w:szCs w:val="22"/>
        </w:rPr>
        <w:fldChar w:fldCharType="end"/>
      </w:r>
    </w:p>
    <w:p w14:paraId="2565873F" w14:textId="0B84C2FF" w:rsidR="00EC5915" w:rsidRDefault="071D3531" w:rsidP="001964CC">
      <w:pPr>
        <w:pStyle w:val="BodyText"/>
        <w:spacing w:line="276" w:lineRule="auto"/>
        <w:jc w:val="both"/>
        <w:rPr>
          <w:ins w:id="59" w:author="Brian Brummer" w:date="2025-09-04T17:08:00Z" w16du:dateUtc="2025-09-04T15:08:00Z"/>
          <w:rFonts w:ascii="Arial" w:hAnsi="Arial" w:cs="Arial"/>
          <w:sz w:val="22"/>
          <w:szCs w:val="22"/>
        </w:rPr>
      </w:pPr>
      <w:r w:rsidRPr="071D3531">
        <w:rPr>
          <w:rFonts w:ascii="Arial" w:hAnsi="Arial" w:cs="Arial"/>
          <w:sz w:val="22"/>
          <w:szCs w:val="22"/>
        </w:rPr>
        <w:t xml:space="preserve">As of June 2025, a ban on </w:t>
      </w:r>
      <w:proofErr w:type="spellStart"/>
      <w:r w:rsidRPr="071D3531">
        <w:rPr>
          <w:rFonts w:ascii="Arial" w:hAnsi="Arial" w:cs="Arial"/>
          <w:sz w:val="22"/>
          <w:szCs w:val="22"/>
        </w:rPr>
        <w:t>terbufos</w:t>
      </w:r>
      <w:proofErr w:type="spellEnd"/>
      <w:r w:rsidRPr="071D3531">
        <w:rPr>
          <w:rFonts w:ascii="Arial" w:hAnsi="Arial" w:cs="Arial"/>
          <w:sz w:val="22"/>
          <w:szCs w:val="22"/>
        </w:rPr>
        <w:t xml:space="preserve"> was approved by cabinet, however, the exact enforcement measures are not yet clear and a phase-out period is expected. No strategy exists to address the various reasons for the domestic use of highly toxic chemicals, such as highly hazardous pesticides (HHPs), that are openly sold in street markets in many towns and cities (aka “street pesticides”). </w:t>
      </w:r>
      <w:commentRangeEnd w:id="56"/>
      <w:r w:rsidR="00194277" w:rsidRPr="004B6D2F">
        <w:rPr>
          <w:rStyle w:val="CommentReference"/>
          <w:rFonts w:ascii="Arial" w:hAnsi="Arial" w:cs="Arial"/>
          <w:sz w:val="22"/>
          <w:szCs w:val="22"/>
        </w:rPr>
        <w:commentReference w:id="56"/>
      </w:r>
      <w:commentRangeEnd w:id="57"/>
      <w:r w:rsidR="00194277" w:rsidRPr="004B6D2F">
        <w:rPr>
          <w:rStyle w:val="CommentReference"/>
          <w:rFonts w:ascii="Arial" w:hAnsi="Arial" w:cs="Arial"/>
          <w:sz w:val="22"/>
          <w:szCs w:val="22"/>
        </w:rPr>
        <w:commentReference w:id="57"/>
      </w:r>
    </w:p>
    <w:p w14:paraId="482C3520" w14:textId="5FAC290D" w:rsidR="002E0B46" w:rsidRPr="004B6D2F" w:rsidDel="002E0B46" w:rsidRDefault="002E0B46" w:rsidP="001964CC">
      <w:pPr>
        <w:pStyle w:val="BodyText"/>
        <w:spacing w:line="276" w:lineRule="auto"/>
        <w:jc w:val="both"/>
        <w:rPr>
          <w:del w:id="60" w:author="Brian Brummer" w:date="2025-09-04T17:08:00Z" w16du:dateUtc="2025-09-04T15:08:00Z"/>
          <w:rFonts w:ascii="Arial" w:hAnsi="Arial" w:cs="Arial"/>
          <w:sz w:val="22"/>
          <w:szCs w:val="22"/>
        </w:rPr>
      </w:pPr>
      <w:ins w:id="61" w:author="Brian Brummer" w:date="2025-09-04T17:08:00Z" w16du:dateUtc="2025-09-04T15:08:00Z">
        <w:r w:rsidRPr="002E0B46">
          <w:rPr>
            <w:rFonts w:ascii="Arial" w:hAnsi="Arial" w:cs="Arial"/>
            <w:sz w:val="22"/>
            <w:szCs w:val="22"/>
          </w:rPr>
          <w:t xml:space="preserve">The </w:t>
        </w:r>
      </w:ins>
      <w:ins w:id="62" w:author="Brian Brummer" w:date="2025-09-04T17:13:00Z" w16du:dateUtc="2025-09-04T15:13:00Z">
        <w:r w:rsidR="00BD3CB8">
          <w:rPr>
            <w:rFonts w:ascii="Arial" w:hAnsi="Arial" w:cs="Arial"/>
            <w:sz w:val="22"/>
            <w:szCs w:val="22"/>
          </w:rPr>
          <w:t>M</w:t>
        </w:r>
      </w:ins>
      <w:ins w:id="63" w:author="Brian Brummer" w:date="2025-09-04T17:08:00Z" w16du:dateUtc="2025-09-04T15:08:00Z">
        <w:r w:rsidRPr="002E0B46">
          <w:rPr>
            <w:rFonts w:ascii="Arial" w:hAnsi="Arial" w:cs="Arial"/>
            <w:sz w:val="22"/>
            <w:szCs w:val="22"/>
          </w:rPr>
          <w:t xml:space="preserve">ortality and Cause of </w:t>
        </w:r>
      </w:ins>
      <w:ins w:id="64" w:author="Brian Brummer" w:date="2025-09-04T17:13:00Z" w16du:dateUtc="2025-09-04T15:13:00Z">
        <w:r w:rsidR="00BD3CB8">
          <w:rPr>
            <w:rFonts w:ascii="Arial" w:hAnsi="Arial" w:cs="Arial"/>
            <w:sz w:val="22"/>
            <w:szCs w:val="22"/>
          </w:rPr>
          <w:t>D</w:t>
        </w:r>
      </w:ins>
      <w:ins w:id="65" w:author="Brian Brummer" w:date="2025-09-04T17:08:00Z" w16du:dateUtc="2025-09-04T15:08:00Z">
        <w:r w:rsidRPr="002E0B46">
          <w:rPr>
            <w:rFonts w:ascii="Arial" w:hAnsi="Arial" w:cs="Arial"/>
            <w:sz w:val="22"/>
            <w:szCs w:val="22"/>
          </w:rPr>
          <w:t>eath</w:t>
        </w:r>
      </w:ins>
      <w:ins w:id="66" w:author="Brian Brummer" w:date="2025-09-04T17:13:00Z" w16du:dateUtc="2025-09-04T15:13:00Z">
        <w:r w:rsidR="00BD3CB8">
          <w:rPr>
            <w:rFonts w:ascii="Arial" w:hAnsi="Arial" w:cs="Arial"/>
            <w:sz w:val="22"/>
            <w:szCs w:val="22"/>
          </w:rPr>
          <w:t xml:space="preserve"> (MACOD)</w:t>
        </w:r>
      </w:ins>
      <w:ins w:id="67" w:author="Brian Brummer" w:date="2025-09-04T17:08:00Z" w16du:dateUtc="2025-09-04T15:08:00Z">
        <w:r w:rsidRPr="002E0B46">
          <w:rPr>
            <w:rFonts w:ascii="Arial" w:hAnsi="Arial" w:cs="Arial"/>
            <w:sz w:val="22"/>
            <w:szCs w:val="22"/>
          </w:rPr>
          <w:t xml:space="preserve"> report by Stats SA </w:t>
        </w:r>
      </w:ins>
      <w:ins w:id="68" w:author="Brian Brummer" w:date="2025-09-04T17:09:00Z" w16du:dateUtc="2025-09-04T15:09:00Z">
        <w:r>
          <w:rPr>
            <w:rFonts w:ascii="Arial" w:hAnsi="Arial" w:cs="Arial"/>
            <w:sz w:val="22"/>
            <w:szCs w:val="22"/>
          </w:rPr>
          <w:t xml:space="preserve">report </w:t>
        </w:r>
      </w:ins>
      <w:ins w:id="69" w:author="Brian Brummer" w:date="2025-09-04T17:11:00Z" w16du:dateUtc="2025-09-04T15:11:00Z">
        <w:r w:rsidR="00BD3CB8">
          <w:rPr>
            <w:rFonts w:ascii="Arial" w:hAnsi="Arial" w:cs="Arial"/>
            <w:sz w:val="22"/>
            <w:szCs w:val="22"/>
          </w:rPr>
          <w:t xml:space="preserve"> deaths associated with </w:t>
        </w:r>
      </w:ins>
      <w:ins w:id="70" w:author="Brian Brummer" w:date="2025-09-04T17:12:00Z" w16du:dateUtc="2025-09-04T15:12:00Z">
        <w:r w:rsidR="00BD3CB8">
          <w:rPr>
            <w:rFonts w:ascii="Arial" w:hAnsi="Arial" w:cs="Arial"/>
            <w:sz w:val="22"/>
            <w:szCs w:val="22"/>
          </w:rPr>
          <w:t>poisoning</w:t>
        </w:r>
      </w:ins>
      <w:ins w:id="71" w:author="Brian Brummer" w:date="2025-09-04T17:11:00Z" w16du:dateUtc="2025-09-04T15:11:00Z">
        <w:r w:rsidR="00BD3CB8">
          <w:rPr>
            <w:rFonts w:ascii="Arial" w:hAnsi="Arial" w:cs="Arial"/>
            <w:sz w:val="22"/>
            <w:szCs w:val="22"/>
          </w:rPr>
          <w:t xml:space="preserve"> under </w:t>
        </w:r>
      </w:ins>
      <w:ins w:id="72" w:author="Brian Brummer" w:date="2025-09-04T17:09:00Z" w16du:dateUtc="2025-09-04T15:09:00Z">
        <w:r>
          <w:rPr>
            <w:rFonts w:ascii="Arial" w:hAnsi="Arial" w:cs="Arial"/>
            <w:sz w:val="22"/>
            <w:szCs w:val="22"/>
          </w:rPr>
          <w:t>“Accidental poisoning by and exposure to noxious substance (X40-Z49)”</w:t>
        </w:r>
      </w:ins>
      <w:ins w:id="73" w:author="Brian Brummer" w:date="2025-09-04T17:11:00Z" w16du:dateUtc="2025-09-04T15:11:00Z">
        <w:r w:rsidR="00BD3CB8">
          <w:rPr>
            <w:rFonts w:ascii="Arial" w:hAnsi="Arial" w:cs="Arial"/>
            <w:sz w:val="22"/>
            <w:szCs w:val="22"/>
          </w:rPr>
          <w:t>. B</w:t>
        </w:r>
      </w:ins>
      <w:ins w:id="74" w:author="Brian Brummer" w:date="2025-09-04T17:08:00Z" w16du:dateUtc="2025-09-04T15:08:00Z">
        <w:r w:rsidRPr="002E0B46">
          <w:rPr>
            <w:rFonts w:ascii="Arial" w:hAnsi="Arial" w:cs="Arial"/>
            <w:sz w:val="22"/>
            <w:szCs w:val="22"/>
          </w:rPr>
          <w:t xml:space="preserve">etween 2014 and 2020 the proportion of X40-Z49 among </w:t>
        </w:r>
      </w:ins>
      <w:ins w:id="75" w:author="Brian Brummer" w:date="2025-09-04T17:11:00Z" w16du:dateUtc="2025-09-04T15:11:00Z">
        <w:r w:rsidR="00BD3CB8">
          <w:rPr>
            <w:rFonts w:ascii="Arial" w:hAnsi="Arial" w:cs="Arial"/>
            <w:sz w:val="22"/>
            <w:szCs w:val="22"/>
          </w:rPr>
          <w:t>“</w:t>
        </w:r>
      </w:ins>
      <w:ins w:id="76" w:author="Brian Brummer" w:date="2025-09-04T17:08:00Z" w16du:dateUtc="2025-09-04T15:08:00Z">
        <w:r w:rsidRPr="00287376">
          <w:rPr>
            <w:rFonts w:ascii="Arial" w:hAnsi="Arial" w:cs="Arial"/>
            <w:sz w:val="22"/>
            <w:szCs w:val="22"/>
          </w:rPr>
          <w:t>Other external causes of accidental injury (W00-X59)</w:t>
        </w:r>
      </w:ins>
      <w:ins w:id="77" w:author="Brian Brummer" w:date="2025-09-04T17:11:00Z" w16du:dateUtc="2025-09-04T15:11:00Z">
        <w:r w:rsidR="00BD3CB8">
          <w:rPr>
            <w:rFonts w:ascii="Arial" w:hAnsi="Arial" w:cs="Arial"/>
            <w:sz w:val="22"/>
            <w:szCs w:val="22"/>
          </w:rPr>
          <w:t>”</w:t>
        </w:r>
      </w:ins>
      <w:ins w:id="78" w:author="Brian Brummer" w:date="2025-09-04T17:08:00Z" w16du:dateUtc="2025-09-04T15:08:00Z">
        <w:r w:rsidRPr="00287376">
          <w:rPr>
            <w:rFonts w:ascii="Arial" w:hAnsi="Arial" w:cs="Arial"/>
            <w:sz w:val="22"/>
            <w:szCs w:val="22"/>
          </w:rPr>
          <w:t xml:space="preserve"> ranged between 2.1</w:t>
        </w:r>
      </w:ins>
      <w:ins w:id="79" w:author="Brian Brummer" w:date="2025-09-04T17:09:00Z" w16du:dateUtc="2025-09-04T15:09:00Z">
        <w:r>
          <w:rPr>
            <w:rFonts w:ascii="Arial" w:hAnsi="Arial" w:cs="Arial"/>
            <w:sz w:val="22"/>
            <w:szCs w:val="22"/>
          </w:rPr>
          <w:t>%</w:t>
        </w:r>
      </w:ins>
      <w:ins w:id="80" w:author="Brian Brummer" w:date="2025-09-04T17:08:00Z" w16du:dateUtc="2025-09-04T15:08:00Z">
        <w:r w:rsidRPr="00287376">
          <w:rPr>
            <w:rFonts w:ascii="Arial" w:hAnsi="Arial" w:cs="Arial"/>
            <w:sz w:val="22"/>
            <w:szCs w:val="22"/>
          </w:rPr>
          <w:t xml:space="preserve"> and 3.3% </w:t>
        </w:r>
      </w:ins>
      <w:ins w:id="81" w:author="Brian Brummer" w:date="2025-09-04T17:11:00Z" w16du:dateUtc="2025-09-04T15:11:00Z">
        <w:r w:rsidR="00BD3CB8">
          <w:rPr>
            <w:rFonts w:ascii="Arial" w:hAnsi="Arial" w:cs="Arial"/>
            <w:sz w:val="22"/>
            <w:szCs w:val="22"/>
          </w:rPr>
          <w:t>(</w:t>
        </w:r>
      </w:ins>
      <w:ins w:id="82" w:author="Brian Brummer" w:date="2025-09-04T17:12:00Z" w16du:dateUtc="2025-09-04T15:12:00Z">
        <w:r w:rsidR="00BD3CB8">
          <w:rPr>
            <w:rFonts w:ascii="Arial" w:hAnsi="Arial" w:cs="Arial"/>
            <w:sz w:val="22"/>
            <w:szCs w:val="22"/>
          </w:rPr>
          <w:t xml:space="preserve">n = </w:t>
        </w:r>
      </w:ins>
      <w:ins w:id="83" w:author="Brian Brummer" w:date="2025-09-04T17:11:00Z" w16du:dateUtc="2025-09-04T15:11:00Z">
        <w:r w:rsidR="00BD3CB8">
          <w:rPr>
            <w:rFonts w:ascii="Arial" w:hAnsi="Arial" w:cs="Arial"/>
            <w:sz w:val="22"/>
            <w:szCs w:val="22"/>
          </w:rPr>
          <w:t>720</w:t>
        </w:r>
      </w:ins>
      <w:ins w:id="84" w:author="Brian Brummer" w:date="2025-09-04T17:12:00Z" w16du:dateUtc="2025-09-04T15:12:00Z">
        <w:r w:rsidR="00BD3CB8">
          <w:rPr>
            <w:rFonts w:ascii="Arial" w:hAnsi="Arial" w:cs="Arial"/>
            <w:sz w:val="22"/>
            <w:szCs w:val="22"/>
          </w:rPr>
          <w:t>-</w:t>
        </w:r>
      </w:ins>
      <w:ins w:id="85" w:author="Brian Brummer" w:date="2025-09-04T17:11:00Z" w16du:dateUtc="2025-09-04T15:11:00Z">
        <w:r w:rsidR="00BD3CB8">
          <w:rPr>
            <w:rFonts w:ascii="Arial" w:hAnsi="Arial" w:cs="Arial"/>
            <w:sz w:val="22"/>
            <w:szCs w:val="22"/>
          </w:rPr>
          <w:t xml:space="preserve">1 134) </w:t>
        </w:r>
      </w:ins>
      <w:ins w:id="86" w:author="Brian Brummer" w:date="2025-09-04T17:08:00Z" w16du:dateUtc="2025-09-04T15:08:00Z">
        <w:r w:rsidRPr="00287376">
          <w:rPr>
            <w:rFonts w:ascii="Arial" w:hAnsi="Arial" w:cs="Arial"/>
            <w:sz w:val="22"/>
            <w:szCs w:val="22"/>
          </w:rPr>
          <w:t>however in 2021 and 2022 it increased to 5.6 and 5.1% respectively</w:t>
        </w:r>
      </w:ins>
      <w:ins w:id="87" w:author="Brian Brummer" w:date="2025-09-04T17:12:00Z" w16du:dateUtc="2025-09-04T15:12:00Z">
        <w:r w:rsidR="00BD3CB8">
          <w:rPr>
            <w:rFonts w:ascii="Arial" w:hAnsi="Arial" w:cs="Arial"/>
            <w:sz w:val="22"/>
            <w:szCs w:val="22"/>
          </w:rPr>
          <w:t xml:space="preserve"> (n=2293- 2547)</w:t>
        </w:r>
      </w:ins>
    </w:p>
    <w:p w14:paraId="49777EFC" w14:textId="0445CD8E" w:rsidR="002E0B46" w:rsidRDefault="071D3531" w:rsidP="001964CC">
      <w:pPr>
        <w:pStyle w:val="BodyText"/>
        <w:spacing w:line="276" w:lineRule="auto"/>
        <w:jc w:val="both"/>
        <w:rPr>
          <w:ins w:id="88" w:author="Brian Brummer" w:date="2025-09-04T17:01:00Z" w16du:dateUtc="2025-09-04T15:01:00Z"/>
          <w:rFonts w:ascii="Arial" w:hAnsi="Arial" w:cs="Arial"/>
          <w:sz w:val="22"/>
          <w:szCs w:val="22"/>
        </w:rPr>
      </w:pPr>
      <w:del w:id="89" w:author="Brian Brummer" w:date="2025-09-04T17:08:00Z" w16du:dateUtc="2025-09-04T15:08:00Z">
        <w:r w:rsidRPr="071D3531" w:rsidDel="002E0B46">
          <w:rPr>
            <w:rFonts w:ascii="Arial" w:hAnsi="Arial" w:cs="Arial"/>
            <w:sz w:val="22"/>
            <w:szCs w:val="22"/>
          </w:rPr>
          <w:delText xml:space="preserve">Official cause of death data enumerates the number of deaths due to “Accidental poisoning by and exposure to noxious substance” at 1,134 and 2,293 deaths in 2019 and 2021, respectively </w:delText>
        </w:r>
      </w:del>
      <w:r w:rsidRPr="071D3531">
        <w:rPr>
          <w:rFonts w:ascii="Arial" w:hAnsi="Arial" w:cs="Arial"/>
          <w:sz w:val="22"/>
          <w:szCs w:val="22"/>
        </w:rPr>
        <w:t xml:space="preserve">(4). The Death Notification Form in SA does not capture the </w:t>
      </w:r>
      <w:r w:rsidRPr="071D3531">
        <w:rPr>
          <w:rFonts w:ascii="Arial" w:hAnsi="Arial" w:cs="Arial"/>
          <w:i/>
          <w:iCs/>
          <w:sz w:val="22"/>
          <w:szCs w:val="22"/>
        </w:rPr>
        <w:t>manner</w:t>
      </w:r>
      <w:r w:rsidRPr="071D3531">
        <w:rPr>
          <w:rFonts w:ascii="Arial" w:hAnsi="Arial" w:cs="Arial"/>
          <w:sz w:val="22"/>
          <w:szCs w:val="22"/>
        </w:rPr>
        <w:t xml:space="preserve"> of death and, therefore, the proportion of homicide, suicide, or accidental poisoning </w:t>
      </w:r>
      <w:ins w:id="90" w:author="Brian Brummer" w:date="2025-09-04T16:41:00Z" w16du:dateUtc="2025-09-04T14:41:00Z">
        <w:r w:rsidR="000B0073">
          <w:rPr>
            <w:rFonts w:ascii="Arial" w:hAnsi="Arial" w:cs="Arial"/>
            <w:sz w:val="22"/>
            <w:szCs w:val="22"/>
          </w:rPr>
          <w:t xml:space="preserve">among deaths where the underlying cause of death </w:t>
        </w:r>
      </w:ins>
      <w:ins w:id="91" w:author="Brian Brummer" w:date="2025-09-04T16:42:00Z" w16du:dateUtc="2025-09-04T14:42:00Z">
        <w:r w:rsidR="000B0073">
          <w:rPr>
            <w:rFonts w:ascii="Arial" w:hAnsi="Arial" w:cs="Arial"/>
            <w:sz w:val="22"/>
            <w:szCs w:val="22"/>
          </w:rPr>
          <w:t xml:space="preserve">has been coded as </w:t>
        </w:r>
      </w:ins>
      <w:ins w:id="92" w:author="Brian Brummer" w:date="2025-09-04T16:44:00Z" w16du:dateUtc="2025-09-04T14:44:00Z">
        <w:r w:rsidR="000B0073">
          <w:rPr>
            <w:rFonts w:ascii="Arial" w:hAnsi="Arial" w:cs="Arial"/>
            <w:sz w:val="22"/>
            <w:szCs w:val="22"/>
          </w:rPr>
          <w:t>“A</w:t>
        </w:r>
      </w:ins>
      <w:ins w:id="93" w:author="Brian Brummer" w:date="2025-09-04T16:45:00Z" w16du:dateUtc="2025-09-04T14:45:00Z">
        <w:r w:rsidR="000B0073">
          <w:rPr>
            <w:rFonts w:ascii="Arial" w:hAnsi="Arial" w:cs="Arial"/>
            <w:sz w:val="22"/>
            <w:szCs w:val="22"/>
          </w:rPr>
          <w:t xml:space="preserve">ccidental </w:t>
        </w:r>
      </w:ins>
      <w:ins w:id="94" w:author="Brian Brummer" w:date="2025-09-04T16:47:00Z" w16du:dateUtc="2025-09-04T14:47:00Z">
        <w:r w:rsidR="000B0073">
          <w:rPr>
            <w:rFonts w:ascii="Arial" w:hAnsi="Arial" w:cs="Arial"/>
            <w:sz w:val="22"/>
            <w:szCs w:val="22"/>
          </w:rPr>
          <w:t>poisoning</w:t>
        </w:r>
      </w:ins>
      <w:ins w:id="95" w:author="Brian Brummer" w:date="2025-09-04T16:45:00Z" w16du:dateUtc="2025-09-04T14:45:00Z">
        <w:r w:rsidR="000B0073">
          <w:rPr>
            <w:rFonts w:ascii="Arial" w:hAnsi="Arial" w:cs="Arial"/>
            <w:sz w:val="22"/>
            <w:szCs w:val="22"/>
          </w:rPr>
          <w:t xml:space="preserve"> by and exposure to noxious substance (X40-Z49)</w:t>
        </w:r>
      </w:ins>
      <w:ins w:id="96" w:author="Brian Brummer" w:date="2025-09-04T16:47:00Z" w16du:dateUtc="2025-09-04T14:47:00Z">
        <w:r w:rsidR="000B0073">
          <w:rPr>
            <w:rFonts w:ascii="Arial" w:hAnsi="Arial" w:cs="Arial"/>
            <w:sz w:val="22"/>
            <w:szCs w:val="22"/>
          </w:rPr>
          <w:t>”</w:t>
        </w:r>
      </w:ins>
      <w:ins w:id="97" w:author="Brian Brummer" w:date="2025-09-04T16:45:00Z" w16du:dateUtc="2025-09-04T14:45:00Z">
        <w:r w:rsidR="000B0073">
          <w:rPr>
            <w:rFonts w:ascii="Arial" w:hAnsi="Arial" w:cs="Arial"/>
            <w:sz w:val="22"/>
            <w:szCs w:val="22"/>
          </w:rPr>
          <w:t xml:space="preserve"> is not known. (When the manner of death is missing the default code is “Accidental”)</w:t>
        </w:r>
      </w:ins>
      <w:commentRangeStart w:id="98"/>
      <w:del w:id="99" w:author="Brian Brummer" w:date="2025-09-04T16:45:00Z" w16du:dateUtc="2025-09-04T14:45:00Z">
        <w:r w:rsidRPr="071D3531" w:rsidDel="000B0073">
          <w:rPr>
            <w:rFonts w:ascii="Arial" w:hAnsi="Arial" w:cs="Arial"/>
            <w:sz w:val="22"/>
            <w:szCs w:val="22"/>
          </w:rPr>
          <w:delText>deaths is</w:delText>
        </w:r>
        <w:commentRangeEnd w:id="98"/>
        <w:r w:rsidR="00B85F69" w:rsidDel="000B0073">
          <w:rPr>
            <w:rStyle w:val="CommentReference"/>
          </w:rPr>
          <w:commentReference w:id="98"/>
        </w:r>
        <w:r w:rsidRPr="071D3531" w:rsidDel="000B0073">
          <w:rPr>
            <w:rFonts w:ascii="Arial" w:hAnsi="Arial" w:cs="Arial"/>
            <w:sz w:val="22"/>
            <w:szCs w:val="22"/>
          </w:rPr>
          <w:delText xml:space="preserve"> not accurately reported in official statistics</w:delText>
        </w:r>
      </w:del>
      <w:r w:rsidR="00BF02C6" w:rsidRPr="071D3531">
        <w:rPr>
          <w:rFonts w:ascii="Arial" w:hAnsi="Arial" w:cs="Arial"/>
          <w:sz w:val="22"/>
          <w:szCs w:val="22"/>
        </w:rPr>
        <w:fldChar w:fldCharType="begin"/>
      </w:r>
      <w:r w:rsidR="00BF02C6" w:rsidRPr="071D3531">
        <w:rPr>
          <w:rFonts w:ascii="Arial" w:hAnsi="Arial" w:cs="Arial"/>
          <w:sz w:val="22"/>
          <w:szCs w:val="22"/>
        </w:rPr>
        <w:instrText xml:space="preserve"> ADDIN ZOTERO_ITEM CSL_CITATION {"citationID":"LWbtqLKm","properties":{"formattedCitation":"(4)","plainCitation":"(4)","noteIndex":0},"citationItems":[{"id":1714,"uris":["http://zotero.org/users/9454588/items/DRCK8YJX"],"itemData":{"id":1714,"type":"article-journal","container-title":"South African Medical Journal","DOI":"10.7196/SAMJ.2017.v107i6.12464","ISSN":"2078-5135","issue":"6","journalAbbreviation":"S Afr Med J","language":"en","page":"470","source":"DOI.org (Crossref)","title":"South Africa’s vital statistics are currently not suitable for monitoring progress towards injury and violence Sustainable Development Goals","volume":"107","author":[{"family":"Prinsloo","given":"Megan"},{"family":"Bradshaw","given":"Debbie"},{"family":"Joubert","given":"Jané"},{"family":"Matzopoulos","given":"Richard"},{"family":"Groenewald","given":"Pam"}],"issued":{"date-parts":[["2017",5,24]]},"citation-key":"prinsloo2017SouthAfricasVital"}}],"schema":"https://github.com/citation-style-language/schema/raw/master/csl-citation.json"} </w:instrText>
      </w:r>
      <w:r w:rsidR="00BF02C6" w:rsidRPr="071D3531">
        <w:rPr>
          <w:rFonts w:ascii="Arial" w:hAnsi="Arial" w:cs="Arial"/>
          <w:sz w:val="22"/>
          <w:szCs w:val="22"/>
        </w:rPr>
        <w:fldChar w:fldCharType="separate"/>
      </w:r>
      <w:r w:rsidRPr="071D3531">
        <w:rPr>
          <w:rFonts w:ascii="Arial" w:hAnsi="Arial" w:cs="Arial"/>
          <w:noProof/>
          <w:sz w:val="22"/>
          <w:szCs w:val="22"/>
        </w:rPr>
        <w:t>(4)</w:t>
      </w:r>
      <w:r w:rsidR="00BF02C6" w:rsidRPr="071D3531">
        <w:rPr>
          <w:rFonts w:ascii="Arial" w:hAnsi="Arial" w:cs="Arial"/>
          <w:sz w:val="22"/>
          <w:szCs w:val="22"/>
        </w:rPr>
        <w:fldChar w:fldCharType="end"/>
      </w:r>
      <w:r w:rsidRPr="071D3531">
        <w:rPr>
          <w:rFonts w:ascii="Arial" w:hAnsi="Arial" w:cs="Arial"/>
          <w:sz w:val="22"/>
          <w:szCs w:val="22"/>
        </w:rPr>
        <w:t xml:space="preserve">. </w:t>
      </w:r>
      <w:ins w:id="100" w:author="Brian Brummer" w:date="2025-09-04T17:13:00Z" w16du:dateUtc="2025-09-04T15:13:00Z">
        <w:r w:rsidR="00BD3CB8">
          <w:rPr>
            <w:rFonts w:ascii="Arial" w:hAnsi="Arial" w:cs="Arial"/>
            <w:sz w:val="22"/>
            <w:szCs w:val="22"/>
          </w:rPr>
          <w:t xml:space="preserve">The 2023 MACOD report is expected in early 2026. </w:t>
        </w:r>
      </w:ins>
    </w:p>
    <w:p w14:paraId="33C61C16" w14:textId="1A47391F" w:rsidR="00C77A8F" w:rsidRPr="004B6D2F" w:rsidRDefault="071D3531" w:rsidP="001964CC">
      <w:pPr>
        <w:pStyle w:val="BodyText"/>
        <w:spacing w:line="276" w:lineRule="auto"/>
        <w:jc w:val="both"/>
        <w:rPr>
          <w:rFonts w:ascii="Arial" w:hAnsi="Arial" w:cs="Arial"/>
          <w:sz w:val="22"/>
          <w:szCs w:val="22"/>
        </w:rPr>
      </w:pPr>
      <w:r w:rsidRPr="071D3531">
        <w:rPr>
          <w:rFonts w:ascii="Arial" w:hAnsi="Arial" w:cs="Arial"/>
          <w:sz w:val="22"/>
          <w:szCs w:val="22"/>
        </w:rPr>
        <w:t>Based on national samples, most poison ingestion deaths are related to pesticides, across all manners of death</w:t>
      </w:r>
      <w:r w:rsidR="00520E4D">
        <w:rPr>
          <w:rFonts w:ascii="Arial" w:hAnsi="Arial" w:cs="Arial"/>
          <w:sz w:val="22"/>
          <w:szCs w:val="22"/>
        </w:rPr>
        <w:t>;</w:t>
      </w:r>
      <w:r w:rsidRPr="071D3531">
        <w:rPr>
          <w:rFonts w:ascii="Arial" w:hAnsi="Arial" w:cs="Arial"/>
          <w:sz w:val="22"/>
          <w:szCs w:val="22"/>
        </w:rPr>
        <w:t xml:space="preserve"> those involving persons over the age of 12 are mostly intentional with a female predominance in the age category 13-17</w:t>
      </w:r>
      <w:ins w:id="101" w:author="Brian Brummer" w:date="2025-09-04T16:47:00Z" w16du:dateUtc="2025-09-04T14:47:00Z">
        <w:r w:rsidR="000B0073">
          <w:rPr>
            <w:rFonts w:ascii="Arial" w:hAnsi="Arial" w:cs="Arial"/>
            <w:sz w:val="22"/>
            <w:szCs w:val="22"/>
          </w:rPr>
          <w:t xml:space="preserve"> years</w:t>
        </w:r>
      </w:ins>
      <w:r w:rsidRPr="071D3531">
        <w:rPr>
          <w:rFonts w:ascii="Arial" w:hAnsi="Arial" w:cs="Arial"/>
          <w:sz w:val="22"/>
          <w:szCs w:val="22"/>
        </w:rPr>
        <w:t xml:space="preserve"> </w:t>
      </w:r>
      <w:r w:rsidR="00BF02C6" w:rsidRPr="071D3531">
        <w:rPr>
          <w:rFonts w:ascii="Arial" w:hAnsi="Arial" w:cs="Arial"/>
          <w:sz w:val="22"/>
          <w:szCs w:val="22"/>
        </w:rPr>
        <w:fldChar w:fldCharType="begin"/>
      </w:r>
      <w:r w:rsidR="00BF02C6" w:rsidRPr="071D3531">
        <w:rPr>
          <w:rFonts w:ascii="Arial" w:hAnsi="Arial" w:cs="Arial"/>
          <w:sz w:val="22"/>
          <w:szCs w:val="22"/>
        </w:rPr>
        <w:instrText xml:space="preserve"> ADDIN ZOTERO_ITEM CSL_CITATION {"citationID":"QGaMBNUa","properties":{"formattedCitation":"(5)","plainCitation":"(5)","noteIndex":0},"citationItems":[{"id":1712,"uris":["http://zotero.org/users/9454588/items/KFGM97GG"],"itemData":{"id":1712,"type":"article-journal","abstract":"The President of South Africa addressed the nation on 15 November 2024 regarding the rise in food-borne illnesses and related child deaths. In the absence of a clear profile of injury deaths from official cause-of-death data, we used empirical, nationally representative surveys from 2017 and 2020/21 to analyse poisoning deaths. For children (aged 0 - 17 years), deaths from poison ingestion increased in 2020/21 for Gauteng Province, and became more prominent in KwaZulu-Natal, Eastern Cape and Mpumalanga provinces. Adults (≥18 years) showed similar developments, but on a larger scale. Among children in 2020/21, poison ingestion deaths were mostly unintentional (274 cases). Adults had higher proportions for suicide-related poisoning, but unintentional poisoning deaths (791 cases) accounted for 43.8% in males and 32.5% in females. Overall, pesticides were the most common cause of poisoning deaths in children (42%) and adults (29%). A promising intervention is that suspected agricultural or stock remedy poisoning, as a notifiable medical condition (NMC), should now be reported to the NMC Surveillance System within 24 hours. For a rapid public health response to the country’s burden of disease, we call on the government for a collaborative approach, to improve the quality and timeliness of death notification data, and to implement electronic capturing of deaths nationally.","container-title":"South African Medical Journal","DOI":"10.7196/SAMJ.2025.v115i5.2993","ISSN":"2078-5135, 0256-9574","issue":"5","journalAbbreviation":"S Afr Med J","language":"en","license":"https://creativecommons.org/licenses/by-nc/4.0","page":"e2993","source":"DOI.org (Crossref)","title":"Tracking poison ingestion deaths for South Africa: The need for access to timely reliable data","title-short":"Tracking poison ingestion deaths for South Africa","volume":"115","author":[{"family":"Prinsloo","given":"M"},{"family":"Roomaney","given":"R A"},{"family":"Neethling","given":"I"},{"family":"Basera","given":"N W"},{"family":"Groenewald","given":"P"},{"family":"Matzopoulos","given":"R"},{"family":"Bradshaw","given":"D"}],"issued":{"date-parts":[["2025",6,3]]},"citation-key":"prinsloo2025TrackingPoisonIngestion"}}],"schema":"https://github.com/citation-style-language/schema/raw/master/csl-citation.json"} </w:instrText>
      </w:r>
      <w:r w:rsidR="00BF02C6" w:rsidRPr="071D3531">
        <w:rPr>
          <w:rFonts w:ascii="Arial" w:hAnsi="Arial" w:cs="Arial"/>
          <w:sz w:val="22"/>
          <w:szCs w:val="22"/>
        </w:rPr>
        <w:fldChar w:fldCharType="separate"/>
      </w:r>
      <w:r w:rsidRPr="071D3531">
        <w:rPr>
          <w:rFonts w:ascii="Arial" w:hAnsi="Arial" w:cs="Arial"/>
          <w:noProof/>
          <w:sz w:val="22"/>
          <w:szCs w:val="22"/>
        </w:rPr>
        <w:t>(5)</w:t>
      </w:r>
      <w:r w:rsidR="00BF02C6" w:rsidRPr="071D3531">
        <w:rPr>
          <w:rFonts w:ascii="Arial" w:hAnsi="Arial" w:cs="Arial"/>
          <w:sz w:val="22"/>
          <w:szCs w:val="22"/>
        </w:rPr>
        <w:fldChar w:fldCharType="end"/>
      </w:r>
      <w:r w:rsidRPr="071D3531">
        <w:rPr>
          <w:rFonts w:ascii="Arial" w:hAnsi="Arial" w:cs="Arial"/>
          <w:sz w:val="22"/>
          <w:szCs w:val="22"/>
        </w:rPr>
        <w:t>.</w:t>
      </w:r>
    </w:p>
    <w:p w14:paraId="52304518" w14:textId="443F326E" w:rsidR="00C77A8F" w:rsidRPr="004B6D2F" w:rsidRDefault="071D3531" w:rsidP="001964CC">
      <w:pPr>
        <w:pStyle w:val="BodyText"/>
        <w:spacing w:line="276" w:lineRule="auto"/>
        <w:jc w:val="both"/>
        <w:rPr>
          <w:rFonts w:ascii="Arial" w:hAnsi="Arial" w:cs="Arial"/>
          <w:sz w:val="22"/>
          <w:szCs w:val="22"/>
        </w:rPr>
      </w:pPr>
      <w:r w:rsidRPr="071D3531">
        <w:rPr>
          <w:rFonts w:ascii="Arial" w:hAnsi="Arial" w:cs="Arial"/>
          <w:sz w:val="22"/>
          <w:szCs w:val="22"/>
        </w:rPr>
        <w:t>In Shri Lanka, since 2005, 14 pesticides were banned, reducing the number of pesticide-related suicides by ~28% and the number of total suicides by ~10% between 2005 and 2014, with no evidence of a reduction in agricultural productivity</w:t>
      </w:r>
      <w:r w:rsidR="00C77A8F" w:rsidRPr="071D3531">
        <w:rPr>
          <w:rFonts w:ascii="Arial" w:hAnsi="Arial" w:cs="Arial"/>
          <w:sz w:val="22"/>
          <w:szCs w:val="22"/>
        </w:rPr>
        <w:fldChar w:fldCharType="begin"/>
      </w:r>
      <w:r w:rsidR="00C77A8F" w:rsidRPr="071D3531">
        <w:rPr>
          <w:rFonts w:ascii="Arial" w:hAnsi="Arial" w:cs="Arial"/>
          <w:sz w:val="22"/>
          <w:szCs w:val="22"/>
        </w:rPr>
        <w:instrText xml:space="preserve"> ADDIN ZOTERO_ITEM CSL_CITATION {"citationID":"NSlsxyma","properties":{"formattedCitation":"(6)","plainCitation":"(6)","noteIndex":0},"citationItems":[{"id":1708,"uris":["http://zotero.org/users/9454588/items/SZLLA63J"],"itemData":{"id":1708,"type":"article-journal","abstract":"Background Pesticide poisoning is among the most common means of suicide globally, but can be prevented with regulation of the most hazardous agents. We aimed to compare the lethality of pesticides ingested by our cohort, seek evidence on variation between human and regulatory animal toxicity, and establish change over time in the case fatality of individual pesticides in Sri Lanka.","container-title":"The Lancet Global Health","DOI":"10.1016/S2214-109X(21)00086-3","ISSN":"2214109X","issue":"6","journalAbbreviation":"The Lancet Global Health","language":"en","page":"e854-e862","source":"DOI.org (Crossref)","title":"Case fatality of agricultural pesticides after self-poisoning in Sri Lanka: a prospective cohort study","title-short":"Case fatality of agricultural pesticides after self-poisoning in Sri Lanka","volume":"9","author":[{"family":"Buckley","given":"Nicholas A"},{"family":"Fahim","given":"Mohamed"},{"family":"Raubenheimer","given":"Jacques"},{"family":"Gawarammana","given":"Indika B"},{"family":"Eddleston","given":"Michael"},{"family":"Roberts","given":"Michael S"},{"family":"Dawson","given":"Andrew H"}],"issued":{"date-parts":[["2021",6]]},"citation-key":"buckley2021CaseFatalityAgricultural"}}],"schema":"https://github.com/citation-style-language/schema/raw/master/csl-citation.json"} </w:instrText>
      </w:r>
      <w:r w:rsidR="00C77A8F" w:rsidRPr="071D3531">
        <w:rPr>
          <w:rFonts w:ascii="Arial" w:hAnsi="Arial" w:cs="Arial"/>
          <w:sz w:val="22"/>
          <w:szCs w:val="22"/>
        </w:rPr>
        <w:fldChar w:fldCharType="separate"/>
      </w:r>
      <w:r w:rsidRPr="071D3531">
        <w:rPr>
          <w:rFonts w:ascii="Arial" w:hAnsi="Arial" w:cs="Arial"/>
          <w:noProof/>
          <w:sz w:val="22"/>
          <w:szCs w:val="22"/>
        </w:rPr>
        <w:t>(6)</w:t>
      </w:r>
      <w:r w:rsidR="00C77A8F" w:rsidRPr="071D3531">
        <w:rPr>
          <w:rFonts w:ascii="Arial" w:hAnsi="Arial" w:cs="Arial"/>
          <w:sz w:val="22"/>
          <w:szCs w:val="22"/>
        </w:rPr>
        <w:fldChar w:fldCharType="end"/>
      </w:r>
    </w:p>
    <w:p w14:paraId="20D7800A" w14:textId="66806C6C" w:rsidR="00C77A8F" w:rsidRPr="004B6D2F" w:rsidRDefault="071D3531" w:rsidP="001964CC">
      <w:pPr>
        <w:pStyle w:val="BodyText"/>
        <w:spacing w:line="276" w:lineRule="auto"/>
        <w:jc w:val="both"/>
        <w:rPr>
          <w:rFonts w:ascii="Arial" w:hAnsi="Arial" w:cs="Arial"/>
          <w:sz w:val="22"/>
          <w:szCs w:val="22"/>
        </w:rPr>
      </w:pPr>
      <w:r w:rsidRPr="071D3531">
        <w:rPr>
          <w:rFonts w:ascii="Arial" w:hAnsi="Arial" w:cs="Arial"/>
          <w:sz w:val="22"/>
          <w:szCs w:val="22"/>
        </w:rPr>
        <w:t>Each year in SA between 2019 and 2025, there were approximately 10,000 butyrylcholinesterase (aka pseudocholinesterase) tests performed by the National Health Laboratory Service (NHLS); of these, approximately 2,000 tests revealed moderate to severe levels of cholinesterase inhibition (unpublished data).</w:t>
      </w:r>
    </w:p>
    <w:p w14:paraId="1352CFF4" w14:textId="67CC46B8" w:rsidR="006549C5" w:rsidRDefault="071D3531" w:rsidP="001964CC">
      <w:pPr>
        <w:pStyle w:val="BodyText"/>
        <w:spacing w:line="276" w:lineRule="auto"/>
        <w:jc w:val="both"/>
        <w:rPr>
          <w:rFonts w:ascii="Arial" w:hAnsi="Arial" w:cs="Arial"/>
          <w:sz w:val="22"/>
          <w:szCs w:val="22"/>
        </w:rPr>
      </w:pPr>
      <w:commentRangeStart w:id="102"/>
      <w:commentRangeStart w:id="103"/>
      <w:r w:rsidRPr="071D3531">
        <w:rPr>
          <w:rFonts w:ascii="Arial" w:hAnsi="Arial" w:cs="Arial"/>
          <w:sz w:val="22"/>
          <w:szCs w:val="22"/>
        </w:rPr>
        <w:t>Notifiable Medical Conditions (NMC) surveillance reports approximately 1,000 notifications of “Agricultural or stock remedy poisoning” per year</w:t>
      </w:r>
      <w:r w:rsidR="00C77A8F" w:rsidRPr="071D3531">
        <w:rPr>
          <w:rFonts w:ascii="Arial" w:hAnsi="Arial" w:cs="Arial"/>
          <w:sz w:val="22"/>
          <w:szCs w:val="22"/>
        </w:rPr>
        <w:fldChar w:fldCharType="begin"/>
      </w:r>
      <w:r w:rsidR="00C77A8F" w:rsidRPr="071D3531">
        <w:rPr>
          <w:rFonts w:ascii="Arial" w:hAnsi="Arial" w:cs="Arial"/>
          <w:sz w:val="22"/>
          <w:szCs w:val="22"/>
        </w:rPr>
        <w:instrText xml:space="preserve"> ADDIN ZOTERO_ITEM CSL_CITATION {"citationID":"wethhlmd","properties":{"formattedCitation":"(7)","plainCitation":"(7)","noteIndex":0},"citationItems":[{"id":1709,"uris":["http://zotero.org/users/9454588/items/BQ6BM6HE"],"itemData":{"id":1709,"type":"document","publisher":"National Institute for Communicable Diseases","title":"NMCSS Annual report 2023","URL":"https://www.nicd.ac.za/wp-content/uploads/2024/09/2023_NMCSS-ANNUAL-REPORT.pdf","author":[{"family":"National Institute for Communicable Diseases","given":""}],"accessed":{"date-parts":[["2025",7,7]]},"issued":{"date-parts":[["2024",3]]},"citation-key":"nationalinstituteforcommunicablediseases2024NMCSSAnnualReport"}}],"schema":"https://github.com/citation-style-language/schema/raw/master/csl-citation.json"} </w:instrText>
      </w:r>
      <w:r w:rsidR="00C77A8F" w:rsidRPr="071D3531">
        <w:rPr>
          <w:rFonts w:ascii="Arial" w:hAnsi="Arial" w:cs="Arial"/>
          <w:sz w:val="22"/>
          <w:szCs w:val="22"/>
        </w:rPr>
        <w:fldChar w:fldCharType="separate"/>
      </w:r>
      <w:r w:rsidRPr="071D3531">
        <w:rPr>
          <w:rFonts w:ascii="Arial" w:hAnsi="Arial" w:cs="Arial"/>
          <w:noProof/>
          <w:sz w:val="22"/>
          <w:szCs w:val="22"/>
        </w:rPr>
        <w:t>(7)</w:t>
      </w:r>
      <w:r w:rsidR="00C77A8F" w:rsidRPr="071D3531">
        <w:rPr>
          <w:rFonts w:ascii="Arial" w:hAnsi="Arial" w:cs="Arial"/>
          <w:sz w:val="22"/>
          <w:szCs w:val="22"/>
        </w:rPr>
        <w:fldChar w:fldCharType="end"/>
      </w:r>
      <w:r w:rsidRPr="071D3531">
        <w:rPr>
          <w:rFonts w:ascii="Arial" w:hAnsi="Arial" w:cs="Arial"/>
          <w:sz w:val="22"/>
          <w:szCs w:val="22"/>
        </w:rPr>
        <w:t xml:space="preserve">, with a peak in notifications each year between September and November. </w:t>
      </w:r>
      <w:commentRangeEnd w:id="102"/>
      <w:r w:rsidR="00C77A8F" w:rsidRPr="071D3531">
        <w:rPr>
          <w:rStyle w:val="CommentReference"/>
          <w:rFonts w:ascii="Arial" w:hAnsi="Arial" w:cs="Arial"/>
          <w:sz w:val="22"/>
          <w:szCs w:val="22"/>
        </w:rPr>
        <w:commentReference w:id="102"/>
      </w:r>
      <w:commentRangeEnd w:id="103"/>
      <w:r w:rsidR="00C77A8F" w:rsidRPr="071D3531">
        <w:rPr>
          <w:rStyle w:val="CommentReference"/>
          <w:rFonts w:ascii="Arial" w:hAnsi="Arial" w:cs="Arial"/>
          <w:sz w:val="22"/>
          <w:szCs w:val="22"/>
        </w:rPr>
        <w:commentReference w:id="103"/>
      </w:r>
      <w:r w:rsidRPr="071D3531">
        <w:rPr>
          <w:rFonts w:ascii="Arial" w:hAnsi="Arial" w:cs="Arial"/>
          <w:sz w:val="22"/>
          <w:szCs w:val="22"/>
        </w:rPr>
        <w:t xml:space="preserve">Most cases are reported from the Western Cape and Gauteng, populous economic hubs of the country, as well as the Free State, a sparsely populated, but agriculturally productive province. The Free State had the highest notifications per </w:t>
      </w:r>
      <w:commentRangeStart w:id="104"/>
      <w:r w:rsidRPr="071D3531">
        <w:rPr>
          <w:rFonts w:ascii="Arial" w:hAnsi="Arial" w:cs="Arial"/>
          <w:sz w:val="22"/>
          <w:szCs w:val="22"/>
        </w:rPr>
        <w:t xml:space="preserve">100,000 </w:t>
      </w:r>
      <w:commentRangeEnd w:id="104"/>
      <w:r w:rsidR="00C77A8F" w:rsidRPr="071D3531">
        <w:rPr>
          <w:rStyle w:val="CommentReference"/>
          <w:rFonts w:ascii="Arial" w:hAnsi="Arial" w:cs="Arial"/>
          <w:sz w:val="22"/>
          <w:szCs w:val="22"/>
        </w:rPr>
        <w:commentReference w:id="104"/>
      </w:r>
      <w:r w:rsidRPr="071D3531">
        <w:rPr>
          <w:rFonts w:ascii="Arial" w:hAnsi="Arial" w:cs="Arial"/>
          <w:sz w:val="22"/>
          <w:szCs w:val="22"/>
        </w:rPr>
        <w:t xml:space="preserve">population during 2023. </w:t>
      </w:r>
    </w:p>
    <w:p w14:paraId="2D0DDD86" w14:textId="578ED705" w:rsidR="00CC4A76" w:rsidRDefault="5F03F968" w:rsidP="001964CC">
      <w:pPr>
        <w:pStyle w:val="BodyText"/>
        <w:spacing w:line="276" w:lineRule="auto"/>
        <w:jc w:val="both"/>
        <w:rPr>
          <w:ins w:id="105" w:author="Brian Brummer" w:date="2025-09-04T18:21:00Z" w16du:dateUtc="2025-09-04T16:21:00Z"/>
          <w:rFonts w:ascii="Arial" w:hAnsi="Arial" w:cs="Arial"/>
          <w:sz w:val="22"/>
          <w:szCs w:val="22"/>
        </w:rPr>
      </w:pPr>
      <w:commentRangeStart w:id="106"/>
      <w:commentRangeStart w:id="107"/>
      <w:r w:rsidRPr="5F03F968">
        <w:rPr>
          <w:rFonts w:ascii="Arial" w:hAnsi="Arial" w:cs="Arial"/>
          <w:sz w:val="22"/>
          <w:szCs w:val="22"/>
        </w:rPr>
        <w:lastRenderedPageBreak/>
        <w:t xml:space="preserve">National poisoning data collected by the </w:t>
      </w:r>
      <w:commentRangeStart w:id="108"/>
      <w:commentRangeStart w:id="109"/>
      <w:r w:rsidRPr="5F03F968">
        <w:rPr>
          <w:rFonts w:ascii="Arial" w:hAnsi="Arial" w:cs="Arial"/>
          <w:sz w:val="22"/>
          <w:szCs w:val="22"/>
        </w:rPr>
        <w:t xml:space="preserve">Poisons Information Helpline </w:t>
      </w:r>
      <w:commentRangeEnd w:id="108"/>
      <w:r w:rsidR="00B85F69">
        <w:rPr>
          <w:rStyle w:val="CommentReference"/>
        </w:rPr>
        <w:commentReference w:id="108"/>
      </w:r>
      <w:commentRangeEnd w:id="109"/>
      <w:r w:rsidR="00265422">
        <w:rPr>
          <w:rStyle w:val="CommentReference"/>
        </w:rPr>
        <w:commentReference w:id="109"/>
      </w:r>
      <w:r w:rsidRPr="5F03F968">
        <w:rPr>
          <w:rFonts w:ascii="Arial" w:hAnsi="Arial" w:cs="Arial"/>
          <w:sz w:val="22"/>
          <w:szCs w:val="22"/>
        </w:rPr>
        <w:t xml:space="preserve">during 2019 reported 1,881 human pesticide exposures, of which 26% were from KwaZulu-Natal, 25% from Gauteng, and 23% from 2018 were due to cholinesterase-inhibiting </w:t>
      </w:r>
      <w:ins w:id="110" w:author="Brian Brummer" w:date="2025-09-05T15:18:00Z" w16du:dateUtc="2025-09-05T13:18:00Z">
        <w:r w:rsidR="007511CB">
          <w:rPr>
            <w:rFonts w:ascii="Arial" w:hAnsi="Arial" w:cs="Arial"/>
            <w:sz w:val="22"/>
            <w:szCs w:val="22"/>
          </w:rPr>
          <w:t>pesticide</w:t>
        </w:r>
        <w:r w:rsidR="007511CB">
          <w:rPr>
            <w:rFonts w:ascii="Arial" w:hAnsi="Arial" w:cs="Arial"/>
            <w:sz w:val="22"/>
            <w:szCs w:val="22"/>
          </w:rPr>
          <w:t>s</w:t>
        </w:r>
      </w:ins>
      <w:commentRangeStart w:id="111"/>
      <w:del w:id="112" w:author="Brian Brummer" w:date="2025-09-05T15:18:00Z" w16du:dateUtc="2025-09-05T13:18:00Z">
        <w:r w:rsidRPr="5F03F968" w:rsidDel="007511CB">
          <w:rPr>
            <w:rFonts w:ascii="Arial" w:hAnsi="Arial" w:cs="Arial"/>
            <w:sz w:val="22"/>
            <w:szCs w:val="22"/>
          </w:rPr>
          <w:delText>agents</w:delText>
        </w:r>
        <w:commentRangeEnd w:id="111"/>
        <w:r w:rsidR="071D3531" w:rsidRPr="5F03F968" w:rsidDel="007511CB">
          <w:rPr>
            <w:rStyle w:val="CommentReference"/>
            <w:rFonts w:ascii="Arial" w:hAnsi="Arial" w:cs="Arial"/>
            <w:sz w:val="22"/>
            <w:szCs w:val="22"/>
          </w:rPr>
          <w:commentReference w:id="111"/>
        </w:r>
      </w:del>
      <w:r w:rsidR="071D3531" w:rsidRPr="5F03F968">
        <w:rPr>
          <w:rFonts w:ascii="Arial" w:hAnsi="Arial" w:cs="Arial"/>
          <w:sz w:val="22"/>
          <w:szCs w:val="22"/>
        </w:rPr>
        <w:fldChar w:fldCharType="begin"/>
      </w:r>
      <w:r w:rsidR="071D3531" w:rsidRPr="5F03F968">
        <w:rPr>
          <w:rFonts w:ascii="Arial" w:hAnsi="Arial" w:cs="Arial"/>
          <w:sz w:val="22"/>
          <w:szCs w:val="22"/>
        </w:rPr>
        <w:instrText xml:space="preserve"> ADDIN ZOTERO_ITEM CSL_CITATION {"citationID":"56kZvAau","properties":{"formattedCitation":"(8)","plainCitation":"(8)","noteIndex":0},"citationItems":[{"id":1710,"uris":["http://zotero.org/users/9454588/items/NEHR7K3G"],"itemData":{"id":1710,"type":"document","publisher":"University of Cape Town, Faculty of Health Sciences,","title":"Poisons Information Helpline of the Western Cape (PIHWC) - Annual Review 2019","URL":"https://health.uct.ac.za/sites/default/files/media/documents/health_uct_ac_za/547/poisons_information_helpline_annual_review_2019_1.pdf","accessed":{"date-parts":[["2025",7,7]]},"issued":{"date-parts":[["2019"]]},"citation-key":"2019PoisonsInformationHelpline"}}],"schema":"https://github.com/citation-style-language/schema/raw/master/csl-citation.json"} </w:instrText>
      </w:r>
      <w:r w:rsidR="071D3531" w:rsidRPr="5F03F968">
        <w:rPr>
          <w:rFonts w:ascii="Arial" w:hAnsi="Arial" w:cs="Arial"/>
          <w:sz w:val="22"/>
          <w:szCs w:val="22"/>
        </w:rPr>
        <w:fldChar w:fldCharType="separate"/>
      </w:r>
      <w:r w:rsidRPr="5F03F968">
        <w:rPr>
          <w:rFonts w:ascii="Arial" w:hAnsi="Arial" w:cs="Arial"/>
          <w:noProof/>
          <w:sz w:val="22"/>
          <w:szCs w:val="22"/>
        </w:rPr>
        <w:t>(8)</w:t>
      </w:r>
      <w:r w:rsidR="071D3531" w:rsidRPr="5F03F968">
        <w:rPr>
          <w:rFonts w:ascii="Arial" w:hAnsi="Arial" w:cs="Arial"/>
          <w:sz w:val="22"/>
          <w:szCs w:val="22"/>
        </w:rPr>
        <w:fldChar w:fldCharType="end"/>
      </w:r>
      <w:r w:rsidRPr="5F03F968">
        <w:rPr>
          <w:rFonts w:ascii="Arial" w:hAnsi="Arial" w:cs="Arial"/>
          <w:sz w:val="22"/>
          <w:szCs w:val="22"/>
        </w:rPr>
        <w:t>.</w:t>
      </w:r>
      <w:commentRangeEnd w:id="106"/>
      <w:r w:rsidR="071D3531" w:rsidRPr="004B6D2F">
        <w:rPr>
          <w:rStyle w:val="CommentReference"/>
          <w:rFonts w:ascii="Arial" w:hAnsi="Arial" w:cs="Arial"/>
          <w:sz w:val="22"/>
          <w:szCs w:val="22"/>
        </w:rPr>
        <w:commentReference w:id="106"/>
      </w:r>
      <w:commentRangeEnd w:id="107"/>
      <w:r w:rsidR="071D3531" w:rsidRPr="004B6D2F">
        <w:rPr>
          <w:rStyle w:val="CommentReference"/>
          <w:rFonts w:ascii="Arial" w:hAnsi="Arial" w:cs="Arial"/>
          <w:sz w:val="22"/>
          <w:szCs w:val="22"/>
        </w:rPr>
        <w:commentReference w:id="107"/>
      </w:r>
    </w:p>
    <w:p w14:paraId="3C59F39F" w14:textId="56A17CBE" w:rsidR="004D362C" w:rsidRPr="004B6D2F" w:rsidDel="00426537" w:rsidRDefault="004D362C" w:rsidP="001964CC">
      <w:pPr>
        <w:pStyle w:val="BodyText"/>
        <w:spacing w:line="276" w:lineRule="auto"/>
        <w:jc w:val="both"/>
        <w:rPr>
          <w:del w:id="113" w:author="Brian Brummer" w:date="2025-09-04T19:22:00Z" w16du:dateUtc="2025-09-04T17:22:00Z"/>
          <w:rFonts w:ascii="Arial" w:hAnsi="Arial" w:cs="Arial"/>
          <w:sz w:val="22"/>
          <w:szCs w:val="22"/>
        </w:rPr>
      </w:pPr>
    </w:p>
    <w:p w14:paraId="3A56F9D2" w14:textId="0A99CBDD" w:rsidR="004B6D2F" w:rsidRPr="004B6D2F" w:rsidRDefault="009576B3" w:rsidP="001964CC">
      <w:pPr>
        <w:pStyle w:val="BodyText"/>
        <w:spacing w:line="276" w:lineRule="auto"/>
        <w:jc w:val="both"/>
        <w:rPr>
          <w:rFonts w:ascii="Arial" w:hAnsi="Arial" w:cs="Arial"/>
          <w:sz w:val="22"/>
          <w:szCs w:val="22"/>
        </w:rPr>
      </w:pPr>
      <w:r w:rsidRPr="004B6D2F">
        <w:rPr>
          <w:rFonts w:ascii="Arial" w:hAnsi="Arial" w:cs="Arial"/>
          <w:sz w:val="22"/>
          <w:szCs w:val="22"/>
        </w:rPr>
        <w:t>While we acknowledge the limitations</w:t>
      </w:r>
      <w:r w:rsidR="00E003C6">
        <w:rPr>
          <w:rFonts w:ascii="Arial" w:hAnsi="Arial" w:cs="Arial"/>
          <w:sz w:val="22"/>
          <w:szCs w:val="22"/>
        </w:rPr>
        <w:t xml:space="preserve"> of representativeness</w:t>
      </w:r>
      <w:r w:rsidRPr="004B6D2F">
        <w:rPr>
          <w:rFonts w:ascii="Arial" w:hAnsi="Arial" w:cs="Arial"/>
          <w:sz w:val="22"/>
          <w:szCs w:val="22"/>
        </w:rPr>
        <w:t xml:space="preserve"> in most surveillance</w:t>
      </w:r>
      <w:r w:rsidR="009266F0" w:rsidRPr="004B6D2F">
        <w:rPr>
          <w:rFonts w:ascii="Arial" w:hAnsi="Arial" w:cs="Arial"/>
          <w:sz w:val="22"/>
          <w:szCs w:val="22"/>
        </w:rPr>
        <w:t xml:space="preserve"> systems of</w:t>
      </w:r>
      <w:r w:rsidR="00E003C6">
        <w:rPr>
          <w:rFonts w:ascii="Arial" w:hAnsi="Arial" w:cs="Arial"/>
          <w:sz w:val="22"/>
          <w:szCs w:val="22"/>
        </w:rPr>
        <w:t xml:space="preserve"> </w:t>
      </w:r>
      <w:r w:rsidRPr="004B6D2F">
        <w:rPr>
          <w:rFonts w:ascii="Arial" w:hAnsi="Arial" w:cs="Arial"/>
          <w:sz w:val="22"/>
          <w:szCs w:val="22"/>
        </w:rPr>
        <w:t>poiso</w:t>
      </w:r>
      <w:r w:rsidR="009266F0" w:rsidRPr="004B6D2F">
        <w:rPr>
          <w:rFonts w:ascii="Arial" w:hAnsi="Arial" w:cs="Arial"/>
          <w:sz w:val="22"/>
          <w:szCs w:val="22"/>
        </w:rPr>
        <w:t>ning</w:t>
      </w:r>
      <w:r w:rsidRPr="004B6D2F">
        <w:rPr>
          <w:rFonts w:ascii="Arial" w:hAnsi="Arial" w:cs="Arial"/>
          <w:sz w:val="22"/>
          <w:szCs w:val="22"/>
        </w:rPr>
        <w:t xml:space="preserve"> in SA, interpretation of </w:t>
      </w:r>
      <w:r w:rsidR="006549C5" w:rsidRPr="004B6D2F">
        <w:rPr>
          <w:rFonts w:ascii="Arial" w:hAnsi="Arial" w:cs="Arial"/>
          <w:sz w:val="22"/>
          <w:szCs w:val="22"/>
        </w:rPr>
        <w:t>th</w:t>
      </w:r>
      <w:r w:rsidR="006549C5">
        <w:rPr>
          <w:rFonts w:ascii="Arial" w:hAnsi="Arial" w:cs="Arial"/>
          <w:sz w:val="22"/>
          <w:szCs w:val="22"/>
        </w:rPr>
        <w:t>ese</w:t>
      </w:r>
      <w:r w:rsidR="006549C5" w:rsidRPr="004B6D2F">
        <w:rPr>
          <w:rFonts w:ascii="Arial" w:hAnsi="Arial" w:cs="Arial"/>
          <w:sz w:val="22"/>
          <w:szCs w:val="22"/>
        </w:rPr>
        <w:t xml:space="preserve"> </w:t>
      </w:r>
      <w:r w:rsidRPr="004B6D2F">
        <w:rPr>
          <w:rFonts w:ascii="Arial" w:hAnsi="Arial" w:cs="Arial"/>
          <w:sz w:val="22"/>
          <w:szCs w:val="22"/>
        </w:rPr>
        <w:t>data</w:t>
      </w:r>
      <w:r w:rsidR="00A87456">
        <w:rPr>
          <w:rFonts w:ascii="Arial" w:hAnsi="Arial" w:cs="Arial"/>
          <w:sz w:val="22"/>
          <w:szCs w:val="22"/>
        </w:rPr>
        <w:t xml:space="preserve"> for public health action</w:t>
      </w:r>
      <w:r w:rsidRPr="004B6D2F">
        <w:rPr>
          <w:rFonts w:ascii="Arial" w:hAnsi="Arial" w:cs="Arial"/>
          <w:sz w:val="22"/>
          <w:szCs w:val="22"/>
        </w:rPr>
        <w:t xml:space="preserve"> is difficult</w:t>
      </w:r>
      <w:r w:rsidR="009266F0" w:rsidRPr="004B6D2F">
        <w:rPr>
          <w:rFonts w:ascii="Arial" w:hAnsi="Arial" w:cs="Arial"/>
          <w:sz w:val="22"/>
          <w:szCs w:val="22"/>
        </w:rPr>
        <w:t xml:space="preserve">. Toxicology to identify the </w:t>
      </w:r>
      <w:del w:id="114" w:author="Brian Brummer" w:date="2025-09-05T15:18:00Z" w16du:dateUtc="2025-09-05T13:18:00Z">
        <w:r w:rsidR="009266F0" w:rsidRPr="004B6D2F" w:rsidDel="007511CB">
          <w:rPr>
            <w:rFonts w:ascii="Arial" w:hAnsi="Arial" w:cs="Arial"/>
            <w:sz w:val="22"/>
            <w:szCs w:val="22"/>
          </w:rPr>
          <w:delText xml:space="preserve">agent </w:delText>
        </w:r>
      </w:del>
      <w:ins w:id="115" w:author="Brian Brummer" w:date="2025-09-05T15:18:00Z" w16du:dateUtc="2025-09-05T13:18:00Z">
        <w:r w:rsidR="007511CB">
          <w:rPr>
            <w:rFonts w:ascii="Arial" w:hAnsi="Arial" w:cs="Arial"/>
            <w:sz w:val="22"/>
            <w:szCs w:val="22"/>
          </w:rPr>
          <w:t xml:space="preserve">chemical </w:t>
        </w:r>
        <w:r w:rsidR="007511CB">
          <w:rPr>
            <w:rFonts w:ascii="Arial" w:hAnsi="Arial" w:cs="Arial"/>
            <w:sz w:val="22"/>
            <w:szCs w:val="22"/>
          </w:rPr>
          <w:t>pesticide</w:t>
        </w:r>
        <w:r w:rsidR="007511CB" w:rsidRPr="004B6D2F">
          <w:rPr>
            <w:rFonts w:ascii="Arial" w:hAnsi="Arial" w:cs="Arial"/>
            <w:sz w:val="22"/>
            <w:szCs w:val="22"/>
          </w:rPr>
          <w:t xml:space="preserve"> </w:t>
        </w:r>
      </w:ins>
      <w:r w:rsidR="009266F0" w:rsidRPr="004B6D2F">
        <w:rPr>
          <w:rFonts w:ascii="Arial" w:hAnsi="Arial" w:cs="Arial"/>
          <w:sz w:val="22"/>
          <w:szCs w:val="22"/>
        </w:rPr>
        <w:t xml:space="preserve">causing acute </w:t>
      </w:r>
      <w:r w:rsidR="00E003C6" w:rsidRPr="004B6D2F">
        <w:rPr>
          <w:rFonts w:ascii="Arial" w:hAnsi="Arial" w:cs="Arial"/>
          <w:sz w:val="22"/>
          <w:szCs w:val="22"/>
        </w:rPr>
        <w:t>poisoning</w:t>
      </w:r>
      <w:r w:rsidR="009266F0" w:rsidRPr="004B6D2F">
        <w:rPr>
          <w:rFonts w:ascii="Arial" w:hAnsi="Arial" w:cs="Arial"/>
          <w:sz w:val="22"/>
          <w:szCs w:val="22"/>
        </w:rPr>
        <w:t xml:space="preserve"> among those who have died is investigated, but the same investigation is not done for those </w:t>
      </w:r>
      <w:del w:id="116" w:author="Leslie London" w:date="2025-08-17T21:54:00Z" w16du:dateUtc="2025-08-17T19:54:00Z">
        <w:r w:rsidR="009266F0" w:rsidRPr="004B6D2F" w:rsidDel="00B85F69">
          <w:rPr>
            <w:rFonts w:ascii="Arial" w:hAnsi="Arial" w:cs="Arial"/>
            <w:sz w:val="22"/>
            <w:szCs w:val="22"/>
          </w:rPr>
          <w:delText xml:space="preserve">with </w:delText>
        </w:r>
      </w:del>
      <w:ins w:id="117" w:author="Leslie London" w:date="2025-08-17T21:54:00Z" w16du:dateUtc="2025-08-17T19:54:00Z">
        <w:r w:rsidR="00B85F69">
          <w:rPr>
            <w:rFonts w:ascii="Arial" w:hAnsi="Arial" w:cs="Arial"/>
            <w:sz w:val="22"/>
            <w:szCs w:val="22"/>
          </w:rPr>
          <w:t xml:space="preserve">who survive an </w:t>
        </w:r>
      </w:ins>
      <w:r w:rsidR="009266F0" w:rsidRPr="004B6D2F">
        <w:rPr>
          <w:rFonts w:ascii="Arial" w:hAnsi="Arial" w:cs="Arial"/>
          <w:sz w:val="22"/>
          <w:szCs w:val="22"/>
        </w:rPr>
        <w:t>acute poisoning</w:t>
      </w:r>
      <w:del w:id="118" w:author="Leslie London" w:date="2025-08-17T21:54:00Z" w16du:dateUtc="2025-08-17T19:54:00Z">
        <w:r w:rsidR="009266F0" w:rsidRPr="004B6D2F" w:rsidDel="00B85F69">
          <w:rPr>
            <w:rFonts w:ascii="Arial" w:hAnsi="Arial" w:cs="Arial"/>
            <w:sz w:val="22"/>
            <w:szCs w:val="22"/>
          </w:rPr>
          <w:delText xml:space="preserve"> who have not died</w:delText>
        </w:r>
      </w:del>
      <w:r w:rsidR="00C20F34">
        <w:rPr>
          <w:rFonts w:ascii="Arial" w:hAnsi="Arial" w:cs="Arial"/>
          <w:sz w:val="22"/>
          <w:szCs w:val="22"/>
        </w:rPr>
        <w:t xml:space="preserve">. </w:t>
      </w:r>
      <w:r w:rsidR="5F5CB6B5" w:rsidRPr="5F5CB6B5">
        <w:rPr>
          <w:rFonts w:ascii="Arial" w:hAnsi="Arial" w:cs="Arial"/>
          <w:sz w:val="22"/>
          <w:szCs w:val="22"/>
        </w:rPr>
        <w:t xml:space="preserve">The morbidity </w:t>
      </w:r>
      <w:del w:id="119" w:author="Leslie London" w:date="2025-08-17T21:55:00Z" w16du:dateUtc="2025-08-17T19:55:00Z">
        <w:r w:rsidR="1C726FA9" w:rsidRPr="1C726FA9" w:rsidDel="00B85F69">
          <w:rPr>
            <w:rFonts w:ascii="Arial" w:hAnsi="Arial" w:cs="Arial"/>
            <w:sz w:val="22"/>
            <w:szCs w:val="22"/>
          </w:rPr>
          <w:delText xml:space="preserve">caused </w:delText>
        </w:r>
        <w:r w:rsidR="3D12AB11" w:rsidRPr="3D12AB11" w:rsidDel="00B85F69">
          <w:rPr>
            <w:rFonts w:ascii="Arial" w:hAnsi="Arial" w:cs="Arial"/>
            <w:sz w:val="22"/>
            <w:szCs w:val="22"/>
          </w:rPr>
          <w:delText>by</w:delText>
        </w:r>
        <w:r w:rsidR="5F5CB6B5" w:rsidRPr="5F5CB6B5" w:rsidDel="00B85F69">
          <w:rPr>
            <w:rFonts w:ascii="Arial" w:hAnsi="Arial" w:cs="Arial"/>
            <w:sz w:val="22"/>
            <w:szCs w:val="22"/>
          </w:rPr>
          <w:delText xml:space="preserve"> </w:delText>
        </w:r>
      </w:del>
      <w:ins w:id="120" w:author="Leslie London" w:date="2025-08-17T21:55:00Z" w16du:dateUtc="2025-08-17T19:55:00Z">
        <w:r w:rsidR="00B85F69">
          <w:rPr>
            <w:rFonts w:ascii="Arial" w:hAnsi="Arial" w:cs="Arial"/>
            <w:sz w:val="22"/>
            <w:szCs w:val="22"/>
          </w:rPr>
          <w:t xml:space="preserve">associated with </w:t>
        </w:r>
      </w:ins>
      <w:r w:rsidR="2B24AE42" w:rsidRPr="2B24AE42">
        <w:rPr>
          <w:rFonts w:ascii="Arial" w:hAnsi="Arial" w:cs="Arial"/>
          <w:sz w:val="22"/>
          <w:szCs w:val="22"/>
        </w:rPr>
        <w:t xml:space="preserve">specific </w:t>
      </w:r>
      <w:r w:rsidR="48257344" w:rsidRPr="48257344">
        <w:rPr>
          <w:rFonts w:ascii="Arial" w:hAnsi="Arial" w:cs="Arial"/>
          <w:sz w:val="22"/>
          <w:szCs w:val="22"/>
        </w:rPr>
        <w:t>pesticides</w:t>
      </w:r>
      <w:r w:rsidR="00C20F34">
        <w:rPr>
          <w:rFonts w:ascii="Arial" w:hAnsi="Arial" w:cs="Arial"/>
          <w:sz w:val="22"/>
          <w:szCs w:val="22"/>
        </w:rPr>
        <w:t xml:space="preserve"> is therefore not known</w:t>
      </w:r>
      <w:r w:rsidR="000A70A4">
        <w:rPr>
          <w:rFonts w:ascii="Arial" w:hAnsi="Arial" w:cs="Arial"/>
          <w:sz w:val="22"/>
          <w:szCs w:val="22"/>
        </w:rPr>
        <w:t xml:space="preserve"> making accurate regulatory </w:t>
      </w:r>
      <w:ins w:id="121" w:author="Leslie London" w:date="2025-08-17T21:55:00Z" w16du:dateUtc="2025-08-17T19:55:00Z">
        <w:r w:rsidR="00B85F69">
          <w:rPr>
            <w:rFonts w:ascii="Arial" w:hAnsi="Arial" w:cs="Arial"/>
            <w:sz w:val="22"/>
            <w:szCs w:val="22"/>
          </w:rPr>
          <w:t>and</w:t>
        </w:r>
      </w:ins>
      <w:del w:id="122" w:author="Leslie London" w:date="2025-08-17T21:55:00Z" w16du:dateUtc="2025-08-17T19:55:00Z">
        <w:r w:rsidR="000A70A4" w:rsidDel="00B85F69">
          <w:rPr>
            <w:rFonts w:ascii="Arial" w:hAnsi="Arial" w:cs="Arial"/>
            <w:sz w:val="22"/>
            <w:szCs w:val="22"/>
          </w:rPr>
          <w:delText>of</w:delText>
        </w:r>
      </w:del>
      <w:r w:rsidR="000A70A4">
        <w:rPr>
          <w:rFonts w:ascii="Arial" w:hAnsi="Arial" w:cs="Arial"/>
          <w:sz w:val="22"/>
          <w:szCs w:val="22"/>
        </w:rPr>
        <w:t xml:space="preserve"> public health action a challenge</w:t>
      </w:r>
      <w:r w:rsidR="009266F0" w:rsidRPr="004B6D2F">
        <w:rPr>
          <w:rFonts w:ascii="Arial" w:hAnsi="Arial" w:cs="Arial"/>
          <w:sz w:val="22"/>
          <w:szCs w:val="22"/>
        </w:rPr>
        <w:t xml:space="preserve">. </w:t>
      </w:r>
      <w:r w:rsidR="00AF77E7">
        <w:rPr>
          <w:rFonts w:ascii="Arial" w:hAnsi="Arial" w:cs="Arial"/>
          <w:sz w:val="22"/>
          <w:szCs w:val="22"/>
        </w:rPr>
        <w:t xml:space="preserve">Identifying the most common chemical </w:t>
      </w:r>
      <w:del w:id="123" w:author="Brian Brummer" w:date="2025-09-05T15:21:00Z" w16du:dateUtc="2025-09-05T13:21:00Z">
        <w:r w:rsidR="00AF77E7" w:rsidDel="007511CB">
          <w:rPr>
            <w:rFonts w:ascii="Arial" w:hAnsi="Arial" w:cs="Arial"/>
            <w:sz w:val="22"/>
            <w:szCs w:val="22"/>
          </w:rPr>
          <w:delText>agent</w:delText>
        </w:r>
        <w:r w:rsidR="00D103B6" w:rsidDel="007511CB">
          <w:rPr>
            <w:rFonts w:ascii="Arial" w:hAnsi="Arial" w:cs="Arial"/>
            <w:sz w:val="22"/>
            <w:szCs w:val="22"/>
          </w:rPr>
          <w:delText xml:space="preserve"> </w:delText>
        </w:r>
      </w:del>
      <w:ins w:id="124" w:author="Brian Brummer" w:date="2025-09-05T15:21:00Z" w16du:dateUtc="2025-09-05T13:21:00Z">
        <w:r w:rsidR="007511CB">
          <w:rPr>
            <w:rFonts w:ascii="Arial" w:hAnsi="Arial" w:cs="Arial"/>
            <w:sz w:val="22"/>
            <w:szCs w:val="22"/>
          </w:rPr>
          <w:t>pesticide</w:t>
        </w:r>
        <w:r w:rsidR="007511CB">
          <w:rPr>
            <w:rFonts w:ascii="Arial" w:hAnsi="Arial" w:cs="Arial"/>
            <w:sz w:val="22"/>
            <w:szCs w:val="22"/>
          </w:rPr>
          <w:t xml:space="preserve"> </w:t>
        </w:r>
      </w:ins>
      <w:r w:rsidR="00D103B6">
        <w:rPr>
          <w:rFonts w:ascii="Arial" w:hAnsi="Arial" w:cs="Arial"/>
          <w:sz w:val="22"/>
          <w:szCs w:val="22"/>
        </w:rPr>
        <w:t>a</w:t>
      </w:r>
      <w:del w:id="125" w:author="Leslie London" w:date="2025-08-17T21:55:00Z" w16du:dateUtc="2025-08-17T19:55:00Z">
        <w:r w:rsidR="00CB27E7" w:rsidDel="0092692C">
          <w:rPr>
            <w:rFonts w:ascii="Arial" w:hAnsi="Arial" w:cs="Arial"/>
            <w:sz w:val="22"/>
            <w:szCs w:val="22"/>
          </w:rPr>
          <w:delText xml:space="preserve"> </w:delText>
        </w:r>
      </w:del>
      <w:r w:rsidR="00D103B6">
        <w:rPr>
          <w:rFonts w:ascii="Arial" w:hAnsi="Arial" w:cs="Arial"/>
          <w:sz w:val="22"/>
          <w:szCs w:val="22"/>
        </w:rPr>
        <w:t>s</w:t>
      </w:r>
      <w:ins w:id="126" w:author="Leslie London" w:date="2025-08-17T21:55:00Z" w16du:dateUtc="2025-08-17T19:55:00Z">
        <w:r w:rsidR="0092692C">
          <w:rPr>
            <w:rFonts w:ascii="Arial" w:hAnsi="Arial" w:cs="Arial"/>
            <w:sz w:val="22"/>
            <w:szCs w:val="22"/>
          </w:rPr>
          <w:t xml:space="preserve"> </w:t>
        </w:r>
      </w:ins>
      <w:r w:rsidR="00D103B6">
        <w:rPr>
          <w:rFonts w:ascii="Arial" w:hAnsi="Arial" w:cs="Arial"/>
          <w:sz w:val="22"/>
          <w:szCs w:val="22"/>
        </w:rPr>
        <w:t xml:space="preserve">well as changes in the </w:t>
      </w:r>
      <w:del w:id="127" w:author="Leslie London" w:date="2025-08-17T21:55:00Z" w16du:dateUtc="2025-08-17T19:55:00Z">
        <w:r w:rsidR="00D103B6" w:rsidDel="0092692C">
          <w:rPr>
            <w:rFonts w:ascii="Arial" w:hAnsi="Arial" w:cs="Arial"/>
            <w:sz w:val="22"/>
            <w:szCs w:val="22"/>
          </w:rPr>
          <w:delText xml:space="preserve">proportion </w:delText>
        </w:r>
      </w:del>
      <w:ins w:id="128" w:author="Leslie London" w:date="2025-08-17T21:55:00Z" w16du:dateUtc="2025-08-17T19:55:00Z">
        <w:r w:rsidR="0092692C">
          <w:rPr>
            <w:rFonts w:ascii="Arial" w:hAnsi="Arial" w:cs="Arial"/>
            <w:sz w:val="22"/>
            <w:szCs w:val="22"/>
          </w:rPr>
          <w:t xml:space="preserve">distribution </w:t>
        </w:r>
      </w:ins>
      <w:r w:rsidR="00D103B6">
        <w:rPr>
          <w:rFonts w:ascii="Arial" w:hAnsi="Arial" w:cs="Arial"/>
          <w:sz w:val="22"/>
          <w:szCs w:val="22"/>
        </w:rPr>
        <w:t>of</w:t>
      </w:r>
      <w:ins w:id="129" w:author="Leslie London" w:date="2025-08-17T21:55:00Z" w16du:dateUtc="2025-08-17T19:55:00Z">
        <w:r w:rsidR="0092692C">
          <w:rPr>
            <w:rFonts w:ascii="Arial" w:hAnsi="Arial" w:cs="Arial"/>
            <w:sz w:val="22"/>
            <w:szCs w:val="22"/>
          </w:rPr>
          <w:t xml:space="preserve"> the most common</w:t>
        </w:r>
      </w:ins>
      <w:r w:rsidR="00D103B6">
        <w:rPr>
          <w:rFonts w:ascii="Arial" w:hAnsi="Arial" w:cs="Arial"/>
          <w:sz w:val="22"/>
          <w:szCs w:val="22"/>
        </w:rPr>
        <w:t xml:space="preserve"> </w:t>
      </w:r>
      <w:del w:id="130" w:author="Leslie London" w:date="2025-08-17T21:56:00Z" w16du:dateUtc="2025-08-17T19:56:00Z">
        <w:r w:rsidR="00331286" w:rsidDel="0092692C">
          <w:rPr>
            <w:rFonts w:ascii="Arial" w:hAnsi="Arial" w:cs="Arial"/>
            <w:sz w:val="22"/>
            <w:szCs w:val="22"/>
          </w:rPr>
          <w:delText>chemical</w:delText>
        </w:r>
        <w:r w:rsidR="00D103B6" w:rsidDel="0092692C">
          <w:rPr>
            <w:rFonts w:ascii="Arial" w:hAnsi="Arial" w:cs="Arial"/>
            <w:sz w:val="22"/>
            <w:szCs w:val="22"/>
          </w:rPr>
          <w:delText xml:space="preserve"> agents</w:delText>
        </w:r>
      </w:del>
      <w:ins w:id="131" w:author="Leslie London" w:date="2025-08-17T21:56:00Z" w16du:dateUtc="2025-08-17T19:56:00Z">
        <w:r w:rsidR="0092692C">
          <w:rPr>
            <w:rFonts w:ascii="Arial" w:hAnsi="Arial" w:cs="Arial"/>
            <w:sz w:val="22"/>
            <w:szCs w:val="22"/>
          </w:rPr>
          <w:t>pesticides</w:t>
        </w:r>
      </w:ins>
      <w:r w:rsidR="00AF77E7">
        <w:rPr>
          <w:rFonts w:ascii="Arial" w:hAnsi="Arial" w:cs="Arial"/>
          <w:sz w:val="22"/>
          <w:szCs w:val="22"/>
        </w:rPr>
        <w:t xml:space="preserve"> among those presenting with severe poisoning is useful information to inform public health action and regulatory reform. </w:t>
      </w:r>
    </w:p>
    <w:p w14:paraId="6C2331F3" w14:textId="77777777" w:rsidR="0092692C" w:rsidRDefault="000C6925" w:rsidP="001964CC">
      <w:pPr>
        <w:pStyle w:val="BodyText"/>
        <w:spacing w:line="276" w:lineRule="auto"/>
        <w:jc w:val="both"/>
        <w:rPr>
          <w:ins w:id="132" w:author="Leslie London" w:date="2025-08-17T21:59:00Z" w16du:dateUtc="2025-08-17T19:59:00Z"/>
          <w:rFonts w:ascii="Arial" w:hAnsi="Arial" w:cs="Arial"/>
          <w:sz w:val="22"/>
          <w:szCs w:val="22"/>
        </w:rPr>
      </w:pPr>
      <w:r w:rsidRPr="004B6D2F">
        <w:rPr>
          <w:rFonts w:ascii="Arial" w:hAnsi="Arial" w:cs="Arial"/>
          <w:sz w:val="22"/>
          <w:szCs w:val="22"/>
        </w:rPr>
        <w:t xml:space="preserve">In addition, the </w:t>
      </w:r>
      <w:commentRangeStart w:id="133"/>
      <w:r w:rsidRPr="004B6D2F">
        <w:rPr>
          <w:rFonts w:ascii="Arial" w:hAnsi="Arial" w:cs="Arial"/>
          <w:sz w:val="22"/>
          <w:szCs w:val="22"/>
        </w:rPr>
        <w:t>cost</w:t>
      </w:r>
      <w:commentRangeEnd w:id="133"/>
      <w:r w:rsidRPr="004B6D2F">
        <w:rPr>
          <w:rStyle w:val="CommentReference"/>
          <w:rFonts w:ascii="Arial" w:hAnsi="Arial" w:cs="Arial"/>
          <w:sz w:val="22"/>
          <w:szCs w:val="22"/>
        </w:rPr>
        <w:commentReference w:id="133"/>
      </w:r>
      <w:r w:rsidRPr="004B6D2F">
        <w:rPr>
          <w:rFonts w:ascii="Arial" w:hAnsi="Arial" w:cs="Arial"/>
          <w:sz w:val="22"/>
          <w:szCs w:val="22"/>
        </w:rPr>
        <w:t xml:space="preserve"> associated with a pesticide poisoning is not known </w:t>
      </w:r>
      <w:commentRangeStart w:id="134"/>
      <w:commentRangeStart w:id="135"/>
      <w:commentRangeStart w:id="136"/>
      <w:r w:rsidR="009266F0" w:rsidRPr="004B6D2F">
        <w:rPr>
          <w:rFonts w:ascii="Arial" w:hAnsi="Arial" w:cs="Arial"/>
          <w:sz w:val="22"/>
          <w:szCs w:val="22"/>
        </w:rPr>
        <w:t>Costs</w:t>
      </w:r>
      <w:r w:rsidR="00C77A8F" w:rsidRPr="004B6D2F">
        <w:rPr>
          <w:rFonts w:ascii="Arial" w:hAnsi="Arial" w:cs="Arial"/>
          <w:sz w:val="22"/>
          <w:szCs w:val="22"/>
        </w:rPr>
        <w:t xml:space="preserve"> may be direct, resulting from </w:t>
      </w:r>
      <w:r w:rsidR="0064170F" w:rsidRPr="004B6D2F">
        <w:rPr>
          <w:rFonts w:ascii="Arial" w:hAnsi="Arial" w:cs="Arial"/>
          <w:sz w:val="22"/>
          <w:szCs w:val="22"/>
        </w:rPr>
        <w:t xml:space="preserve">hospital </w:t>
      </w:r>
      <w:r w:rsidR="00C77A8F" w:rsidRPr="004B6D2F">
        <w:rPr>
          <w:rFonts w:ascii="Arial" w:hAnsi="Arial" w:cs="Arial"/>
          <w:sz w:val="22"/>
          <w:szCs w:val="22"/>
        </w:rPr>
        <w:t>admission</w:t>
      </w:r>
      <w:r w:rsidR="009266F0" w:rsidRPr="004B6D2F">
        <w:rPr>
          <w:rFonts w:ascii="Arial" w:hAnsi="Arial" w:cs="Arial"/>
          <w:sz w:val="22"/>
          <w:szCs w:val="22"/>
        </w:rPr>
        <w:t>, diagnostic testing, medications</w:t>
      </w:r>
      <w:r w:rsidR="004B6D2F" w:rsidRPr="004B6D2F">
        <w:rPr>
          <w:rFonts w:ascii="Arial" w:hAnsi="Arial" w:cs="Arial"/>
          <w:sz w:val="22"/>
          <w:szCs w:val="22"/>
        </w:rPr>
        <w:t>,</w:t>
      </w:r>
      <w:r w:rsidR="009266F0" w:rsidRPr="004B6D2F">
        <w:rPr>
          <w:rFonts w:ascii="Arial" w:hAnsi="Arial" w:cs="Arial"/>
          <w:sz w:val="22"/>
          <w:szCs w:val="22"/>
        </w:rPr>
        <w:t xml:space="preserve"> ICU stays and other fees associated with hospital treatment and admission of the acute event</w:t>
      </w:r>
      <w:r w:rsidR="004B6D2F" w:rsidRPr="004B6D2F">
        <w:rPr>
          <w:rFonts w:ascii="Arial" w:hAnsi="Arial" w:cs="Arial"/>
          <w:sz w:val="22"/>
          <w:szCs w:val="22"/>
        </w:rPr>
        <w:t>;</w:t>
      </w:r>
      <w:r w:rsidR="00C77A8F" w:rsidRPr="004B6D2F">
        <w:rPr>
          <w:rFonts w:ascii="Arial" w:hAnsi="Arial" w:cs="Arial"/>
          <w:sz w:val="22"/>
          <w:szCs w:val="22"/>
        </w:rPr>
        <w:t xml:space="preserve"> </w:t>
      </w:r>
      <w:r w:rsidR="0064170F" w:rsidRPr="004B6D2F">
        <w:rPr>
          <w:rFonts w:ascii="Arial" w:hAnsi="Arial" w:cs="Arial"/>
          <w:sz w:val="22"/>
          <w:szCs w:val="22"/>
        </w:rPr>
        <w:t>while</w:t>
      </w:r>
      <w:r w:rsidR="00C77A8F" w:rsidRPr="004B6D2F">
        <w:rPr>
          <w:rFonts w:ascii="Arial" w:hAnsi="Arial" w:cs="Arial"/>
          <w:sz w:val="22"/>
          <w:szCs w:val="22"/>
        </w:rPr>
        <w:t xml:space="preserve"> indirect costs </w:t>
      </w:r>
      <w:r w:rsidR="0064170F" w:rsidRPr="004B6D2F">
        <w:rPr>
          <w:rFonts w:ascii="Arial" w:hAnsi="Arial" w:cs="Arial"/>
          <w:sz w:val="22"/>
          <w:szCs w:val="22"/>
        </w:rPr>
        <w:t xml:space="preserve">are </w:t>
      </w:r>
      <w:r w:rsidR="009266F0" w:rsidRPr="004B6D2F">
        <w:rPr>
          <w:rFonts w:ascii="Arial" w:hAnsi="Arial" w:cs="Arial"/>
          <w:sz w:val="22"/>
          <w:szCs w:val="22"/>
        </w:rPr>
        <w:t xml:space="preserve">as a result of premature </w:t>
      </w:r>
      <w:r w:rsidR="00C77A8F" w:rsidRPr="004B6D2F">
        <w:rPr>
          <w:rFonts w:ascii="Arial" w:hAnsi="Arial" w:cs="Arial"/>
          <w:sz w:val="22"/>
          <w:szCs w:val="22"/>
        </w:rPr>
        <w:t>death</w:t>
      </w:r>
      <w:r w:rsidR="009266F0" w:rsidRPr="004B6D2F">
        <w:rPr>
          <w:rFonts w:ascii="Arial" w:hAnsi="Arial" w:cs="Arial"/>
          <w:sz w:val="22"/>
          <w:szCs w:val="22"/>
        </w:rPr>
        <w:t xml:space="preserve">, loss of income due to short and long-term disability, </w:t>
      </w:r>
      <w:del w:id="137" w:author="Leslie London" w:date="2025-08-17T21:56:00Z" w16du:dateUtc="2025-08-17T19:56:00Z">
        <w:r w:rsidR="009266F0" w:rsidRPr="004B6D2F" w:rsidDel="0092692C">
          <w:rPr>
            <w:rFonts w:ascii="Arial" w:hAnsi="Arial" w:cs="Arial"/>
            <w:sz w:val="22"/>
            <w:szCs w:val="22"/>
          </w:rPr>
          <w:delText xml:space="preserve">or </w:delText>
        </w:r>
      </w:del>
      <w:r w:rsidR="009266F0" w:rsidRPr="004B6D2F">
        <w:rPr>
          <w:rFonts w:ascii="Arial" w:hAnsi="Arial" w:cs="Arial"/>
          <w:sz w:val="22"/>
          <w:szCs w:val="22"/>
        </w:rPr>
        <w:t>reduced productivity</w:t>
      </w:r>
      <w:ins w:id="138" w:author="Leslie London" w:date="2025-08-17T21:56:00Z" w16du:dateUtc="2025-08-17T19:56:00Z">
        <w:r w:rsidR="0092692C">
          <w:rPr>
            <w:rFonts w:ascii="Arial" w:hAnsi="Arial" w:cs="Arial"/>
            <w:sz w:val="22"/>
            <w:szCs w:val="22"/>
          </w:rPr>
          <w:t xml:space="preserve"> or costs related to accessing care (transport, admission)</w:t>
        </w:r>
      </w:ins>
      <w:r w:rsidR="009266F0" w:rsidRPr="004B6D2F">
        <w:rPr>
          <w:rFonts w:ascii="Arial" w:hAnsi="Arial" w:cs="Arial"/>
          <w:sz w:val="22"/>
          <w:szCs w:val="22"/>
        </w:rPr>
        <w:t xml:space="preserve">. Indirect costs may have impact beyond the patient, such as their </w:t>
      </w:r>
      <w:r w:rsidR="004B6D2F" w:rsidRPr="004B6D2F">
        <w:rPr>
          <w:rFonts w:ascii="Arial" w:hAnsi="Arial" w:cs="Arial"/>
          <w:sz w:val="22"/>
          <w:szCs w:val="22"/>
        </w:rPr>
        <w:t>dependents</w:t>
      </w:r>
      <w:r w:rsidR="009266F0" w:rsidRPr="004B6D2F">
        <w:rPr>
          <w:rFonts w:ascii="Arial" w:hAnsi="Arial" w:cs="Arial"/>
          <w:sz w:val="22"/>
          <w:szCs w:val="22"/>
        </w:rPr>
        <w:t>, caregivers, direct family or household members</w:t>
      </w:r>
      <w:ins w:id="139" w:author="Leslie London" w:date="2025-08-17T21:57:00Z" w16du:dateUtc="2025-08-17T19:57:00Z">
        <w:r w:rsidR="0092692C">
          <w:rPr>
            <w:rFonts w:ascii="Arial" w:hAnsi="Arial" w:cs="Arial"/>
            <w:sz w:val="22"/>
            <w:szCs w:val="22"/>
          </w:rPr>
          <w:t xml:space="preserve"> who may have to forgo opportunities to earn from work in order to take over domestic responsibilities whilst the </w:t>
        </w:r>
      </w:ins>
      <w:ins w:id="140" w:author="Leslie London" w:date="2025-08-17T21:58:00Z" w16du:dateUtc="2025-08-17T19:58:00Z">
        <w:r w:rsidR="0092692C">
          <w:rPr>
            <w:rFonts w:ascii="Arial" w:hAnsi="Arial" w:cs="Arial"/>
            <w:sz w:val="22"/>
            <w:szCs w:val="22"/>
          </w:rPr>
          <w:t>patient is hospitalised</w:t>
        </w:r>
      </w:ins>
      <w:r w:rsidR="00C77A8F" w:rsidRPr="004B6D2F">
        <w:rPr>
          <w:rFonts w:ascii="Arial" w:hAnsi="Arial" w:cs="Arial"/>
          <w:sz w:val="22"/>
          <w:szCs w:val="22"/>
        </w:rPr>
        <w:t xml:space="preserve">. </w:t>
      </w:r>
      <w:ins w:id="141" w:author="Leslie London" w:date="2025-08-17T21:59:00Z" w16du:dateUtc="2025-08-17T19:59:00Z">
        <w:r w:rsidR="0092692C" w:rsidRPr="004B6D2F">
          <w:rPr>
            <w:rFonts w:ascii="Arial" w:hAnsi="Arial" w:cs="Arial"/>
            <w:sz w:val="22"/>
            <w:szCs w:val="22"/>
          </w:rPr>
          <w:t xml:space="preserve">One study at a tertiary hospital in the Free State province reported that poisoning cases between 2018 and 2019 accounted for 0.8% of all emergency visits and had a direct cost of approximately R50 000 per month (~$3 000) (7). </w:t>
        </w:r>
      </w:ins>
    </w:p>
    <w:p w14:paraId="0B1A1A59" w14:textId="77777777" w:rsidR="0092692C" w:rsidRDefault="0092692C" w:rsidP="001964CC">
      <w:pPr>
        <w:pStyle w:val="BodyText"/>
        <w:spacing w:line="276" w:lineRule="auto"/>
        <w:jc w:val="both"/>
        <w:rPr>
          <w:ins w:id="142" w:author="Leslie London" w:date="2025-08-17T21:59:00Z" w16du:dateUtc="2025-08-17T19:59:00Z"/>
          <w:rFonts w:ascii="Arial" w:hAnsi="Arial" w:cs="Arial"/>
          <w:sz w:val="22"/>
          <w:szCs w:val="22"/>
        </w:rPr>
      </w:pPr>
    </w:p>
    <w:p w14:paraId="6EEEFA4A" w14:textId="4F2082D7" w:rsidR="00C77A8F" w:rsidRPr="00E003C6" w:rsidRDefault="0092692C" w:rsidP="001964CC">
      <w:pPr>
        <w:pStyle w:val="BodyText"/>
        <w:spacing w:line="276" w:lineRule="auto"/>
        <w:jc w:val="both"/>
        <w:rPr>
          <w:rFonts w:ascii="Arial" w:hAnsi="Arial" w:cs="Arial"/>
          <w:sz w:val="22"/>
          <w:szCs w:val="22"/>
        </w:rPr>
      </w:pPr>
      <w:ins w:id="143" w:author="Leslie London" w:date="2025-08-17T21:59:00Z" w16du:dateUtc="2025-08-17T19:59:00Z">
        <w:del w:id="144" w:author="Brian Brummer" w:date="2025-09-04T16:52:00Z" w16du:dateUtc="2025-09-04T14:52:00Z">
          <w:r w:rsidDel="00265422">
            <w:rPr>
              <w:rFonts w:ascii="Arial" w:hAnsi="Arial" w:cs="Arial"/>
              <w:sz w:val="22"/>
              <w:szCs w:val="22"/>
            </w:rPr>
            <w:delText>Howeover</w:delText>
          </w:r>
        </w:del>
      </w:ins>
      <w:ins w:id="145" w:author="Brian Brummer" w:date="2025-09-04T16:52:00Z" w16du:dateUtc="2025-09-04T14:52:00Z">
        <w:r w:rsidR="00265422">
          <w:rPr>
            <w:rFonts w:ascii="Arial" w:hAnsi="Arial" w:cs="Arial"/>
            <w:sz w:val="22"/>
            <w:szCs w:val="22"/>
          </w:rPr>
          <w:t>However</w:t>
        </w:r>
      </w:ins>
      <w:ins w:id="146" w:author="Leslie London" w:date="2025-08-17T21:59:00Z" w16du:dateUtc="2025-08-17T19:59:00Z">
        <w:r>
          <w:rPr>
            <w:rFonts w:ascii="Arial" w:hAnsi="Arial" w:cs="Arial"/>
            <w:sz w:val="22"/>
            <w:szCs w:val="22"/>
          </w:rPr>
          <w:t>, n</w:t>
        </w:r>
        <w:r w:rsidRPr="004B6D2F">
          <w:rPr>
            <w:rFonts w:ascii="Arial" w:hAnsi="Arial" w:cs="Arial"/>
            <w:sz w:val="22"/>
            <w:szCs w:val="22"/>
          </w:rPr>
          <w:t>o other direct costing of a poisoning admission has been done in SA</w:t>
        </w:r>
        <w:r>
          <w:rPr>
            <w:rFonts w:ascii="Arial" w:hAnsi="Arial" w:cs="Arial"/>
            <w:sz w:val="22"/>
            <w:szCs w:val="22"/>
          </w:rPr>
          <w:t>, nor has there been any</w:t>
        </w:r>
        <w:commentRangeStart w:id="147"/>
        <w:commentRangeEnd w:id="147"/>
        <w:r>
          <w:rPr>
            <w:rStyle w:val="CommentReference"/>
          </w:rPr>
          <w:commentReference w:id="147"/>
        </w:r>
        <w:commentRangeStart w:id="148"/>
        <w:commentRangeEnd w:id="148"/>
        <w:r>
          <w:rPr>
            <w:rStyle w:val="CommentReference"/>
          </w:rPr>
          <w:commentReference w:id="148"/>
        </w:r>
      </w:ins>
      <w:del w:id="149" w:author="Leslie London" w:date="2025-08-17T21:59:00Z" w16du:dateUtc="2025-08-17T19:59:00Z">
        <w:r w:rsidR="00C77A8F" w:rsidRPr="004B6D2F" w:rsidDel="0092692C">
          <w:rPr>
            <w:rFonts w:ascii="Arial" w:hAnsi="Arial" w:cs="Arial"/>
            <w:sz w:val="22"/>
            <w:szCs w:val="22"/>
          </w:rPr>
          <w:delText xml:space="preserve">There is </w:delText>
        </w:r>
        <w:commentRangeStart w:id="150"/>
        <w:r w:rsidR="00C77A8F" w:rsidRPr="004B6D2F" w:rsidDel="0092692C">
          <w:rPr>
            <w:rFonts w:ascii="Arial" w:hAnsi="Arial" w:cs="Arial"/>
            <w:sz w:val="22"/>
            <w:szCs w:val="22"/>
          </w:rPr>
          <w:delText>no</w:delText>
        </w:r>
      </w:del>
      <w:r w:rsidR="00C77A8F" w:rsidRPr="004B6D2F">
        <w:rPr>
          <w:rFonts w:ascii="Arial" w:hAnsi="Arial" w:cs="Arial"/>
          <w:sz w:val="22"/>
          <w:szCs w:val="22"/>
        </w:rPr>
        <w:t xml:space="preserve"> systematic collection </w:t>
      </w:r>
      <w:commentRangeEnd w:id="150"/>
      <w:r w:rsidR="001953F1" w:rsidRPr="00E003C6">
        <w:rPr>
          <w:rStyle w:val="CommentReference"/>
          <w:rFonts w:ascii="Helvetica" w:hAnsi="Helvetica" w:cs="Helvetica"/>
          <w:sz w:val="24"/>
          <w:szCs w:val="24"/>
          <w:lang w:val="en-GB"/>
        </w:rPr>
        <w:commentReference w:id="150"/>
      </w:r>
      <w:r w:rsidR="00E003C6" w:rsidRPr="00E003C6">
        <w:rPr>
          <w:rFonts w:ascii="Helvetica" w:hAnsi="Helvetica" w:cs="Helvetica"/>
          <w:lang w:val="en-GB"/>
        </w:rPr>
        <w:t xml:space="preserve"> </w:t>
      </w:r>
      <w:r w:rsidR="00E003C6" w:rsidRPr="00C6044A">
        <w:rPr>
          <w:rFonts w:ascii="Arial" w:hAnsi="Arial" w:cs="Arial"/>
          <w:sz w:val="22"/>
          <w:szCs w:val="22"/>
          <w:lang w:val="en-GB"/>
        </w:rPr>
        <w:t>of data on the direct and indirect health costs of poisoning in SA, nor on the associated diagnostic processes, including cholinesterase testing, routine investigations for admitted patients, and confirmatory toxicology testing. These data are critical for understanding the clinical and economic burden of poisoning</w:t>
      </w:r>
      <w:r w:rsidR="00E003C6">
        <w:rPr>
          <w:rFonts w:ascii="Arial" w:hAnsi="Arial" w:cs="Arial"/>
          <w:sz w:val="22"/>
          <w:szCs w:val="22"/>
          <w:lang w:val="en-GB"/>
        </w:rPr>
        <w:t>,</w:t>
      </w:r>
      <w:r w:rsidR="00E003C6" w:rsidRPr="00C6044A">
        <w:rPr>
          <w:rFonts w:ascii="Arial" w:hAnsi="Arial" w:cs="Arial"/>
          <w:sz w:val="22"/>
          <w:szCs w:val="22"/>
          <w:lang w:val="en-GB"/>
        </w:rPr>
        <w:t xml:space="preserve"> and for informing public health responses</w:t>
      </w:r>
    </w:p>
    <w:p w14:paraId="6104CBDD" w14:textId="02FF3FB3" w:rsidR="00C77A8F" w:rsidRPr="004B6D2F" w:rsidRDefault="00C77A8F" w:rsidP="001964CC">
      <w:pPr>
        <w:pStyle w:val="BodyText"/>
        <w:spacing w:line="276" w:lineRule="auto"/>
        <w:jc w:val="both"/>
        <w:rPr>
          <w:rFonts w:ascii="Arial" w:hAnsi="Arial" w:cs="Arial"/>
          <w:sz w:val="22"/>
          <w:szCs w:val="22"/>
        </w:rPr>
      </w:pPr>
      <w:del w:id="151" w:author="Leslie London" w:date="2025-08-17T21:59:00Z" w16du:dateUtc="2025-08-17T19:59:00Z">
        <w:r w:rsidRPr="004B6D2F" w:rsidDel="0092692C">
          <w:rPr>
            <w:rFonts w:ascii="Arial" w:hAnsi="Arial" w:cs="Arial"/>
            <w:sz w:val="22"/>
            <w:szCs w:val="22"/>
          </w:rPr>
          <w:delText xml:space="preserve">One study at a tertiary hospital in the Free State province reported that poisoning cases between 2018 and 2019 accounted for 0.8% of all </w:delText>
        </w:r>
        <w:r w:rsidR="00BF02C6" w:rsidRPr="004B6D2F" w:rsidDel="0092692C">
          <w:rPr>
            <w:rFonts w:ascii="Arial" w:hAnsi="Arial" w:cs="Arial"/>
            <w:sz w:val="22"/>
            <w:szCs w:val="22"/>
          </w:rPr>
          <w:delText>emergency</w:delText>
        </w:r>
        <w:r w:rsidRPr="004B6D2F" w:rsidDel="0092692C">
          <w:rPr>
            <w:rFonts w:ascii="Arial" w:hAnsi="Arial" w:cs="Arial"/>
            <w:sz w:val="22"/>
            <w:szCs w:val="22"/>
          </w:rPr>
          <w:delText xml:space="preserve"> visits and had a direct</w:delText>
        </w:r>
        <w:r w:rsidR="001953F1" w:rsidRPr="004B6D2F" w:rsidDel="0092692C">
          <w:rPr>
            <w:rFonts w:ascii="Arial" w:hAnsi="Arial" w:cs="Arial"/>
            <w:sz w:val="22"/>
            <w:szCs w:val="22"/>
          </w:rPr>
          <w:delText xml:space="preserve"> </w:delText>
        </w:r>
        <w:r w:rsidRPr="004B6D2F" w:rsidDel="0092692C">
          <w:rPr>
            <w:rFonts w:ascii="Arial" w:hAnsi="Arial" w:cs="Arial"/>
            <w:sz w:val="22"/>
            <w:szCs w:val="22"/>
          </w:rPr>
          <w:delText xml:space="preserve">cost of approximately R50 000 per month (~$3 000) (7). No other direct </w:delText>
        </w:r>
        <w:r w:rsidR="00BF02C6" w:rsidRPr="004B6D2F" w:rsidDel="0092692C">
          <w:rPr>
            <w:rFonts w:ascii="Arial" w:hAnsi="Arial" w:cs="Arial"/>
            <w:sz w:val="22"/>
            <w:szCs w:val="22"/>
          </w:rPr>
          <w:delText>costing</w:delText>
        </w:r>
        <w:r w:rsidRPr="004B6D2F" w:rsidDel="0092692C">
          <w:rPr>
            <w:rFonts w:ascii="Arial" w:hAnsi="Arial" w:cs="Arial"/>
            <w:sz w:val="22"/>
            <w:szCs w:val="22"/>
          </w:rPr>
          <w:delText xml:space="preserve"> of a </w:delText>
        </w:r>
        <w:r w:rsidR="00BF02C6" w:rsidRPr="004B6D2F" w:rsidDel="0092692C">
          <w:rPr>
            <w:rFonts w:ascii="Arial" w:hAnsi="Arial" w:cs="Arial"/>
            <w:sz w:val="22"/>
            <w:szCs w:val="22"/>
          </w:rPr>
          <w:delText>poisoning</w:delText>
        </w:r>
        <w:r w:rsidRPr="004B6D2F" w:rsidDel="0092692C">
          <w:rPr>
            <w:rFonts w:ascii="Arial" w:hAnsi="Arial" w:cs="Arial"/>
            <w:sz w:val="22"/>
            <w:szCs w:val="22"/>
          </w:rPr>
          <w:delText xml:space="preserve"> admission has been done</w:delText>
        </w:r>
        <w:r w:rsidR="001953F1" w:rsidRPr="004B6D2F" w:rsidDel="0092692C">
          <w:rPr>
            <w:rFonts w:ascii="Arial" w:hAnsi="Arial" w:cs="Arial"/>
            <w:sz w:val="22"/>
            <w:szCs w:val="22"/>
          </w:rPr>
          <w:delText xml:space="preserve"> in SA</w:delText>
        </w:r>
        <w:r w:rsidRPr="004B6D2F" w:rsidDel="0092692C">
          <w:rPr>
            <w:rFonts w:ascii="Arial" w:hAnsi="Arial" w:cs="Arial"/>
            <w:sz w:val="22"/>
            <w:szCs w:val="22"/>
          </w:rPr>
          <w:delText>.</w:delText>
        </w:r>
        <w:commentRangeEnd w:id="134"/>
        <w:r w:rsidR="00331286" w:rsidDel="0092692C">
          <w:rPr>
            <w:rStyle w:val="CommentReference"/>
          </w:rPr>
          <w:commentReference w:id="134"/>
        </w:r>
        <w:commentRangeEnd w:id="135"/>
        <w:r w:rsidR="0092692C" w:rsidDel="0092692C">
          <w:rPr>
            <w:rStyle w:val="CommentReference"/>
          </w:rPr>
          <w:commentReference w:id="135"/>
        </w:r>
      </w:del>
      <w:commentRangeEnd w:id="136"/>
      <w:r w:rsidR="00265422">
        <w:rPr>
          <w:rStyle w:val="CommentReference"/>
        </w:rPr>
        <w:commentReference w:id="136"/>
      </w:r>
    </w:p>
    <w:p w14:paraId="24A22BEB" w14:textId="79891034" w:rsidR="00F96A05" w:rsidRPr="004B6D2F" w:rsidRDefault="00F96A05" w:rsidP="001964CC">
      <w:pPr>
        <w:pStyle w:val="BodyText"/>
        <w:spacing w:line="276" w:lineRule="auto"/>
        <w:jc w:val="both"/>
        <w:rPr>
          <w:rFonts w:ascii="Arial" w:hAnsi="Arial" w:cs="Arial"/>
          <w:sz w:val="22"/>
          <w:szCs w:val="22"/>
        </w:rPr>
      </w:pPr>
      <w:r w:rsidRPr="004B6D2F">
        <w:rPr>
          <w:rFonts w:ascii="Arial" w:hAnsi="Arial" w:cs="Arial"/>
          <w:sz w:val="22"/>
          <w:szCs w:val="22"/>
        </w:rPr>
        <w:t>A prospective, and enhanced surveillance project at this time</w:t>
      </w:r>
      <w:ins w:id="152" w:author="Leslie London" w:date="2025-08-17T22:00:00Z" w16du:dateUtc="2025-08-17T20:00:00Z">
        <w:r w:rsidR="0092692C">
          <w:rPr>
            <w:rFonts w:ascii="Arial" w:hAnsi="Arial" w:cs="Arial"/>
            <w:sz w:val="22"/>
            <w:szCs w:val="22"/>
          </w:rPr>
          <w:t xml:space="preserve"> therefore</w:t>
        </w:r>
      </w:ins>
      <w:r w:rsidRPr="004B6D2F">
        <w:rPr>
          <w:rFonts w:ascii="Arial" w:hAnsi="Arial" w:cs="Arial"/>
          <w:sz w:val="22"/>
          <w:szCs w:val="22"/>
        </w:rPr>
        <w:t xml:space="preserve"> serves the following functions: </w:t>
      </w:r>
    </w:p>
    <w:p w14:paraId="679087FE" w14:textId="1BD9B4ED" w:rsidR="00287BCA" w:rsidRPr="004B6D2F" w:rsidRDefault="00287BCA" w:rsidP="00287BCA">
      <w:pPr>
        <w:pStyle w:val="BodyText"/>
        <w:numPr>
          <w:ilvl w:val="0"/>
          <w:numId w:val="18"/>
        </w:numPr>
        <w:spacing w:line="276" w:lineRule="auto"/>
        <w:jc w:val="both"/>
        <w:rPr>
          <w:rFonts w:ascii="Arial" w:hAnsi="Arial" w:cs="Arial"/>
          <w:sz w:val="22"/>
          <w:szCs w:val="22"/>
        </w:rPr>
      </w:pPr>
      <w:r w:rsidRPr="004B6D2F">
        <w:rPr>
          <w:rFonts w:ascii="Arial" w:hAnsi="Arial" w:cs="Arial"/>
          <w:sz w:val="22"/>
          <w:szCs w:val="22"/>
        </w:rPr>
        <w:t xml:space="preserve">Determining an accurate proportion of the types of </w:t>
      </w:r>
      <w:del w:id="153" w:author="Brian Brummer" w:date="2025-09-05T15:19:00Z" w16du:dateUtc="2025-09-05T13:19:00Z">
        <w:r w:rsidRPr="004B6D2F" w:rsidDel="007511CB">
          <w:rPr>
            <w:rFonts w:ascii="Arial" w:hAnsi="Arial" w:cs="Arial"/>
            <w:sz w:val="22"/>
            <w:szCs w:val="22"/>
          </w:rPr>
          <w:delText xml:space="preserve">agents </w:delText>
        </w:r>
      </w:del>
      <w:ins w:id="154" w:author="Brian Brummer" w:date="2025-09-05T15:19:00Z" w16du:dateUtc="2025-09-05T13:19:00Z">
        <w:r w:rsidR="007511CB">
          <w:rPr>
            <w:rFonts w:ascii="Arial" w:hAnsi="Arial" w:cs="Arial"/>
            <w:sz w:val="22"/>
            <w:szCs w:val="22"/>
          </w:rPr>
          <w:t xml:space="preserve">chemical </w:t>
        </w:r>
        <w:r w:rsidR="007511CB">
          <w:rPr>
            <w:rFonts w:ascii="Arial" w:hAnsi="Arial" w:cs="Arial"/>
            <w:sz w:val="22"/>
            <w:szCs w:val="22"/>
          </w:rPr>
          <w:t>pesticide</w:t>
        </w:r>
        <w:r w:rsidR="007511CB" w:rsidRPr="004B6D2F">
          <w:rPr>
            <w:rFonts w:ascii="Arial" w:hAnsi="Arial" w:cs="Arial"/>
            <w:sz w:val="22"/>
            <w:szCs w:val="22"/>
          </w:rPr>
          <w:t xml:space="preserve"> </w:t>
        </w:r>
      </w:ins>
      <w:r w:rsidRPr="004B6D2F">
        <w:rPr>
          <w:rFonts w:ascii="Arial" w:hAnsi="Arial" w:cs="Arial"/>
          <w:sz w:val="22"/>
          <w:szCs w:val="22"/>
        </w:rPr>
        <w:t xml:space="preserve">involved in acute agricultural or stock remedy poisoning events </w:t>
      </w:r>
      <w:r>
        <w:rPr>
          <w:rFonts w:ascii="Arial" w:hAnsi="Arial" w:cs="Arial"/>
          <w:sz w:val="22"/>
          <w:szCs w:val="22"/>
        </w:rPr>
        <w:t xml:space="preserve">to </w:t>
      </w:r>
      <w:r w:rsidRPr="004B6D2F">
        <w:rPr>
          <w:rFonts w:ascii="Arial" w:hAnsi="Arial" w:cs="Arial"/>
          <w:sz w:val="22"/>
          <w:szCs w:val="22"/>
        </w:rPr>
        <w:t xml:space="preserve">assist </w:t>
      </w:r>
      <w:r>
        <w:rPr>
          <w:rFonts w:ascii="Arial" w:hAnsi="Arial" w:cs="Arial"/>
          <w:sz w:val="22"/>
          <w:szCs w:val="22"/>
        </w:rPr>
        <w:t xml:space="preserve">in </w:t>
      </w:r>
      <w:r w:rsidRPr="004B6D2F">
        <w:rPr>
          <w:rFonts w:ascii="Arial" w:hAnsi="Arial" w:cs="Arial"/>
          <w:sz w:val="22"/>
          <w:szCs w:val="22"/>
        </w:rPr>
        <w:t xml:space="preserve">identifying the most common </w:t>
      </w:r>
      <w:ins w:id="155" w:author="Brian Brummer" w:date="2025-09-05T15:19:00Z" w16du:dateUtc="2025-09-05T13:19:00Z">
        <w:r w:rsidR="007511CB">
          <w:rPr>
            <w:rFonts w:ascii="Arial" w:hAnsi="Arial" w:cs="Arial"/>
            <w:sz w:val="22"/>
            <w:szCs w:val="22"/>
          </w:rPr>
          <w:t>pesticide</w:t>
        </w:r>
        <w:r w:rsidR="007511CB">
          <w:rPr>
            <w:rFonts w:ascii="Arial" w:hAnsi="Arial" w:cs="Arial"/>
            <w:sz w:val="22"/>
            <w:szCs w:val="22"/>
          </w:rPr>
          <w:t>s</w:t>
        </w:r>
      </w:ins>
      <w:del w:id="156" w:author="Brian Brummer" w:date="2025-09-05T15:19:00Z" w16du:dateUtc="2025-09-05T13:19:00Z">
        <w:r w:rsidRPr="004B6D2F" w:rsidDel="007511CB">
          <w:rPr>
            <w:rFonts w:ascii="Arial" w:hAnsi="Arial" w:cs="Arial"/>
            <w:sz w:val="22"/>
            <w:szCs w:val="22"/>
          </w:rPr>
          <w:delText>agents</w:delText>
        </w:r>
      </w:del>
      <w:r w:rsidRPr="004B6D2F">
        <w:rPr>
          <w:rFonts w:ascii="Arial" w:hAnsi="Arial" w:cs="Arial"/>
          <w:sz w:val="22"/>
          <w:szCs w:val="22"/>
        </w:rPr>
        <w:t xml:space="preserve">, and the effect of the </w:t>
      </w:r>
      <w:proofErr w:type="spellStart"/>
      <w:r w:rsidRPr="004B6D2F">
        <w:rPr>
          <w:rFonts w:ascii="Arial" w:hAnsi="Arial" w:cs="Arial"/>
          <w:sz w:val="22"/>
          <w:szCs w:val="22"/>
        </w:rPr>
        <w:t>Terbufos</w:t>
      </w:r>
      <w:proofErr w:type="spellEnd"/>
      <w:r w:rsidRPr="004B6D2F">
        <w:rPr>
          <w:rFonts w:ascii="Arial" w:hAnsi="Arial" w:cs="Arial"/>
          <w:sz w:val="22"/>
          <w:szCs w:val="22"/>
        </w:rPr>
        <w:t xml:space="preserve"> ban.</w:t>
      </w:r>
    </w:p>
    <w:p w14:paraId="0AF2A47A" w14:textId="2FAB64F7" w:rsidR="00C77A8F" w:rsidRPr="004B6D2F" w:rsidRDefault="00F96A05" w:rsidP="00C6044A">
      <w:pPr>
        <w:pStyle w:val="BodyText"/>
        <w:numPr>
          <w:ilvl w:val="0"/>
          <w:numId w:val="18"/>
        </w:numPr>
        <w:spacing w:line="276" w:lineRule="auto"/>
        <w:jc w:val="both"/>
        <w:rPr>
          <w:rFonts w:ascii="Arial" w:hAnsi="Arial" w:cs="Arial"/>
          <w:sz w:val="22"/>
          <w:szCs w:val="22"/>
        </w:rPr>
      </w:pPr>
      <w:del w:id="157" w:author="Brian Brummer" w:date="2025-09-04T16:52:00Z" w16du:dateUtc="2025-09-04T14:52:00Z">
        <w:r w:rsidRPr="004B6D2F" w:rsidDel="00265422">
          <w:rPr>
            <w:rFonts w:ascii="Arial" w:hAnsi="Arial" w:cs="Arial"/>
            <w:sz w:val="22"/>
            <w:szCs w:val="22"/>
          </w:rPr>
          <w:delText xml:space="preserve">An </w:delText>
        </w:r>
      </w:del>
      <w:ins w:id="158" w:author="Brian Brummer" w:date="2025-09-04T16:52:00Z" w16du:dateUtc="2025-09-04T14:52:00Z">
        <w:r w:rsidR="00265422">
          <w:rPr>
            <w:rFonts w:ascii="Arial" w:hAnsi="Arial" w:cs="Arial"/>
            <w:sz w:val="22"/>
            <w:szCs w:val="22"/>
          </w:rPr>
          <w:t>E</w:t>
        </w:r>
      </w:ins>
      <w:del w:id="159" w:author="Brian Brummer" w:date="2025-09-04T16:52:00Z" w16du:dateUtc="2025-09-04T14:52:00Z">
        <w:r w:rsidR="00287BCA" w:rsidDel="00265422">
          <w:rPr>
            <w:rFonts w:ascii="Arial" w:hAnsi="Arial" w:cs="Arial"/>
            <w:sz w:val="22"/>
            <w:szCs w:val="22"/>
          </w:rPr>
          <w:delText>e</w:delText>
        </w:r>
      </w:del>
      <w:r w:rsidR="00287BCA">
        <w:rPr>
          <w:rFonts w:ascii="Arial" w:hAnsi="Arial" w:cs="Arial"/>
          <w:sz w:val="22"/>
          <w:szCs w:val="22"/>
        </w:rPr>
        <w:t>stimate</w:t>
      </w:r>
      <w:ins w:id="160" w:author="Brian Brummer" w:date="2025-09-04T16:52:00Z" w16du:dateUtc="2025-09-04T14:52:00Z">
        <w:r w:rsidR="00265422">
          <w:rPr>
            <w:rFonts w:ascii="Arial" w:hAnsi="Arial" w:cs="Arial"/>
            <w:sz w:val="22"/>
            <w:szCs w:val="22"/>
          </w:rPr>
          <w:t>s</w:t>
        </w:r>
      </w:ins>
      <w:r w:rsidR="00287BCA">
        <w:rPr>
          <w:rFonts w:ascii="Arial" w:hAnsi="Arial" w:cs="Arial"/>
          <w:sz w:val="22"/>
          <w:szCs w:val="22"/>
        </w:rPr>
        <w:t xml:space="preserve"> of the </w:t>
      </w:r>
      <w:commentRangeStart w:id="161"/>
      <w:del w:id="162" w:author="Brian Brummer" w:date="2025-09-04T16:52:00Z" w16du:dateUtc="2025-09-04T14:52:00Z">
        <w:r w:rsidR="00287BCA" w:rsidDel="00265422">
          <w:rPr>
            <w:rFonts w:ascii="Arial" w:hAnsi="Arial" w:cs="Arial"/>
            <w:sz w:val="22"/>
            <w:szCs w:val="22"/>
          </w:rPr>
          <w:delText>direct</w:delText>
        </w:r>
        <w:r w:rsidRPr="004B6D2F" w:rsidDel="00265422">
          <w:rPr>
            <w:rFonts w:ascii="Arial" w:hAnsi="Arial" w:cs="Arial"/>
            <w:sz w:val="22"/>
            <w:szCs w:val="22"/>
          </w:rPr>
          <w:delText xml:space="preserve"> </w:delText>
        </w:r>
        <w:r w:rsidR="00287BCA" w:rsidDel="00265422">
          <w:rPr>
            <w:rFonts w:ascii="Arial" w:hAnsi="Arial" w:cs="Arial"/>
            <w:sz w:val="22"/>
            <w:szCs w:val="22"/>
          </w:rPr>
          <w:delText xml:space="preserve">medical </w:delText>
        </w:r>
      </w:del>
      <w:r w:rsidRPr="004B6D2F">
        <w:rPr>
          <w:rFonts w:ascii="Arial" w:hAnsi="Arial" w:cs="Arial"/>
          <w:sz w:val="22"/>
          <w:szCs w:val="22"/>
        </w:rPr>
        <w:t>cost</w:t>
      </w:r>
      <w:r w:rsidR="00287BCA">
        <w:rPr>
          <w:rFonts w:ascii="Arial" w:hAnsi="Arial" w:cs="Arial"/>
          <w:sz w:val="22"/>
          <w:szCs w:val="22"/>
        </w:rPr>
        <w:t>s</w:t>
      </w:r>
      <w:r w:rsidRPr="004B6D2F">
        <w:rPr>
          <w:rFonts w:ascii="Arial" w:hAnsi="Arial" w:cs="Arial"/>
          <w:sz w:val="22"/>
          <w:szCs w:val="22"/>
        </w:rPr>
        <w:t xml:space="preserve"> </w:t>
      </w:r>
      <w:commentRangeEnd w:id="161"/>
      <w:r w:rsidR="0092692C">
        <w:rPr>
          <w:rStyle w:val="CommentReference"/>
        </w:rPr>
        <w:commentReference w:id="161"/>
      </w:r>
      <w:ins w:id="163" w:author="Brian Brummer" w:date="2025-09-04T16:52:00Z" w16du:dateUtc="2025-09-04T14:52:00Z">
        <w:r w:rsidR="00265422">
          <w:rPr>
            <w:rFonts w:ascii="Arial" w:hAnsi="Arial" w:cs="Arial"/>
            <w:sz w:val="22"/>
            <w:szCs w:val="22"/>
          </w:rPr>
          <w:t xml:space="preserve">associated </w:t>
        </w:r>
      </w:ins>
      <w:r w:rsidR="00287BCA">
        <w:rPr>
          <w:rFonts w:ascii="Arial" w:hAnsi="Arial" w:cs="Arial"/>
          <w:sz w:val="22"/>
          <w:szCs w:val="22"/>
        </w:rPr>
        <w:t xml:space="preserve">acute poisoning associated </w:t>
      </w:r>
      <w:del w:id="164" w:author="Brian Brummer" w:date="2025-09-04T16:52:00Z" w16du:dateUtc="2025-09-04T14:52:00Z">
        <w:r w:rsidR="00287BCA" w:rsidDel="00265422">
          <w:rPr>
            <w:rFonts w:ascii="Arial" w:hAnsi="Arial" w:cs="Arial"/>
            <w:sz w:val="22"/>
            <w:szCs w:val="22"/>
          </w:rPr>
          <w:delText xml:space="preserve">with certain </w:delText>
        </w:r>
      </w:del>
      <w:r w:rsidR="00287BCA">
        <w:rPr>
          <w:rFonts w:ascii="Arial" w:hAnsi="Arial" w:cs="Arial"/>
          <w:sz w:val="22"/>
          <w:szCs w:val="22"/>
        </w:rPr>
        <w:t xml:space="preserve">chemical </w:t>
      </w:r>
      <w:del w:id="165" w:author="Brian Brummer" w:date="2025-09-04T16:52:00Z" w16du:dateUtc="2025-09-04T14:52:00Z">
        <w:r w:rsidRPr="004B6D2F" w:rsidDel="00265422">
          <w:rPr>
            <w:rFonts w:ascii="Arial" w:hAnsi="Arial" w:cs="Arial"/>
            <w:sz w:val="22"/>
            <w:szCs w:val="22"/>
          </w:rPr>
          <w:delText xml:space="preserve"> </w:delText>
        </w:r>
        <w:r w:rsidR="00287BCA" w:rsidDel="00265422">
          <w:rPr>
            <w:rFonts w:ascii="Arial" w:hAnsi="Arial" w:cs="Arial"/>
            <w:sz w:val="22"/>
            <w:szCs w:val="22"/>
          </w:rPr>
          <w:delText xml:space="preserve">agents </w:delText>
        </w:r>
      </w:del>
      <w:ins w:id="166" w:author="Brian Brummer" w:date="2025-09-04T16:52:00Z" w16du:dateUtc="2025-09-04T14:52:00Z">
        <w:r w:rsidR="00265422">
          <w:rPr>
            <w:rFonts w:ascii="Arial" w:hAnsi="Arial" w:cs="Arial"/>
            <w:sz w:val="22"/>
            <w:szCs w:val="22"/>
          </w:rPr>
          <w:t xml:space="preserve">pesticides </w:t>
        </w:r>
      </w:ins>
      <w:r w:rsidRPr="004B6D2F">
        <w:rPr>
          <w:rFonts w:ascii="Arial" w:hAnsi="Arial" w:cs="Arial"/>
          <w:sz w:val="22"/>
          <w:szCs w:val="22"/>
        </w:rPr>
        <w:t>in SA</w:t>
      </w:r>
      <w:r w:rsidR="00287BCA">
        <w:rPr>
          <w:rFonts w:ascii="Arial" w:hAnsi="Arial" w:cs="Arial"/>
          <w:sz w:val="22"/>
          <w:szCs w:val="22"/>
        </w:rPr>
        <w:t>.</w:t>
      </w:r>
      <w:r w:rsidRPr="004B6D2F">
        <w:rPr>
          <w:rFonts w:ascii="Arial" w:hAnsi="Arial" w:cs="Arial"/>
          <w:sz w:val="22"/>
          <w:szCs w:val="22"/>
        </w:rPr>
        <w:t xml:space="preserve"> </w:t>
      </w:r>
    </w:p>
    <w:p w14:paraId="2B3749A7" w14:textId="77777777" w:rsidR="00BD3CB8" w:rsidRDefault="00BD3CB8">
      <w:pPr>
        <w:spacing w:after="200"/>
        <w:rPr>
          <w:ins w:id="167" w:author="Brian Brummer" w:date="2025-09-04T17:20:00Z" w16du:dateUtc="2025-09-04T15:20:00Z"/>
          <w:rFonts w:ascii="Arial" w:eastAsia="Calibri" w:hAnsi="Arial" w:cs="Arial"/>
          <w:b/>
          <w:color w:val="000000"/>
          <w:sz w:val="22"/>
          <w:szCs w:val="22"/>
        </w:rPr>
      </w:pPr>
      <w:bookmarkStart w:id="168" w:name="_Toc205830132"/>
      <w:bookmarkStart w:id="169" w:name="methodology"/>
      <w:bookmarkEnd w:id="55"/>
      <w:ins w:id="170" w:author="Brian Brummer" w:date="2025-09-04T17:20:00Z" w16du:dateUtc="2025-09-04T15:20:00Z">
        <w:r>
          <w:rPr>
            <w:rFonts w:ascii="Arial" w:hAnsi="Arial" w:cs="Arial"/>
            <w:sz w:val="22"/>
            <w:szCs w:val="22"/>
          </w:rPr>
          <w:br w:type="page"/>
        </w:r>
      </w:ins>
    </w:p>
    <w:p w14:paraId="2D374027" w14:textId="57E94635" w:rsidR="00AF06CA" w:rsidRPr="007A122F" w:rsidRDefault="00AF06CA" w:rsidP="001964CC">
      <w:pPr>
        <w:pStyle w:val="Heading1"/>
        <w:spacing w:line="276" w:lineRule="auto"/>
        <w:jc w:val="both"/>
        <w:rPr>
          <w:rFonts w:ascii="Arial" w:hAnsi="Arial" w:cs="Arial"/>
          <w:sz w:val="22"/>
          <w:szCs w:val="22"/>
        </w:rPr>
      </w:pPr>
      <w:r w:rsidRPr="007A122F">
        <w:rPr>
          <w:rFonts w:ascii="Arial" w:hAnsi="Arial" w:cs="Arial"/>
          <w:sz w:val="22"/>
          <w:szCs w:val="22"/>
        </w:rPr>
        <w:lastRenderedPageBreak/>
        <w:t>2. Aim and objectives</w:t>
      </w:r>
      <w:bookmarkEnd w:id="168"/>
    </w:p>
    <w:p w14:paraId="55074440" w14:textId="2EF4254C" w:rsidR="00F96A05" w:rsidRDefault="30B60908" w:rsidP="00F96A05">
      <w:pPr>
        <w:spacing w:line="276" w:lineRule="auto"/>
        <w:jc w:val="both"/>
        <w:rPr>
          <w:rFonts w:ascii="Arial" w:hAnsi="Arial" w:cs="Arial"/>
          <w:sz w:val="22"/>
          <w:szCs w:val="22"/>
        </w:rPr>
      </w:pPr>
      <w:r w:rsidRPr="30B60908">
        <w:rPr>
          <w:rFonts w:ascii="Arial" w:hAnsi="Arial" w:cs="Arial"/>
          <w:sz w:val="22"/>
          <w:szCs w:val="22"/>
        </w:rPr>
        <w:t>To characterise the epidemiology, clinical features,</w:t>
      </w:r>
      <w:r w:rsidR="00A62AA9">
        <w:rPr>
          <w:rFonts w:ascii="Arial" w:hAnsi="Arial" w:cs="Arial"/>
          <w:sz w:val="22"/>
          <w:szCs w:val="22"/>
        </w:rPr>
        <w:t xml:space="preserve"> common chemical </w:t>
      </w:r>
      <w:ins w:id="171" w:author="Brian Brummer" w:date="2025-09-05T15:19:00Z" w16du:dateUtc="2025-09-05T13:19:00Z">
        <w:r w:rsidR="007511CB">
          <w:rPr>
            <w:rFonts w:ascii="Arial" w:hAnsi="Arial" w:cs="Arial"/>
            <w:sz w:val="22"/>
            <w:szCs w:val="22"/>
          </w:rPr>
          <w:t>pesticide</w:t>
        </w:r>
        <w:r w:rsidR="007511CB">
          <w:rPr>
            <w:rFonts w:ascii="Arial" w:hAnsi="Arial" w:cs="Arial"/>
            <w:sz w:val="22"/>
            <w:szCs w:val="22"/>
          </w:rPr>
          <w:t xml:space="preserve">s </w:t>
        </w:r>
      </w:ins>
      <w:del w:id="172" w:author="Brian Brummer" w:date="2025-09-05T15:19:00Z" w16du:dateUtc="2025-09-05T13:19:00Z">
        <w:r w:rsidR="00A62AA9" w:rsidDel="007511CB">
          <w:rPr>
            <w:rFonts w:ascii="Arial" w:hAnsi="Arial" w:cs="Arial"/>
            <w:sz w:val="22"/>
            <w:szCs w:val="22"/>
          </w:rPr>
          <w:delText>age</w:delText>
        </w:r>
        <w:r w:rsidR="000C6925" w:rsidDel="007511CB">
          <w:rPr>
            <w:rFonts w:ascii="Arial" w:hAnsi="Arial" w:cs="Arial"/>
            <w:sz w:val="22"/>
            <w:szCs w:val="22"/>
          </w:rPr>
          <w:delText>nts</w:delText>
        </w:r>
        <w:r w:rsidR="00A62AA9" w:rsidDel="007511CB">
          <w:rPr>
            <w:rFonts w:ascii="Arial" w:hAnsi="Arial" w:cs="Arial"/>
            <w:sz w:val="22"/>
            <w:szCs w:val="22"/>
          </w:rPr>
          <w:delText xml:space="preserve"> </w:delText>
        </w:r>
      </w:del>
      <w:r w:rsidR="00A62AA9">
        <w:rPr>
          <w:rFonts w:ascii="Arial" w:hAnsi="Arial" w:cs="Arial"/>
          <w:sz w:val="22"/>
          <w:szCs w:val="22"/>
        </w:rPr>
        <w:t>and</w:t>
      </w:r>
      <w:r w:rsidRPr="30B60908">
        <w:rPr>
          <w:rFonts w:ascii="Arial" w:hAnsi="Arial" w:cs="Arial"/>
          <w:sz w:val="22"/>
          <w:szCs w:val="22"/>
        </w:rPr>
        <w:t xml:space="preserve"> </w:t>
      </w:r>
      <w:commentRangeStart w:id="173"/>
      <w:del w:id="174" w:author="Brian Brummer" w:date="2025-09-04T17:13:00Z" w16du:dateUtc="2025-09-04T15:13:00Z">
        <w:r w:rsidR="0062726C" w:rsidDel="00BD3CB8">
          <w:rPr>
            <w:rFonts w:ascii="Arial" w:hAnsi="Arial" w:cs="Arial"/>
            <w:sz w:val="22"/>
            <w:szCs w:val="22"/>
          </w:rPr>
          <w:delText xml:space="preserve">direct </w:delText>
        </w:r>
        <w:r w:rsidR="000C6925" w:rsidDel="00BD3CB8">
          <w:rPr>
            <w:rFonts w:ascii="Arial" w:hAnsi="Arial" w:cs="Arial"/>
            <w:sz w:val="22"/>
            <w:szCs w:val="22"/>
          </w:rPr>
          <w:delText xml:space="preserve">medical </w:delText>
        </w:r>
        <w:commentRangeEnd w:id="173"/>
        <w:r w:rsidR="0092692C" w:rsidDel="00BD3CB8">
          <w:rPr>
            <w:rStyle w:val="CommentReference"/>
            <w:rFonts w:ascii="Calibri" w:eastAsia="Calibri" w:hAnsi="Calibri" w:cs="Calibri"/>
          </w:rPr>
          <w:commentReference w:id="173"/>
        </w:r>
      </w:del>
      <w:r w:rsidR="0062726C">
        <w:rPr>
          <w:rFonts w:ascii="Arial" w:hAnsi="Arial" w:cs="Arial"/>
          <w:sz w:val="22"/>
          <w:szCs w:val="22"/>
        </w:rPr>
        <w:t>cost</w:t>
      </w:r>
      <w:ins w:id="175" w:author="Brian Brummer" w:date="2025-09-04T17:13:00Z" w16du:dateUtc="2025-09-04T15:13:00Z">
        <w:r w:rsidR="00BD3CB8">
          <w:rPr>
            <w:rFonts w:ascii="Arial" w:hAnsi="Arial" w:cs="Arial"/>
            <w:sz w:val="22"/>
            <w:szCs w:val="22"/>
          </w:rPr>
          <w:t>s</w:t>
        </w:r>
      </w:ins>
      <w:r w:rsidR="00A62AA9">
        <w:rPr>
          <w:rFonts w:ascii="Arial" w:hAnsi="Arial" w:cs="Arial"/>
          <w:sz w:val="22"/>
          <w:szCs w:val="22"/>
        </w:rPr>
        <w:t xml:space="preserve"> associated with acute poisoning </w:t>
      </w:r>
      <w:r w:rsidRPr="30B60908">
        <w:rPr>
          <w:rFonts w:ascii="Arial" w:hAnsi="Arial" w:cs="Arial"/>
          <w:sz w:val="22"/>
          <w:szCs w:val="22"/>
        </w:rPr>
        <w:t>in South Africa</w:t>
      </w:r>
      <w:r w:rsidR="00A62AA9">
        <w:rPr>
          <w:rFonts w:ascii="Arial" w:hAnsi="Arial" w:cs="Arial"/>
          <w:sz w:val="22"/>
          <w:szCs w:val="22"/>
        </w:rPr>
        <w:t>.</w:t>
      </w:r>
    </w:p>
    <w:p w14:paraId="387405A8" w14:textId="77777777" w:rsidR="00A62AA9" w:rsidRPr="007A122F" w:rsidRDefault="00A62AA9" w:rsidP="00F96A05">
      <w:pPr>
        <w:spacing w:line="276" w:lineRule="auto"/>
        <w:jc w:val="both"/>
        <w:rPr>
          <w:rFonts w:ascii="Arial" w:hAnsi="Arial" w:cs="Arial"/>
          <w:sz w:val="22"/>
          <w:szCs w:val="22"/>
        </w:rPr>
      </w:pPr>
    </w:p>
    <w:p w14:paraId="14E6C5F5" w14:textId="5BF340FB" w:rsidR="006A32A6" w:rsidRPr="004B6D2F" w:rsidRDefault="006A32A6">
      <w:pPr>
        <w:spacing w:after="200"/>
        <w:rPr>
          <w:rFonts w:ascii="Arial" w:hAnsi="Arial" w:cs="Arial"/>
          <w:b/>
          <w:bCs/>
          <w:sz w:val="22"/>
          <w:szCs w:val="22"/>
        </w:rPr>
        <w:pPrChange w:id="176" w:author="Brian Brummer" w:date="2025-09-04T17:20:00Z" w16du:dateUtc="2025-09-04T15:20:00Z">
          <w:pPr>
            <w:spacing w:line="276" w:lineRule="auto"/>
            <w:jc w:val="both"/>
          </w:pPr>
        </w:pPrChange>
      </w:pPr>
      <w:r w:rsidRPr="004B6D2F">
        <w:rPr>
          <w:rFonts w:ascii="Arial" w:hAnsi="Arial" w:cs="Arial"/>
          <w:b/>
          <w:bCs/>
          <w:sz w:val="22"/>
          <w:szCs w:val="22"/>
        </w:rPr>
        <w:t>Primary Objectives</w:t>
      </w:r>
    </w:p>
    <w:p w14:paraId="4063D9BA" w14:textId="12739C2C" w:rsidR="00AF06CA" w:rsidRPr="004B6D2F" w:rsidRDefault="00AF06CA" w:rsidP="00EC7404">
      <w:pPr>
        <w:numPr>
          <w:ilvl w:val="0"/>
          <w:numId w:val="10"/>
        </w:numPr>
        <w:spacing w:line="276" w:lineRule="auto"/>
        <w:jc w:val="both"/>
        <w:rPr>
          <w:rFonts w:ascii="Arial" w:hAnsi="Arial" w:cs="Arial"/>
          <w:sz w:val="22"/>
          <w:szCs w:val="22"/>
        </w:rPr>
      </w:pPr>
      <w:r w:rsidRPr="004B6D2F">
        <w:rPr>
          <w:rFonts w:ascii="Arial" w:hAnsi="Arial" w:cs="Arial"/>
          <w:sz w:val="22"/>
          <w:szCs w:val="22"/>
        </w:rPr>
        <w:t xml:space="preserve">To describe the </w:t>
      </w:r>
      <w:r w:rsidR="00472741" w:rsidRPr="004B6D2F">
        <w:rPr>
          <w:rFonts w:ascii="Arial" w:hAnsi="Arial" w:cs="Arial"/>
          <w:sz w:val="22"/>
          <w:szCs w:val="22"/>
        </w:rPr>
        <w:t>age and sex distribution</w:t>
      </w:r>
      <w:r w:rsidR="00472741" w:rsidRPr="004B6D2F" w:rsidDel="00472741">
        <w:rPr>
          <w:rFonts w:ascii="Arial" w:hAnsi="Arial" w:cs="Arial"/>
          <w:sz w:val="22"/>
          <w:szCs w:val="22"/>
        </w:rPr>
        <w:t xml:space="preserve"> </w:t>
      </w:r>
      <w:r w:rsidRPr="004B6D2F">
        <w:rPr>
          <w:rFonts w:ascii="Arial" w:hAnsi="Arial" w:cs="Arial"/>
          <w:sz w:val="22"/>
          <w:szCs w:val="22"/>
        </w:rPr>
        <w:t>of the sample population</w:t>
      </w:r>
    </w:p>
    <w:p w14:paraId="14F78354" w14:textId="4B0B93DA" w:rsidR="00472741" w:rsidRDefault="00472741" w:rsidP="00EC7404">
      <w:pPr>
        <w:numPr>
          <w:ilvl w:val="0"/>
          <w:numId w:val="10"/>
        </w:numPr>
        <w:spacing w:line="276" w:lineRule="auto"/>
        <w:jc w:val="both"/>
        <w:rPr>
          <w:rFonts w:ascii="Arial" w:hAnsi="Arial" w:cs="Arial"/>
          <w:sz w:val="22"/>
          <w:szCs w:val="22"/>
        </w:rPr>
      </w:pPr>
      <w:r w:rsidRPr="004B6D2F">
        <w:rPr>
          <w:rFonts w:ascii="Arial" w:hAnsi="Arial" w:cs="Arial"/>
          <w:sz w:val="22"/>
          <w:szCs w:val="22"/>
        </w:rPr>
        <w:t xml:space="preserve">To describe the </w:t>
      </w:r>
      <w:del w:id="177" w:author="Brian Brummer" w:date="2025-09-05T15:19:00Z" w16du:dateUtc="2025-09-05T13:19:00Z">
        <w:r w:rsidRPr="004B6D2F" w:rsidDel="007511CB">
          <w:rPr>
            <w:rFonts w:ascii="Arial" w:hAnsi="Arial" w:cs="Arial"/>
            <w:sz w:val="22"/>
            <w:szCs w:val="22"/>
          </w:rPr>
          <w:delText>poisoning agent</w:delText>
        </w:r>
      </w:del>
      <w:ins w:id="178" w:author="Brian Brummer" w:date="2025-09-05T15:19:00Z" w16du:dateUtc="2025-09-05T13:19:00Z">
        <w:r w:rsidR="007511CB">
          <w:rPr>
            <w:rFonts w:ascii="Arial" w:hAnsi="Arial" w:cs="Arial"/>
            <w:sz w:val="22"/>
            <w:szCs w:val="22"/>
          </w:rPr>
          <w:t>chemical pesticide</w:t>
        </w:r>
      </w:ins>
      <w:r w:rsidRPr="004B6D2F">
        <w:rPr>
          <w:rFonts w:ascii="Arial" w:hAnsi="Arial" w:cs="Arial"/>
          <w:sz w:val="22"/>
          <w:szCs w:val="22"/>
        </w:rPr>
        <w:t xml:space="preserve"> identified via advanced toxicology testing in the sample population. </w:t>
      </w:r>
    </w:p>
    <w:p w14:paraId="45F2A0CE" w14:textId="18ED86F4" w:rsidR="00847288" w:rsidRDefault="00847288" w:rsidP="00EC7404">
      <w:pPr>
        <w:numPr>
          <w:ilvl w:val="0"/>
          <w:numId w:val="10"/>
        </w:numPr>
        <w:spacing w:line="276" w:lineRule="auto"/>
        <w:jc w:val="both"/>
        <w:rPr>
          <w:rFonts w:ascii="Arial" w:hAnsi="Arial" w:cs="Arial"/>
          <w:sz w:val="22"/>
          <w:szCs w:val="22"/>
        </w:rPr>
      </w:pPr>
      <w:r>
        <w:rPr>
          <w:rFonts w:ascii="Arial" w:hAnsi="Arial" w:cs="Arial"/>
          <w:sz w:val="22"/>
          <w:szCs w:val="22"/>
        </w:rPr>
        <w:t xml:space="preserve">To determine whether chemical </w:t>
      </w:r>
      <w:ins w:id="179" w:author="Brian Brummer" w:date="2025-09-05T15:19:00Z" w16du:dateUtc="2025-09-05T13:19:00Z">
        <w:r w:rsidR="007511CB">
          <w:rPr>
            <w:rFonts w:ascii="Arial" w:hAnsi="Arial" w:cs="Arial"/>
            <w:sz w:val="22"/>
            <w:szCs w:val="22"/>
          </w:rPr>
          <w:t>pesticide</w:t>
        </w:r>
        <w:r w:rsidR="007511CB">
          <w:rPr>
            <w:rFonts w:ascii="Arial" w:hAnsi="Arial" w:cs="Arial"/>
            <w:sz w:val="22"/>
            <w:szCs w:val="22"/>
          </w:rPr>
          <w:t xml:space="preserve">s </w:t>
        </w:r>
      </w:ins>
      <w:del w:id="180" w:author="Brian Brummer" w:date="2025-09-05T15:19:00Z" w16du:dateUtc="2025-09-05T13:19:00Z">
        <w:r w:rsidDel="007511CB">
          <w:rPr>
            <w:rFonts w:ascii="Arial" w:hAnsi="Arial" w:cs="Arial"/>
            <w:sz w:val="22"/>
            <w:szCs w:val="22"/>
          </w:rPr>
          <w:delText xml:space="preserve">agents </w:delText>
        </w:r>
      </w:del>
      <w:r>
        <w:rPr>
          <w:rFonts w:ascii="Arial" w:hAnsi="Arial" w:cs="Arial"/>
          <w:sz w:val="22"/>
          <w:szCs w:val="22"/>
        </w:rPr>
        <w:t xml:space="preserve">are associated with certain demographics </w:t>
      </w:r>
      <w:r w:rsidR="009E0132">
        <w:rPr>
          <w:rFonts w:ascii="Arial" w:hAnsi="Arial" w:cs="Arial"/>
          <w:sz w:val="22"/>
          <w:szCs w:val="22"/>
        </w:rPr>
        <w:t xml:space="preserve"> and clinical outcomes. </w:t>
      </w:r>
    </w:p>
    <w:p w14:paraId="70B2D587" w14:textId="57239733" w:rsidR="00E15379" w:rsidRPr="00E15379" w:rsidDel="007955AA" w:rsidRDefault="00E15379" w:rsidP="00E15379">
      <w:pPr>
        <w:numPr>
          <w:ilvl w:val="0"/>
          <w:numId w:val="10"/>
        </w:numPr>
        <w:spacing w:line="276" w:lineRule="auto"/>
        <w:jc w:val="both"/>
        <w:rPr>
          <w:del w:id="181" w:author="Brian Brummer" w:date="2025-09-04T17:23:00Z" w16du:dateUtc="2025-09-04T15:23:00Z"/>
          <w:rFonts w:ascii="Arial" w:hAnsi="Arial" w:cs="Arial"/>
          <w:sz w:val="22"/>
          <w:szCs w:val="22"/>
        </w:rPr>
      </w:pPr>
      <w:del w:id="182" w:author="Brian Brummer" w:date="2025-09-04T17:23:00Z" w16du:dateUtc="2025-09-04T15:23:00Z">
        <w:r w:rsidDel="007955AA">
          <w:rPr>
            <w:rFonts w:ascii="Arial" w:hAnsi="Arial" w:cs="Arial"/>
            <w:sz w:val="22"/>
            <w:szCs w:val="22"/>
          </w:rPr>
          <w:delText xml:space="preserve">To investigate seasonality of poisoning by chemical agent, circumstance and age and sex. </w:delText>
        </w:r>
      </w:del>
    </w:p>
    <w:p w14:paraId="0C041A8A" w14:textId="15691DB0" w:rsidR="009D786C" w:rsidRDefault="00AF06CA" w:rsidP="00EC7404">
      <w:pPr>
        <w:numPr>
          <w:ilvl w:val="0"/>
          <w:numId w:val="10"/>
        </w:numPr>
        <w:spacing w:line="276" w:lineRule="auto"/>
        <w:jc w:val="both"/>
        <w:rPr>
          <w:ins w:id="183" w:author="Brian Brummer" w:date="2025-09-04T17:23:00Z" w16du:dateUtc="2025-09-04T15:23:00Z"/>
          <w:rFonts w:ascii="Arial" w:hAnsi="Arial" w:cs="Arial"/>
          <w:sz w:val="22"/>
          <w:szCs w:val="22"/>
        </w:rPr>
      </w:pPr>
      <w:commentRangeStart w:id="184"/>
      <w:commentRangeStart w:id="185"/>
      <w:commentRangeStart w:id="186"/>
      <w:commentRangeStart w:id="187"/>
      <w:r w:rsidRPr="004B6D2F">
        <w:rPr>
          <w:rFonts w:ascii="Arial" w:hAnsi="Arial" w:cs="Arial"/>
          <w:sz w:val="22"/>
          <w:szCs w:val="22"/>
        </w:rPr>
        <w:t xml:space="preserve">To </w:t>
      </w:r>
      <w:r w:rsidR="009D786C" w:rsidRPr="004B6D2F">
        <w:rPr>
          <w:rFonts w:ascii="Arial" w:hAnsi="Arial" w:cs="Arial"/>
          <w:sz w:val="22"/>
          <w:szCs w:val="22"/>
        </w:rPr>
        <w:t xml:space="preserve">review </w:t>
      </w:r>
      <w:r w:rsidR="001953F1" w:rsidRPr="004B6D2F">
        <w:rPr>
          <w:rFonts w:ascii="Arial" w:hAnsi="Arial" w:cs="Arial"/>
          <w:sz w:val="22"/>
          <w:szCs w:val="22"/>
        </w:rPr>
        <w:t xml:space="preserve">the </w:t>
      </w:r>
      <w:r w:rsidR="006A32A6" w:rsidRPr="004B6D2F">
        <w:rPr>
          <w:rFonts w:ascii="Arial" w:hAnsi="Arial" w:cs="Arial"/>
          <w:sz w:val="22"/>
          <w:szCs w:val="22"/>
        </w:rPr>
        <w:t xml:space="preserve">clinical presentation, </w:t>
      </w:r>
      <w:r w:rsidR="00472741" w:rsidRPr="004B6D2F">
        <w:rPr>
          <w:rFonts w:ascii="Arial" w:hAnsi="Arial" w:cs="Arial"/>
          <w:sz w:val="22"/>
          <w:szCs w:val="22"/>
        </w:rPr>
        <w:t>and interventions, in the sample population</w:t>
      </w:r>
      <w:r w:rsidR="00F95373">
        <w:rPr>
          <w:rFonts w:ascii="Arial" w:hAnsi="Arial" w:cs="Arial"/>
          <w:sz w:val="22"/>
          <w:szCs w:val="22"/>
        </w:rPr>
        <w:t xml:space="preserve"> and </w:t>
      </w:r>
      <w:del w:id="188" w:author="Brian Brummer" w:date="2025-09-04T17:17:00Z" w16du:dateUtc="2025-09-04T15:17:00Z">
        <w:r w:rsidR="00F95373" w:rsidDel="00BD3CB8">
          <w:rPr>
            <w:rFonts w:ascii="Arial" w:hAnsi="Arial" w:cs="Arial"/>
            <w:sz w:val="22"/>
            <w:szCs w:val="22"/>
          </w:rPr>
          <w:delText xml:space="preserve">recommend </w:delText>
        </w:r>
      </w:del>
      <w:ins w:id="189" w:author="Brian Brummer" w:date="2025-09-04T17:17:00Z" w16du:dateUtc="2025-09-04T15:17:00Z">
        <w:r w:rsidR="00BD3CB8">
          <w:rPr>
            <w:rFonts w:ascii="Arial" w:hAnsi="Arial" w:cs="Arial"/>
            <w:sz w:val="22"/>
            <w:szCs w:val="22"/>
          </w:rPr>
          <w:t xml:space="preserve">compare to  </w:t>
        </w:r>
      </w:ins>
      <w:r w:rsidR="00F95373">
        <w:rPr>
          <w:rFonts w:ascii="Arial" w:hAnsi="Arial" w:cs="Arial"/>
          <w:sz w:val="22"/>
          <w:szCs w:val="22"/>
        </w:rPr>
        <w:t>clinical best practices</w:t>
      </w:r>
      <w:del w:id="190" w:author="Brian Brummer" w:date="2025-09-04T17:17:00Z" w16du:dateUtc="2025-09-04T15:17:00Z">
        <w:r w:rsidR="00F95373" w:rsidDel="00BD3CB8">
          <w:rPr>
            <w:rFonts w:ascii="Arial" w:hAnsi="Arial" w:cs="Arial"/>
            <w:sz w:val="22"/>
            <w:szCs w:val="22"/>
          </w:rPr>
          <w:delText xml:space="preserve"> based on data</w:delText>
        </w:r>
      </w:del>
      <w:r w:rsidR="00F95373">
        <w:rPr>
          <w:rFonts w:ascii="Arial" w:hAnsi="Arial" w:cs="Arial"/>
          <w:sz w:val="22"/>
          <w:szCs w:val="22"/>
        </w:rPr>
        <w:t xml:space="preserve">. </w:t>
      </w:r>
      <w:commentRangeEnd w:id="184"/>
      <w:r w:rsidR="00D0287A" w:rsidRPr="004B6D2F">
        <w:rPr>
          <w:rStyle w:val="CommentReference"/>
          <w:rFonts w:ascii="Arial" w:hAnsi="Arial" w:cs="Arial"/>
          <w:sz w:val="22"/>
          <w:szCs w:val="22"/>
        </w:rPr>
        <w:commentReference w:id="184"/>
      </w:r>
      <w:commentRangeEnd w:id="185"/>
      <w:r w:rsidR="000C45D8" w:rsidRPr="004B6D2F">
        <w:rPr>
          <w:rStyle w:val="CommentReference"/>
          <w:rFonts w:ascii="Arial" w:hAnsi="Arial" w:cs="Arial"/>
          <w:sz w:val="22"/>
          <w:szCs w:val="22"/>
        </w:rPr>
        <w:commentReference w:id="185"/>
      </w:r>
      <w:commentRangeEnd w:id="186"/>
      <w:r w:rsidR="005E0143">
        <w:rPr>
          <w:rStyle w:val="CommentReference"/>
          <w:rFonts w:ascii="Calibri" w:eastAsia="Calibri" w:hAnsi="Calibri" w:cs="Calibri"/>
        </w:rPr>
        <w:commentReference w:id="186"/>
      </w:r>
      <w:commentRangeEnd w:id="187"/>
      <w:r w:rsidR="0092692C">
        <w:rPr>
          <w:rStyle w:val="CommentReference"/>
          <w:rFonts w:ascii="Calibri" w:eastAsia="Calibri" w:hAnsi="Calibri" w:cs="Calibri"/>
        </w:rPr>
        <w:commentReference w:id="187"/>
      </w:r>
    </w:p>
    <w:p w14:paraId="42B604E8" w14:textId="1750BB1B" w:rsidR="007955AA" w:rsidRPr="007955AA" w:rsidRDefault="007955AA" w:rsidP="007955AA">
      <w:pPr>
        <w:numPr>
          <w:ilvl w:val="0"/>
          <w:numId w:val="10"/>
        </w:numPr>
        <w:spacing w:line="276" w:lineRule="auto"/>
        <w:jc w:val="both"/>
        <w:rPr>
          <w:ins w:id="191" w:author="Brian Brummer" w:date="2025-09-04T17:20:00Z" w16du:dateUtc="2025-09-04T15:20:00Z"/>
          <w:rFonts w:ascii="Arial" w:hAnsi="Arial" w:cs="Arial"/>
          <w:sz w:val="22"/>
          <w:szCs w:val="22"/>
        </w:rPr>
      </w:pPr>
      <w:ins w:id="192" w:author="Brian Brummer" w:date="2025-09-04T17:23:00Z" w16du:dateUtc="2025-09-04T15:23:00Z">
        <w:r>
          <w:rPr>
            <w:rFonts w:ascii="Arial" w:hAnsi="Arial" w:cs="Arial"/>
            <w:sz w:val="22"/>
            <w:szCs w:val="22"/>
          </w:rPr>
          <w:t xml:space="preserve">To investigate seasonality of poisoning by chemical </w:t>
        </w:r>
      </w:ins>
      <w:ins w:id="193" w:author="Brian Brummer" w:date="2025-09-05T15:19:00Z" w16du:dateUtc="2025-09-05T13:19:00Z">
        <w:r w:rsidR="007511CB">
          <w:rPr>
            <w:rFonts w:ascii="Arial" w:hAnsi="Arial" w:cs="Arial"/>
            <w:sz w:val="22"/>
            <w:szCs w:val="22"/>
          </w:rPr>
          <w:t>pesticide</w:t>
        </w:r>
      </w:ins>
      <w:ins w:id="194" w:author="Brian Brummer" w:date="2025-09-04T17:23:00Z" w16du:dateUtc="2025-09-04T15:23:00Z">
        <w:r>
          <w:rPr>
            <w:rFonts w:ascii="Arial" w:hAnsi="Arial" w:cs="Arial"/>
            <w:sz w:val="22"/>
            <w:szCs w:val="22"/>
          </w:rPr>
          <w:t xml:space="preserve">, circumstance and age and sex. </w:t>
        </w:r>
      </w:ins>
    </w:p>
    <w:p w14:paraId="604021E0" w14:textId="2F2CE7CB" w:rsidR="00BD3CB8" w:rsidRPr="00BD3CB8" w:rsidRDefault="00BD3CB8" w:rsidP="00BD3CB8">
      <w:pPr>
        <w:numPr>
          <w:ilvl w:val="0"/>
          <w:numId w:val="10"/>
        </w:numPr>
        <w:spacing w:line="276" w:lineRule="auto"/>
        <w:jc w:val="both"/>
        <w:rPr>
          <w:rFonts w:ascii="Arial" w:hAnsi="Arial" w:cs="Arial"/>
          <w:sz w:val="22"/>
          <w:szCs w:val="22"/>
        </w:rPr>
      </w:pPr>
      <w:commentRangeStart w:id="195"/>
      <w:commentRangeStart w:id="196"/>
      <w:commentRangeStart w:id="197"/>
      <w:ins w:id="198" w:author="Brian Brummer" w:date="2025-09-04T17:20:00Z" w16du:dateUtc="2025-09-04T15:20:00Z">
        <w:r w:rsidRPr="5704A244">
          <w:rPr>
            <w:rFonts w:ascii="Arial" w:hAnsi="Arial" w:cs="Arial"/>
            <w:sz w:val="22"/>
            <w:szCs w:val="22"/>
          </w:rPr>
          <w:t>To determine whether butyryl</w:t>
        </w:r>
        <w:commentRangeStart w:id="199"/>
        <w:r w:rsidRPr="5704A244">
          <w:rPr>
            <w:rFonts w:ascii="Arial" w:hAnsi="Arial" w:cs="Arial"/>
            <w:sz w:val="22"/>
            <w:szCs w:val="22"/>
          </w:rPr>
          <w:t>cholinesterase</w:t>
        </w:r>
        <w:commentRangeEnd w:id="199"/>
        <w:r w:rsidRPr="5704A244">
          <w:rPr>
            <w:rStyle w:val="CommentReference"/>
            <w:rFonts w:ascii="Arial" w:hAnsi="Arial" w:cs="Arial"/>
            <w:sz w:val="22"/>
            <w:szCs w:val="22"/>
          </w:rPr>
          <w:commentReference w:id="199"/>
        </w:r>
        <w:r w:rsidRPr="5704A244">
          <w:rPr>
            <w:rFonts w:ascii="Arial" w:hAnsi="Arial" w:cs="Arial"/>
            <w:sz w:val="22"/>
            <w:szCs w:val="22"/>
          </w:rPr>
          <w:t xml:space="preserve"> concentrations have similar prognostic characteristics across ages. </w:t>
        </w:r>
        <w:commentRangeEnd w:id="195"/>
        <w:r w:rsidRPr="004B6D2F">
          <w:rPr>
            <w:rStyle w:val="CommentReference"/>
            <w:rFonts w:ascii="Arial" w:hAnsi="Arial" w:cs="Arial"/>
            <w:sz w:val="22"/>
            <w:szCs w:val="22"/>
          </w:rPr>
          <w:commentReference w:id="195"/>
        </w:r>
        <w:commentRangeEnd w:id="196"/>
        <w:r w:rsidRPr="004B6D2F">
          <w:rPr>
            <w:rStyle w:val="CommentReference"/>
            <w:rFonts w:ascii="Arial" w:hAnsi="Arial" w:cs="Arial"/>
            <w:sz w:val="22"/>
            <w:szCs w:val="22"/>
          </w:rPr>
          <w:commentReference w:id="196"/>
        </w:r>
        <w:commentRangeEnd w:id="197"/>
        <w:r w:rsidRPr="004B6D2F">
          <w:rPr>
            <w:rStyle w:val="CommentReference"/>
            <w:rFonts w:ascii="Arial" w:hAnsi="Arial" w:cs="Arial"/>
            <w:sz w:val="22"/>
            <w:szCs w:val="22"/>
          </w:rPr>
          <w:commentReference w:id="197"/>
        </w:r>
      </w:ins>
    </w:p>
    <w:p w14:paraId="79F8635A" w14:textId="10DDAE96" w:rsidR="00472741" w:rsidRPr="004B6D2F" w:rsidRDefault="00472741" w:rsidP="00EC7404">
      <w:pPr>
        <w:numPr>
          <w:ilvl w:val="0"/>
          <w:numId w:val="10"/>
        </w:numPr>
        <w:spacing w:line="276" w:lineRule="auto"/>
        <w:jc w:val="both"/>
        <w:rPr>
          <w:rFonts w:ascii="Arial" w:hAnsi="Arial" w:cs="Arial"/>
          <w:sz w:val="22"/>
          <w:szCs w:val="22"/>
        </w:rPr>
      </w:pPr>
      <w:r w:rsidRPr="004B6D2F">
        <w:rPr>
          <w:rFonts w:ascii="Arial" w:hAnsi="Arial" w:cs="Arial"/>
          <w:sz w:val="22"/>
          <w:szCs w:val="22"/>
        </w:rPr>
        <w:t xml:space="preserve">To </w:t>
      </w:r>
      <w:commentRangeStart w:id="200"/>
      <w:commentRangeStart w:id="201"/>
      <w:r w:rsidRPr="004B6D2F">
        <w:rPr>
          <w:rFonts w:ascii="Arial" w:hAnsi="Arial" w:cs="Arial"/>
          <w:sz w:val="22"/>
          <w:szCs w:val="22"/>
        </w:rPr>
        <w:t xml:space="preserve">determine the </w:t>
      </w:r>
      <w:del w:id="202" w:author="Brian Brummer" w:date="2025-09-04T17:17:00Z" w16du:dateUtc="2025-09-04T15:17:00Z">
        <w:r w:rsidR="00503C6A" w:rsidDel="00BD3CB8">
          <w:rPr>
            <w:rFonts w:ascii="Arial" w:hAnsi="Arial" w:cs="Arial"/>
            <w:sz w:val="22"/>
            <w:szCs w:val="22"/>
          </w:rPr>
          <w:delText xml:space="preserve">direct </w:delText>
        </w:r>
      </w:del>
      <w:r w:rsidRPr="004B6D2F">
        <w:rPr>
          <w:rFonts w:ascii="Arial" w:hAnsi="Arial" w:cs="Arial"/>
          <w:sz w:val="22"/>
          <w:szCs w:val="22"/>
        </w:rPr>
        <w:t xml:space="preserve">cost </w:t>
      </w:r>
      <w:commentRangeEnd w:id="200"/>
      <w:r w:rsidRPr="004B6D2F">
        <w:rPr>
          <w:rStyle w:val="CommentReference"/>
          <w:rFonts w:ascii="Arial" w:hAnsi="Arial" w:cs="Arial"/>
          <w:sz w:val="22"/>
          <w:szCs w:val="22"/>
        </w:rPr>
        <w:commentReference w:id="200"/>
      </w:r>
      <w:commentRangeEnd w:id="201"/>
      <w:r w:rsidRPr="004B6D2F">
        <w:rPr>
          <w:rStyle w:val="CommentReference"/>
          <w:rFonts w:ascii="Arial" w:hAnsi="Arial" w:cs="Arial"/>
          <w:sz w:val="22"/>
          <w:szCs w:val="22"/>
        </w:rPr>
        <w:commentReference w:id="201"/>
      </w:r>
      <w:r w:rsidRPr="004B6D2F">
        <w:rPr>
          <w:rFonts w:ascii="Arial" w:hAnsi="Arial" w:cs="Arial"/>
          <w:sz w:val="22"/>
          <w:szCs w:val="22"/>
        </w:rPr>
        <w:t xml:space="preserve">associated with </w:t>
      </w:r>
      <w:r w:rsidR="00503C6A">
        <w:rPr>
          <w:rFonts w:ascii="Arial" w:hAnsi="Arial" w:cs="Arial"/>
          <w:sz w:val="22"/>
          <w:szCs w:val="22"/>
        </w:rPr>
        <w:t>a severe poisoning admission</w:t>
      </w:r>
      <w:r w:rsidRPr="004B6D2F">
        <w:rPr>
          <w:rFonts w:ascii="Arial" w:hAnsi="Arial" w:cs="Arial"/>
          <w:sz w:val="22"/>
          <w:szCs w:val="22"/>
        </w:rPr>
        <w:t>:</w:t>
      </w:r>
    </w:p>
    <w:p w14:paraId="49086D4E" w14:textId="4F0DC58E" w:rsidR="00472741" w:rsidRDefault="00472741" w:rsidP="00EC7404">
      <w:pPr>
        <w:numPr>
          <w:ilvl w:val="1"/>
          <w:numId w:val="10"/>
        </w:numPr>
        <w:spacing w:line="276" w:lineRule="auto"/>
        <w:jc w:val="both"/>
        <w:rPr>
          <w:ins w:id="203" w:author="Brian Brummer" w:date="2025-09-04T17:17:00Z" w16du:dateUtc="2025-09-04T15:17:00Z"/>
          <w:rFonts w:ascii="Arial" w:hAnsi="Arial" w:cs="Arial"/>
          <w:sz w:val="22"/>
          <w:szCs w:val="22"/>
        </w:rPr>
      </w:pPr>
      <w:r w:rsidRPr="004B6D2F">
        <w:rPr>
          <w:rFonts w:ascii="Arial" w:hAnsi="Arial" w:cs="Arial"/>
          <w:sz w:val="22"/>
          <w:szCs w:val="22"/>
        </w:rPr>
        <w:t xml:space="preserve">To determine the </w:t>
      </w:r>
      <w:commentRangeStart w:id="204"/>
      <w:r w:rsidRPr="004B6D2F">
        <w:rPr>
          <w:rFonts w:ascii="Arial" w:hAnsi="Arial" w:cs="Arial"/>
          <w:sz w:val="22"/>
          <w:szCs w:val="22"/>
        </w:rPr>
        <w:t xml:space="preserve">median cost </w:t>
      </w:r>
      <w:commentRangeEnd w:id="204"/>
      <w:r w:rsidR="0092692C">
        <w:rPr>
          <w:rStyle w:val="CommentReference"/>
          <w:rFonts w:ascii="Calibri" w:eastAsia="Calibri" w:hAnsi="Calibri" w:cs="Calibri"/>
        </w:rPr>
        <w:commentReference w:id="204"/>
      </w:r>
      <w:r w:rsidRPr="004B6D2F">
        <w:rPr>
          <w:rFonts w:ascii="Arial" w:hAnsi="Arial" w:cs="Arial"/>
          <w:sz w:val="22"/>
          <w:szCs w:val="22"/>
        </w:rPr>
        <w:t xml:space="preserve">to the health system associated </w:t>
      </w:r>
      <w:r w:rsidR="00F93E71">
        <w:rPr>
          <w:rFonts w:ascii="Arial" w:hAnsi="Arial" w:cs="Arial"/>
          <w:sz w:val="22"/>
          <w:szCs w:val="22"/>
        </w:rPr>
        <w:t>with a</w:t>
      </w:r>
      <w:commentRangeStart w:id="205"/>
      <w:commentRangeStart w:id="206"/>
      <w:r w:rsidRPr="004B6D2F">
        <w:rPr>
          <w:rFonts w:ascii="Arial" w:hAnsi="Arial" w:cs="Arial"/>
          <w:sz w:val="22"/>
          <w:szCs w:val="22"/>
        </w:rPr>
        <w:t xml:space="preserve"> </w:t>
      </w:r>
      <w:commentRangeEnd w:id="205"/>
      <w:r w:rsidR="008B5A24" w:rsidRPr="004B6D2F">
        <w:rPr>
          <w:rStyle w:val="CommentReference"/>
          <w:rFonts w:ascii="Arial" w:hAnsi="Arial" w:cs="Arial"/>
          <w:sz w:val="22"/>
          <w:szCs w:val="22"/>
        </w:rPr>
        <w:commentReference w:id="205"/>
      </w:r>
      <w:commentRangeEnd w:id="206"/>
      <w:r w:rsidR="00894469" w:rsidRPr="004B6D2F">
        <w:rPr>
          <w:rStyle w:val="CommentReference"/>
          <w:rFonts w:ascii="Arial" w:hAnsi="Arial" w:cs="Arial"/>
          <w:sz w:val="22"/>
          <w:szCs w:val="22"/>
        </w:rPr>
        <w:commentReference w:id="206"/>
      </w:r>
      <w:r w:rsidRPr="004B6D2F">
        <w:rPr>
          <w:rFonts w:ascii="Arial" w:hAnsi="Arial" w:cs="Arial"/>
          <w:sz w:val="22"/>
          <w:szCs w:val="22"/>
        </w:rPr>
        <w:t xml:space="preserve">hospital admission in the sample population. </w:t>
      </w:r>
    </w:p>
    <w:p w14:paraId="0015AEC7" w14:textId="37274367" w:rsidR="00BD3CB8" w:rsidRPr="00BD3CB8" w:rsidDel="00BD3CB8" w:rsidRDefault="00BD3CB8" w:rsidP="00BD3CB8">
      <w:pPr>
        <w:numPr>
          <w:ilvl w:val="1"/>
          <w:numId w:val="10"/>
        </w:numPr>
        <w:spacing w:line="276" w:lineRule="auto"/>
        <w:jc w:val="both"/>
        <w:rPr>
          <w:del w:id="207" w:author="Brian Brummer" w:date="2025-09-04T17:19:00Z" w16du:dateUtc="2025-09-04T15:19:00Z"/>
          <w:rFonts w:ascii="Arial" w:hAnsi="Arial" w:cs="Arial"/>
          <w:sz w:val="22"/>
          <w:szCs w:val="22"/>
          <w:rPrChange w:id="208" w:author="Brian Brummer" w:date="2025-09-04T17:19:00Z" w16du:dateUtc="2025-09-04T15:19:00Z">
            <w:rPr>
              <w:del w:id="209" w:author="Brian Brummer" w:date="2025-09-04T17:19:00Z" w16du:dateUtc="2025-09-04T15:19:00Z"/>
              <w:rFonts w:ascii="Arial" w:hAnsi="Arial" w:cs="Arial"/>
              <w:b/>
              <w:bCs/>
              <w:sz w:val="22"/>
              <w:szCs w:val="22"/>
            </w:rPr>
          </w:rPrChange>
        </w:rPr>
      </w:pPr>
      <w:ins w:id="210" w:author="Brian Brummer" w:date="2025-09-04T17:17:00Z" w16du:dateUtc="2025-09-04T15:17:00Z">
        <w:r>
          <w:rPr>
            <w:rFonts w:ascii="Arial" w:hAnsi="Arial" w:cs="Arial"/>
            <w:sz w:val="22"/>
            <w:szCs w:val="22"/>
          </w:rPr>
          <w:t>To determine indirect cos</w:t>
        </w:r>
      </w:ins>
      <w:ins w:id="211" w:author="Brian Brummer" w:date="2025-09-04T17:18:00Z" w16du:dateUtc="2025-09-04T15:18:00Z">
        <w:r>
          <w:rPr>
            <w:rFonts w:ascii="Arial" w:hAnsi="Arial" w:cs="Arial"/>
            <w:sz w:val="22"/>
            <w:szCs w:val="22"/>
          </w:rPr>
          <w:t xml:space="preserve">ts associated with poisoning including longer-term costs, disability and quality of life to the patient and family. </w:t>
        </w:r>
      </w:ins>
    </w:p>
    <w:p w14:paraId="7C043700" w14:textId="77777777" w:rsidR="00BD3CB8" w:rsidRDefault="00BD3CB8" w:rsidP="00EC7404">
      <w:pPr>
        <w:numPr>
          <w:ilvl w:val="1"/>
          <w:numId w:val="10"/>
        </w:numPr>
        <w:spacing w:line="276" w:lineRule="auto"/>
        <w:jc w:val="both"/>
        <w:rPr>
          <w:ins w:id="212" w:author="Brian Brummer" w:date="2025-09-04T17:19:00Z" w16du:dateUtc="2025-09-04T15:19:00Z"/>
          <w:rFonts w:ascii="Arial" w:hAnsi="Arial" w:cs="Arial"/>
          <w:sz w:val="22"/>
          <w:szCs w:val="22"/>
        </w:rPr>
      </w:pPr>
    </w:p>
    <w:p w14:paraId="509E7364" w14:textId="18875772" w:rsidR="00AF06CA" w:rsidRPr="00BD3CB8" w:rsidDel="00BD3CB8" w:rsidRDefault="00AF06CA">
      <w:pPr>
        <w:numPr>
          <w:ilvl w:val="0"/>
          <w:numId w:val="20"/>
        </w:numPr>
        <w:spacing w:line="276" w:lineRule="auto"/>
        <w:jc w:val="both"/>
        <w:rPr>
          <w:del w:id="213" w:author="Brian Brummer" w:date="2025-09-04T17:19:00Z" w16du:dateUtc="2025-09-04T15:19:00Z"/>
          <w:rFonts w:ascii="Arial" w:hAnsi="Arial" w:cs="Arial"/>
          <w:sz w:val="22"/>
          <w:szCs w:val="22"/>
        </w:rPr>
        <w:pPrChange w:id="214" w:author="Brian Brummer" w:date="2025-09-04T17:20:00Z" w16du:dateUtc="2025-09-04T15:20:00Z">
          <w:pPr>
            <w:spacing w:line="276" w:lineRule="auto"/>
            <w:jc w:val="both"/>
          </w:pPr>
        </w:pPrChange>
      </w:pPr>
      <w:del w:id="215" w:author="Brian Brummer" w:date="2025-09-04T17:19:00Z" w16du:dateUtc="2025-09-04T15:19:00Z">
        <w:r w:rsidRPr="00BD3CB8" w:rsidDel="00BD3CB8">
          <w:rPr>
            <w:rFonts w:ascii="Arial" w:hAnsi="Arial" w:cs="Arial"/>
            <w:b/>
            <w:bCs/>
            <w:sz w:val="22"/>
            <w:szCs w:val="22"/>
          </w:rPr>
          <w:delText>Secondary objective</w:delText>
        </w:r>
        <w:r w:rsidR="009132E7" w:rsidRPr="00BD3CB8" w:rsidDel="00BD3CB8">
          <w:rPr>
            <w:rFonts w:ascii="Arial" w:hAnsi="Arial" w:cs="Arial"/>
            <w:b/>
            <w:bCs/>
            <w:sz w:val="22"/>
            <w:szCs w:val="22"/>
          </w:rPr>
          <w:delText>s</w:delText>
        </w:r>
        <w:r w:rsidRPr="00BD3CB8" w:rsidDel="00BD3CB8">
          <w:rPr>
            <w:rFonts w:ascii="Arial" w:hAnsi="Arial" w:cs="Arial"/>
            <w:sz w:val="22"/>
            <w:szCs w:val="22"/>
          </w:rPr>
          <w:delText>:</w:delText>
        </w:r>
      </w:del>
    </w:p>
    <w:p w14:paraId="2DF221E0" w14:textId="10314F39" w:rsidR="00AF06CA" w:rsidRPr="004B6D2F" w:rsidDel="00BD3CB8" w:rsidRDefault="5704A244">
      <w:pPr>
        <w:numPr>
          <w:ilvl w:val="0"/>
          <w:numId w:val="20"/>
        </w:numPr>
        <w:spacing w:line="276" w:lineRule="auto"/>
        <w:jc w:val="both"/>
        <w:rPr>
          <w:del w:id="216" w:author="Brian Brummer" w:date="2025-09-04T17:20:00Z" w16du:dateUtc="2025-09-04T15:20:00Z"/>
          <w:rFonts w:ascii="Arial" w:hAnsi="Arial" w:cs="Arial"/>
          <w:sz w:val="22"/>
          <w:szCs w:val="22"/>
        </w:rPr>
        <w:pPrChange w:id="217" w:author="Brian Brummer" w:date="2025-09-04T17:20:00Z" w16du:dateUtc="2025-09-04T15:20:00Z">
          <w:pPr>
            <w:numPr>
              <w:numId w:val="3"/>
            </w:numPr>
            <w:spacing w:line="276" w:lineRule="auto"/>
            <w:ind w:left="720" w:hanging="360"/>
            <w:jc w:val="both"/>
          </w:pPr>
        </w:pPrChange>
      </w:pPr>
      <w:commentRangeStart w:id="218"/>
      <w:commentRangeStart w:id="219"/>
      <w:commentRangeStart w:id="220"/>
      <w:del w:id="221" w:author="Brian Brummer" w:date="2025-09-04T17:20:00Z" w16du:dateUtc="2025-09-04T15:20:00Z">
        <w:r w:rsidRPr="5704A244" w:rsidDel="00BD3CB8">
          <w:rPr>
            <w:rFonts w:ascii="Arial" w:hAnsi="Arial" w:cs="Arial"/>
            <w:sz w:val="22"/>
            <w:szCs w:val="22"/>
          </w:rPr>
          <w:delText>To determine whether butyryl</w:delText>
        </w:r>
        <w:commentRangeStart w:id="222"/>
        <w:r w:rsidRPr="5704A244" w:rsidDel="00BD3CB8">
          <w:rPr>
            <w:rFonts w:ascii="Arial" w:hAnsi="Arial" w:cs="Arial"/>
            <w:sz w:val="22"/>
            <w:szCs w:val="22"/>
          </w:rPr>
          <w:delText>cholinesterase</w:delText>
        </w:r>
        <w:commentRangeEnd w:id="222"/>
        <w:r w:rsidR="00AF06CA" w:rsidRPr="5704A244" w:rsidDel="00BD3CB8">
          <w:rPr>
            <w:rStyle w:val="CommentReference"/>
            <w:rFonts w:ascii="Arial" w:hAnsi="Arial" w:cs="Arial"/>
            <w:sz w:val="22"/>
            <w:szCs w:val="22"/>
          </w:rPr>
          <w:commentReference w:id="222"/>
        </w:r>
        <w:r w:rsidRPr="5704A244" w:rsidDel="00BD3CB8">
          <w:rPr>
            <w:rFonts w:ascii="Arial" w:hAnsi="Arial" w:cs="Arial"/>
            <w:sz w:val="22"/>
            <w:szCs w:val="22"/>
          </w:rPr>
          <w:delText xml:space="preserve"> concentrations have similar prognostic characteristics across ages. </w:delText>
        </w:r>
        <w:commentRangeEnd w:id="218"/>
        <w:r w:rsidR="00AF06CA" w:rsidRPr="004B6D2F" w:rsidDel="00BD3CB8">
          <w:rPr>
            <w:rStyle w:val="CommentReference"/>
            <w:rFonts w:ascii="Arial" w:hAnsi="Arial" w:cs="Arial"/>
            <w:sz w:val="22"/>
            <w:szCs w:val="22"/>
          </w:rPr>
          <w:commentReference w:id="218"/>
        </w:r>
        <w:commentRangeEnd w:id="219"/>
        <w:r w:rsidR="00AF06CA" w:rsidRPr="004B6D2F" w:rsidDel="00BD3CB8">
          <w:rPr>
            <w:rStyle w:val="CommentReference"/>
            <w:rFonts w:ascii="Arial" w:hAnsi="Arial" w:cs="Arial"/>
            <w:sz w:val="22"/>
            <w:szCs w:val="22"/>
          </w:rPr>
          <w:commentReference w:id="219"/>
        </w:r>
        <w:commentRangeEnd w:id="220"/>
        <w:r w:rsidR="00AF06CA" w:rsidRPr="004B6D2F" w:rsidDel="00BD3CB8">
          <w:rPr>
            <w:rStyle w:val="CommentReference"/>
            <w:rFonts w:ascii="Arial" w:hAnsi="Arial" w:cs="Arial"/>
            <w:sz w:val="22"/>
            <w:szCs w:val="22"/>
          </w:rPr>
          <w:commentReference w:id="220"/>
        </w:r>
      </w:del>
    </w:p>
    <w:p w14:paraId="017A6170" w14:textId="77777777" w:rsidR="00E22C18" w:rsidRDefault="00E22C18">
      <w:pPr>
        <w:spacing w:after="200"/>
        <w:rPr>
          <w:rFonts w:ascii="Arial" w:hAnsi="Arial" w:cs="Arial"/>
          <w:b/>
          <w:bCs/>
          <w:sz w:val="22"/>
          <w:szCs w:val="22"/>
        </w:rPr>
      </w:pPr>
      <w:del w:id="223" w:author="Brian Brummer" w:date="2025-09-04T17:20:00Z" w16du:dateUtc="2025-09-04T15:20:00Z">
        <w:r w:rsidDel="00BD3CB8">
          <w:rPr>
            <w:rFonts w:ascii="Arial" w:hAnsi="Arial" w:cs="Arial"/>
            <w:b/>
            <w:bCs/>
            <w:sz w:val="22"/>
            <w:szCs w:val="22"/>
          </w:rPr>
          <w:br w:type="page"/>
        </w:r>
      </w:del>
    </w:p>
    <w:p w14:paraId="052E32B7" w14:textId="4891190A" w:rsidR="00C4004F" w:rsidRPr="007A122F" w:rsidRDefault="00C4004F" w:rsidP="00C4004F">
      <w:pPr>
        <w:spacing w:line="276" w:lineRule="auto"/>
        <w:jc w:val="both"/>
        <w:rPr>
          <w:rFonts w:ascii="Arial" w:hAnsi="Arial" w:cs="Arial"/>
          <w:b/>
          <w:bCs/>
          <w:sz w:val="22"/>
          <w:szCs w:val="22"/>
        </w:rPr>
      </w:pPr>
      <w:r w:rsidRPr="007A122F">
        <w:rPr>
          <w:rFonts w:ascii="Arial" w:hAnsi="Arial" w:cs="Arial"/>
          <w:b/>
          <w:bCs/>
          <w:sz w:val="22"/>
          <w:szCs w:val="22"/>
        </w:rPr>
        <w:t>Potential projects that cover specific objectives:</w:t>
      </w:r>
    </w:p>
    <w:p w14:paraId="585C453C" w14:textId="376E1E18" w:rsidR="00C4004F" w:rsidRPr="007A122F" w:rsidRDefault="5704A244">
      <w:pPr>
        <w:pStyle w:val="ListParagraph"/>
        <w:numPr>
          <w:ilvl w:val="0"/>
          <w:numId w:val="22"/>
        </w:numPr>
        <w:spacing w:line="276" w:lineRule="auto"/>
        <w:jc w:val="both"/>
        <w:rPr>
          <w:rFonts w:ascii="Arial" w:hAnsi="Arial" w:cs="Arial"/>
          <w:sz w:val="22"/>
          <w:szCs w:val="22"/>
        </w:rPr>
        <w:pPrChange w:id="224" w:author="Brian Brummer" w:date="2025-09-04T17:22:00Z" w16du:dateUtc="2025-09-04T15:22:00Z">
          <w:pPr>
            <w:pStyle w:val="ListParagraph"/>
            <w:numPr>
              <w:numId w:val="11"/>
            </w:numPr>
            <w:spacing w:line="276" w:lineRule="auto"/>
            <w:ind w:left="360" w:hanging="360"/>
            <w:jc w:val="both"/>
          </w:pPr>
        </w:pPrChange>
      </w:pPr>
      <w:r w:rsidRPr="5704A244">
        <w:rPr>
          <w:rFonts w:ascii="Arial" w:hAnsi="Arial" w:cs="Arial"/>
          <w:sz w:val="22"/>
          <w:szCs w:val="22"/>
        </w:rPr>
        <w:t xml:space="preserve">Descriptive Epidemiology and Toxicological Characterisation of Acute </w:t>
      </w:r>
      <w:commentRangeStart w:id="225"/>
      <w:commentRangeStart w:id="226"/>
      <w:r w:rsidRPr="5704A244">
        <w:rPr>
          <w:rFonts w:ascii="Arial" w:hAnsi="Arial" w:cs="Arial"/>
          <w:sz w:val="22"/>
          <w:szCs w:val="22"/>
        </w:rPr>
        <w:t xml:space="preserve">Pesticide </w:t>
      </w:r>
      <w:commentRangeEnd w:id="225"/>
      <w:r w:rsidR="00C4004F" w:rsidRPr="5704A244">
        <w:rPr>
          <w:rStyle w:val="CommentReference"/>
          <w:rFonts w:ascii="Arial" w:hAnsi="Arial" w:cs="Arial"/>
          <w:sz w:val="22"/>
          <w:szCs w:val="22"/>
        </w:rPr>
        <w:commentReference w:id="225"/>
      </w:r>
      <w:commentRangeEnd w:id="226"/>
      <w:r w:rsidR="00C4004F" w:rsidRPr="5704A244">
        <w:rPr>
          <w:rStyle w:val="CommentReference"/>
          <w:rFonts w:ascii="Arial" w:hAnsi="Arial" w:cs="Arial"/>
          <w:sz w:val="22"/>
          <w:szCs w:val="22"/>
        </w:rPr>
        <w:commentReference w:id="226"/>
      </w:r>
      <w:r w:rsidRPr="5704A244">
        <w:rPr>
          <w:rFonts w:ascii="Arial" w:hAnsi="Arial" w:cs="Arial"/>
          <w:sz w:val="22"/>
          <w:szCs w:val="22"/>
        </w:rPr>
        <w:t>Poisoning Cases in South Africa: A Surveillance-Based Analysis</w:t>
      </w:r>
    </w:p>
    <w:p w14:paraId="66D8F5D2" w14:textId="108CE6B3" w:rsidR="00C4004F" w:rsidRPr="007A122F" w:rsidRDefault="5704A244">
      <w:pPr>
        <w:pStyle w:val="ListParagraph"/>
        <w:numPr>
          <w:ilvl w:val="1"/>
          <w:numId w:val="22"/>
        </w:numPr>
        <w:spacing w:line="276" w:lineRule="auto"/>
        <w:jc w:val="both"/>
        <w:rPr>
          <w:rFonts w:ascii="Arial" w:hAnsi="Arial" w:cs="Arial"/>
          <w:sz w:val="22"/>
          <w:szCs w:val="22"/>
        </w:rPr>
        <w:pPrChange w:id="227" w:author="Brian Brummer" w:date="2025-09-04T17:22:00Z" w16du:dateUtc="2025-09-04T15:22:00Z">
          <w:pPr>
            <w:pStyle w:val="ListParagraph"/>
            <w:numPr>
              <w:ilvl w:val="1"/>
              <w:numId w:val="12"/>
            </w:numPr>
            <w:spacing w:line="276" w:lineRule="auto"/>
            <w:ind w:hanging="360"/>
            <w:jc w:val="both"/>
          </w:pPr>
        </w:pPrChange>
      </w:pPr>
      <w:r w:rsidRPr="5704A244">
        <w:rPr>
          <w:rFonts w:ascii="Arial" w:hAnsi="Arial" w:cs="Arial"/>
          <w:sz w:val="22"/>
          <w:szCs w:val="22"/>
        </w:rPr>
        <w:t xml:space="preserve">Focus on epidemiology </w:t>
      </w:r>
    </w:p>
    <w:p w14:paraId="18924412" w14:textId="1A5633FD" w:rsidR="007955AA" w:rsidRDefault="00C4004F">
      <w:pPr>
        <w:pStyle w:val="ListParagraph"/>
        <w:numPr>
          <w:ilvl w:val="1"/>
          <w:numId w:val="22"/>
        </w:numPr>
        <w:spacing w:line="276" w:lineRule="auto"/>
        <w:jc w:val="both"/>
        <w:rPr>
          <w:ins w:id="228" w:author="Brian Brummer" w:date="2025-09-04T17:22:00Z" w16du:dateUtc="2025-09-04T15:22:00Z"/>
          <w:rFonts w:ascii="Arial" w:hAnsi="Arial" w:cs="Arial"/>
          <w:sz w:val="22"/>
          <w:szCs w:val="22"/>
        </w:rPr>
        <w:pPrChange w:id="229" w:author="Brian Brummer" w:date="2025-09-04T17:22:00Z" w16du:dateUtc="2025-09-04T15:22:00Z">
          <w:pPr>
            <w:pStyle w:val="ListParagraph"/>
            <w:numPr>
              <w:ilvl w:val="1"/>
              <w:numId w:val="12"/>
            </w:numPr>
            <w:spacing w:line="276" w:lineRule="auto"/>
            <w:ind w:hanging="360"/>
            <w:jc w:val="both"/>
          </w:pPr>
        </w:pPrChange>
      </w:pPr>
      <w:r w:rsidRPr="007A122F">
        <w:rPr>
          <w:rFonts w:ascii="Arial" w:hAnsi="Arial" w:cs="Arial"/>
          <w:sz w:val="22"/>
          <w:szCs w:val="22"/>
        </w:rPr>
        <w:t>Covers objectives 1-</w:t>
      </w:r>
      <w:ins w:id="230" w:author="Brian Brummer" w:date="2025-09-04T17:23:00Z" w16du:dateUtc="2025-09-04T15:23:00Z">
        <w:r w:rsidR="007955AA">
          <w:rPr>
            <w:rFonts w:ascii="Arial" w:hAnsi="Arial" w:cs="Arial"/>
            <w:sz w:val="22"/>
            <w:szCs w:val="22"/>
          </w:rPr>
          <w:t>4</w:t>
        </w:r>
      </w:ins>
      <w:del w:id="231" w:author="Brian Brummer" w:date="2025-09-04T17:21:00Z" w16du:dateUtc="2025-09-04T15:21:00Z">
        <w:r w:rsidR="00E15379" w:rsidDel="007955AA">
          <w:rPr>
            <w:rFonts w:ascii="Arial" w:hAnsi="Arial" w:cs="Arial"/>
            <w:sz w:val="22"/>
            <w:szCs w:val="22"/>
          </w:rPr>
          <w:delText>4</w:delText>
        </w:r>
        <w:r w:rsidRPr="007A122F" w:rsidDel="007955AA">
          <w:rPr>
            <w:rFonts w:ascii="Arial" w:hAnsi="Arial" w:cs="Arial"/>
            <w:sz w:val="22"/>
            <w:szCs w:val="22"/>
          </w:rPr>
          <w:delText xml:space="preserve">. </w:delText>
        </w:r>
      </w:del>
    </w:p>
    <w:p w14:paraId="224CD898" w14:textId="467219B6" w:rsidR="007955AA" w:rsidRPr="007955AA" w:rsidRDefault="007955AA">
      <w:pPr>
        <w:pStyle w:val="ListParagraph"/>
        <w:numPr>
          <w:ilvl w:val="0"/>
          <w:numId w:val="22"/>
        </w:numPr>
        <w:spacing w:line="276" w:lineRule="auto"/>
        <w:jc w:val="both"/>
        <w:rPr>
          <w:ins w:id="232" w:author="Brian Brummer" w:date="2025-09-04T17:21:00Z" w16du:dateUtc="2025-09-04T15:21:00Z"/>
          <w:rFonts w:ascii="Arial" w:hAnsi="Arial" w:cs="Arial"/>
          <w:sz w:val="22"/>
          <w:szCs w:val="22"/>
          <w:rPrChange w:id="233" w:author="Brian Brummer" w:date="2025-09-04T17:21:00Z" w16du:dateUtc="2025-09-04T15:21:00Z">
            <w:rPr>
              <w:ins w:id="234" w:author="Brian Brummer" w:date="2025-09-04T17:21:00Z" w16du:dateUtc="2025-09-04T15:21:00Z"/>
            </w:rPr>
          </w:rPrChange>
        </w:rPr>
        <w:pPrChange w:id="235" w:author="Brian Brummer" w:date="2025-09-04T17:22:00Z" w16du:dateUtc="2025-09-04T15:22:00Z">
          <w:pPr>
            <w:pStyle w:val="ListParagraph"/>
            <w:numPr>
              <w:numId w:val="13"/>
            </w:numPr>
            <w:spacing w:line="276" w:lineRule="auto"/>
            <w:ind w:left="360" w:hanging="360"/>
            <w:jc w:val="both"/>
          </w:pPr>
        </w:pPrChange>
      </w:pPr>
      <w:commentRangeStart w:id="236"/>
      <w:commentRangeStart w:id="237"/>
      <w:commentRangeStart w:id="238"/>
      <w:ins w:id="239" w:author="Brian Brummer" w:date="2025-09-04T17:21:00Z" w16du:dateUtc="2025-09-04T15:21:00Z">
        <w:r w:rsidRPr="007955AA">
          <w:rPr>
            <w:rFonts w:ascii="Arial" w:hAnsi="Arial" w:cs="Arial"/>
            <w:sz w:val="22"/>
            <w:szCs w:val="22"/>
            <w:rPrChange w:id="240" w:author="Brian Brummer" w:date="2025-09-04T17:21:00Z" w16du:dateUtc="2025-09-04T15:21:00Z">
              <w:rPr/>
            </w:rPrChange>
          </w:rPr>
          <w:t xml:space="preserve">Temporal and Seasonal Trends in Poisoning Cases and </w:t>
        </w:r>
      </w:ins>
      <w:ins w:id="241" w:author="Brian Brummer" w:date="2025-09-05T15:20:00Z" w16du:dateUtc="2025-09-05T13:20:00Z">
        <w:r w:rsidR="007511CB">
          <w:rPr>
            <w:rFonts w:ascii="Arial" w:hAnsi="Arial" w:cs="Arial"/>
            <w:sz w:val="22"/>
            <w:szCs w:val="22"/>
          </w:rPr>
          <w:t>Chemical Pesticide</w:t>
        </w:r>
      </w:ins>
      <w:ins w:id="242" w:author="Brian Brummer" w:date="2025-09-04T17:21:00Z" w16du:dateUtc="2025-09-04T15:21:00Z">
        <w:r w:rsidRPr="007955AA">
          <w:rPr>
            <w:rFonts w:ascii="Arial" w:hAnsi="Arial" w:cs="Arial"/>
            <w:sz w:val="22"/>
            <w:szCs w:val="22"/>
            <w:rPrChange w:id="243" w:author="Brian Brummer" w:date="2025-09-04T17:21:00Z" w16du:dateUtc="2025-09-04T15:21:00Z">
              <w:rPr/>
            </w:rPrChange>
          </w:rPr>
          <w:t xml:space="preserve"> Profiles: Implications for National Surveillance Enhancement</w:t>
        </w:r>
      </w:ins>
    </w:p>
    <w:p w14:paraId="791E1682" w14:textId="77777777" w:rsidR="007955AA" w:rsidRPr="00035B6F" w:rsidRDefault="007955AA">
      <w:pPr>
        <w:pStyle w:val="ListParagraph"/>
        <w:numPr>
          <w:ilvl w:val="1"/>
          <w:numId w:val="22"/>
        </w:numPr>
        <w:spacing w:line="276" w:lineRule="auto"/>
        <w:jc w:val="both"/>
        <w:rPr>
          <w:ins w:id="244" w:author="Brian Brummer" w:date="2025-09-04T17:21:00Z" w16du:dateUtc="2025-09-04T15:21:00Z"/>
          <w:rFonts w:ascii="Arial" w:hAnsi="Arial" w:cs="Arial"/>
          <w:b/>
          <w:bCs/>
          <w:sz w:val="22"/>
          <w:szCs w:val="22"/>
        </w:rPr>
        <w:pPrChange w:id="245" w:author="Brian Brummer" w:date="2025-09-04T17:22:00Z" w16du:dateUtc="2025-09-04T15:22:00Z">
          <w:pPr>
            <w:pStyle w:val="ListParagraph"/>
            <w:numPr>
              <w:ilvl w:val="1"/>
              <w:numId w:val="11"/>
            </w:numPr>
            <w:spacing w:line="276" w:lineRule="auto"/>
            <w:ind w:hanging="360"/>
            <w:jc w:val="both"/>
          </w:pPr>
        </w:pPrChange>
      </w:pPr>
      <w:ins w:id="246" w:author="Brian Brummer" w:date="2025-09-04T17:21:00Z" w16du:dateUtc="2025-09-04T15:21:00Z">
        <w:r w:rsidRPr="007A122F">
          <w:rPr>
            <w:rFonts w:ascii="Arial" w:hAnsi="Arial" w:cs="Arial"/>
            <w:sz w:val="22"/>
            <w:szCs w:val="22"/>
          </w:rPr>
          <w:t>Focusses on seasonality to improve existing surveillance systems sensitivity</w:t>
        </w:r>
        <w:r>
          <w:rPr>
            <w:rFonts w:ascii="Arial" w:hAnsi="Arial" w:cs="Arial"/>
            <w:sz w:val="22"/>
            <w:szCs w:val="22"/>
          </w:rPr>
          <w:t xml:space="preserve"> by increasing clinician and community awareness</w:t>
        </w:r>
        <w:r w:rsidRPr="004B6D2F">
          <w:rPr>
            <w:rFonts w:ascii="Arial" w:hAnsi="Arial" w:cs="Arial"/>
            <w:sz w:val="22"/>
            <w:szCs w:val="22"/>
          </w:rPr>
          <w:t xml:space="preserve">. </w:t>
        </w:r>
        <w:commentRangeEnd w:id="236"/>
        <w:r w:rsidRPr="004B6D2F">
          <w:rPr>
            <w:rStyle w:val="CommentReference"/>
            <w:rFonts w:ascii="Arial" w:hAnsi="Arial" w:cs="Arial"/>
            <w:b/>
            <w:bCs/>
            <w:sz w:val="22"/>
            <w:szCs w:val="22"/>
          </w:rPr>
          <w:commentReference w:id="236"/>
        </w:r>
        <w:commentRangeEnd w:id="237"/>
        <w:r w:rsidRPr="004B6D2F">
          <w:rPr>
            <w:rStyle w:val="CommentReference"/>
            <w:rFonts w:ascii="Arial" w:hAnsi="Arial" w:cs="Arial"/>
            <w:b/>
            <w:bCs/>
            <w:sz w:val="22"/>
            <w:szCs w:val="22"/>
          </w:rPr>
          <w:commentReference w:id="237"/>
        </w:r>
        <w:commentRangeEnd w:id="238"/>
        <w:r>
          <w:rPr>
            <w:rStyle w:val="CommentReference"/>
          </w:rPr>
          <w:commentReference w:id="238"/>
        </w:r>
      </w:ins>
    </w:p>
    <w:p w14:paraId="12526A85" w14:textId="008A6A61" w:rsidR="007955AA" w:rsidRPr="004B6D2F" w:rsidRDefault="007955AA">
      <w:pPr>
        <w:pStyle w:val="ListParagraph"/>
        <w:numPr>
          <w:ilvl w:val="1"/>
          <w:numId w:val="22"/>
        </w:numPr>
        <w:spacing w:line="276" w:lineRule="auto"/>
        <w:jc w:val="both"/>
        <w:rPr>
          <w:ins w:id="247" w:author="Brian Brummer" w:date="2025-09-04T17:21:00Z" w16du:dateUtc="2025-09-04T15:21:00Z"/>
          <w:rFonts w:ascii="Arial" w:hAnsi="Arial" w:cs="Arial"/>
          <w:b/>
          <w:bCs/>
          <w:sz w:val="22"/>
          <w:szCs w:val="22"/>
        </w:rPr>
        <w:pPrChange w:id="248" w:author="Brian Brummer" w:date="2025-09-04T17:22:00Z" w16du:dateUtc="2025-09-04T15:22:00Z">
          <w:pPr>
            <w:pStyle w:val="ListParagraph"/>
            <w:numPr>
              <w:ilvl w:val="1"/>
              <w:numId w:val="11"/>
            </w:numPr>
            <w:spacing w:line="276" w:lineRule="auto"/>
            <w:ind w:hanging="360"/>
            <w:jc w:val="both"/>
          </w:pPr>
        </w:pPrChange>
      </w:pPr>
      <w:ins w:id="249" w:author="Brian Brummer" w:date="2025-09-04T17:21:00Z" w16du:dateUtc="2025-09-04T15:21:00Z">
        <w:r>
          <w:rPr>
            <w:rFonts w:ascii="Arial" w:hAnsi="Arial" w:cs="Arial"/>
            <w:sz w:val="22"/>
            <w:szCs w:val="22"/>
          </w:rPr>
          <w:t xml:space="preserve">To determine whether the proportion of chemical </w:t>
        </w:r>
      </w:ins>
      <w:ins w:id="250" w:author="Brian Brummer" w:date="2025-09-05T15:20:00Z" w16du:dateUtc="2025-09-05T13:20:00Z">
        <w:r w:rsidR="007511CB">
          <w:rPr>
            <w:rFonts w:ascii="Arial" w:hAnsi="Arial" w:cs="Arial"/>
            <w:sz w:val="22"/>
            <w:szCs w:val="22"/>
          </w:rPr>
          <w:t>pesticides</w:t>
        </w:r>
      </w:ins>
      <w:ins w:id="251" w:author="Brian Brummer" w:date="2025-09-04T17:21:00Z" w16du:dateUtc="2025-09-04T15:21:00Z">
        <w:r>
          <w:rPr>
            <w:rFonts w:ascii="Arial" w:hAnsi="Arial" w:cs="Arial"/>
            <w:sz w:val="22"/>
            <w:szCs w:val="22"/>
          </w:rPr>
          <w:t xml:space="preserve"> found in cases of acute poisoning differ over time based on season, public health action or regulatory action. </w:t>
        </w:r>
      </w:ins>
    </w:p>
    <w:p w14:paraId="728B3512" w14:textId="606E3F48" w:rsidR="007955AA" w:rsidDel="007955AA" w:rsidRDefault="007955AA" w:rsidP="007955AA">
      <w:pPr>
        <w:pStyle w:val="ListParagraph"/>
        <w:numPr>
          <w:ilvl w:val="1"/>
          <w:numId w:val="12"/>
        </w:numPr>
        <w:spacing w:line="276" w:lineRule="auto"/>
        <w:jc w:val="both"/>
        <w:rPr>
          <w:del w:id="252" w:author="Brian Brummer" w:date="2025-09-04T17:22:00Z" w16du:dateUtc="2025-09-04T15:22:00Z"/>
          <w:rFonts w:ascii="Arial" w:hAnsi="Arial" w:cs="Arial"/>
          <w:sz w:val="22"/>
          <w:szCs w:val="22"/>
        </w:rPr>
      </w:pPr>
      <w:ins w:id="253" w:author="Brian Brummer" w:date="2025-09-04T17:21:00Z" w16du:dateUtc="2025-09-04T15:21:00Z">
        <w:r w:rsidRPr="007A122F">
          <w:rPr>
            <w:rFonts w:ascii="Arial" w:hAnsi="Arial" w:cs="Arial"/>
            <w:sz w:val="22"/>
            <w:szCs w:val="22"/>
          </w:rPr>
          <w:t xml:space="preserve">Covers objectives </w:t>
        </w:r>
      </w:ins>
      <w:ins w:id="254" w:author="Brian Brummer" w:date="2025-09-04T17:23:00Z" w16du:dateUtc="2025-09-04T15:23:00Z">
        <w:r>
          <w:rPr>
            <w:rFonts w:ascii="Arial" w:hAnsi="Arial" w:cs="Arial"/>
            <w:sz w:val="22"/>
            <w:szCs w:val="22"/>
          </w:rPr>
          <w:t>5</w:t>
        </w:r>
      </w:ins>
    </w:p>
    <w:p w14:paraId="4AE9589C" w14:textId="7CDC4F5E" w:rsidR="00C4004F" w:rsidRPr="007955AA" w:rsidDel="007955AA" w:rsidRDefault="0062726C">
      <w:pPr>
        <w:pStyle w:val="ListParagraph"/>
        <w:numPr>
          <w:ilvl w:val="1"/>
          <w:numId w:val="22"/>
        </w:numPr>
        <w:spacing w:line="276" w:lineRule="auto"/>
        <w:jc w:val="both"/>
        <w:rPr>
          <w:del w:id="255" w:author="Brian Brummer" w:date="2025-09-04T17:23:00Z" w16du:dateUtc="2025-09-04T15:23:00Z"/>
          <w:rFonts w:ascii="Arial" w:hAnsi="Arial" w:cs="Arial"/>
          <w:sz w:val="22"/>
          <w:szCs w:val="22"/>
          <w:rPrChange w:id="256" w:author="Brian Brummer" w:date="2025-09-04T17:23:00Z" w16du:dateUtc="2025-09-04T15:23:00Z">
            <w:rPr>
              <w:del w:id="257" w:author="Brian Brummer" w:date="2025-09-04T17:23:00Z" w16du:dateUtc="2025-09-04T15:23:00Z"/>
            </w:rPr>
          </w:rPrChange>
        </w:rPr>
        <w:pPrChange w:id="258" w:author="Brian Brummer" w:date="2025-09-04T17:23:00Z" w16du:dateUtc="2025-09-04T15:23:00Z">
          <w:pPr>
            <w:pStyle w:val="ListParagraph"/>
            <w:numPr>
              <w:numId w:val="11"/>
            </w:numPr>
            <w:spacing w:line="276" w:lineRule="auto"/>
            <w:ind w:left="360" w:hanging="360"/>
            <w:jc w:val="both"/>
          </w:pPr>
        </w:pPrChange>
      </w:pPr>
      <w:del w:id="259" w:author="Brian Brummer" w:date="2025-09-04T17:16:00Z" w16du:dateUtc="2025-09-04T15:16:00Z">
        <w:r w:rsidRPr="007955AA" w:rsidDel="00BD3CB8">
          <w:rPr>
            <w:rFonts w:ascii="Arial" w:hAnsi="Arial" w:cs="Arial"/>
            <w:sz w:val="22"/>
            <w:szCs w:val="22"/>
            <w:highlight w:val="yellow"/>
            <w:rPrChange w:id="260" w:author="Brian Brummer" w:date="2025-09-04T17:23:00Z" w16du:dateUtc="2025-09-04T15:23:00Z">
              <w:rPr>
                <w:rFonts w:ascii="Arial" w:hAnsi="Arial" w:cs="Arial"/>
                <w:sz w:val="22"/>
                <w:szCs w:val="22"/>
              </w:rPr>
            </w:rPrChange>
          </w:rPr>
          <w:delText xml:space="preserve">Direct </w:delText>
        </w:r>
      </w:del>
      <w:del w:id="261" w:author="Brian Brummer" w:date="2025-09-04T17:23:00Z" w16du:dateUtc="2025-09-04T15:23:00Z">
        <w:r w:rsidRPr="007955AA" w:rsidDel="007955AA">
          <w:rPr>
            <w:rFonts w:ascii="Arial" w:hAnsi="Arial" w:cs="Arial"/>
            <w:sz w:val="22"/>
            <w:szCs w:val="22"/>
            <w:highlight w:val="yellow"/>
            <w:rPrChange w:id="262" w:author="Brian Brummer" w:date="2025-09-04T17:23:00Z" w16du:dateUtc="2025-09-04T15:23:00Z">
              <w:rPr>
                <w:rFonts w:ascii="Arial" w:hAnsi="Arial" w:cs="Arial"/>
                <w:sz w:val="22"/>
                <w:szCs w:val="22"/>
              </w:rPr>
            </w:rPrChange>
          </w:rPr>
          <w:delText>Medical</w:delText>
        </w:r>
        <w:r w:rsidRPr="007955AA" w:rsidDel="007955AA">
          <w:rPr>
            <w:rFonts w:ascii="Arial" w:hAnsi="Arial" w:cs="Arial"/>
            <w:sz w:val="22"/>
            <w:szCs w:val="22"/>
            <w:rPrChange w:id="263" w:author="Brian Brummer" w:date="2025-09-04T17:23:00Z" w16du:dateUtc="2025-09-04T15:23:00Z">
              <w:rPr/>
            </w:rPrChange>
          </w:rPr>
          <w:delText xml:space="preserve"> costs associated with</w:delText>
        </w:r>
        <w:r w:rsidR="00C4004F" w:rsidRPr="007955AA" w:rsidDel="007955AA">
          <w:rPr>
            <w:rFonts w:ascii="Arial" w:hAnsi="Arial" w:cs="Arial"/>
            <w:sz w:val="22"/>
            <w:szCs w:val="22"/>
            <w:rPrChange w:id="264" w:author="Brian Brummer" w:date="2025-09-04T17:23:00Z" w16du:dateUtc="2025-09-04T15:23:00Z">
              <w:rPr/>
            </w:rPrChange>
          </w:rPr>
          <w:delText xml:space="preserve"> Acute </w:delText>
        </w:r>
        <w:r w:rsidR="0083536E" w:rsidRPr="007955AA" w:rsidDel="007955AA">
          <w:rPr>
            <w:rFonts w:ascii="Arial" w:hAnsi="Arial" w:cs="Arial"/>
            <w:sz w:val="22"/>
            <w:szCs w:val="22"/>
            <w:rPrChange w:id="265" w:author="Brian Brummer" w:date="2025-09-04T17:23:00Z" w16du:dateUtc="2025-09-04T15:23:00Z">
              <w:rPr/>
            </w:rPrChange>
          </w:rPr>
          <w:delText xml:space="preserve">Pesticide </w:delText>
        </w:r>
        <w:r w:rsidR="00C4004F" w:rsidRPr="007955AA" w:rsidDel="007955AA">
          <w:rPr>
            <w:rFonts w:ascii="Arial" w:hAnsi="Arial" w:cs="Arial"/>
            <w:sz w:val="22"/>
            <w:szCs w:val="22"/>
            <w:rPrChange w:id="266" w:author="Brian Brummer" w:date="2025-09-04T17:23:00Z" w16du:dateUtc="2025-09-04T15:23:00Z">
              <w:rPr/>
            </w:rPrChange>
          </w:rPr>
          <w:delText>Poisoning in South Africa: A Mixed-Methods Cost-of-Illness Study</w:delText>
        </w:r>
      </w:del>
    </w:p>
    <w:p w14:paraId="74F94278" w14:textId="572F2049" w:rsidR="00C4004F" w:rsidRPr="007A122F" w:rsidDel="007955AA" w:rsidRDefault="5704A244">
      <w:pPr>
        <w:pStyle w:val="ListParagraph"/>
        <w:rPr>
          <w:del w:id="267" w:author="Brian Brummer" w:date="2025-09-04T17:23:00Z" w16du:dateUtc="2025-09-04T15:23:00Z"/>
        </w:rPr>
        <w:pPrChange w:id="268" w:author="Brian Brummer" w:date="2025-09-04T17:23:00Z" w16du:dateUtc="2025-09-04T15:23:00Z">
          <w:pPr>
            <w:pStyle w:val="ListParagraph"/>
            <w:numPr>
              <w:ilvl w:val="1"/>
              <w:numId w:val="13"/>
            </w:numPr>
            <w:spacing w:line="276" w:lineRule="auto"/>
            <w:ind w:hanging="360"/>
            <w:jc w:val="both"/>
          </w:pPr>
        </w:pPrChange>
      </w:pPr>
      <w:del w:id="269" w:author="Brian Brummer" w:date="2025-09-04T17:23:00Z" w16du:dateUtc="2025-09-04T15:23:00Z">
        <w:r w:rsidRPr="5704A244" w:rsidDel="007955AA">
          <w:delText xml:space="preserve">Focus on economics </w:delText>
        </w:r>
      </w:del>
    </w:p>
    <w:p w14:paraId="73F0A0FF" w14:textId="7EB8EF73" w:rsidR="00C6051F" w:rsidDel="007955AA" w:rsidRDefault="00C4004F">
      <w:pPr>
        <w:pStyle w:val="ListParagraph"/>
        <w:rPr>
          <w:del w:id="270" w:author="Brian Brummer" w:date="2025-09-04T17:22:00Z" w16du:dateUtc="2025-09-04T15:22:00Z"/>
        </w:rPr>
        <w:pPrChange w:id="271" w:author="Brian Brummer" w:date="2025-09-04T17:23:00Z" w16du:dateUtc="2025-09-04T15:23:00Z">
          <w:pPr>
            <w:pStyle w:val="ListParagraph"/>
            <w:numPr>
              <w:ilvl w:val="1"/>
              <w:numId w:val="13"/>
            </w:numPr>
            <w:spacing w:line="276" w:lineRule="auto"/>
            <w:ind w:hanging="360"/>
            <w:jc w:val="both"/>
          </w:pPr>
        </w:pPrChange>
      </w:pPr>
      <w:del w:id="272" w:author="Brian Brummer" w:date="2025-09-04T17:23:00Z" w16du:dateUtc="2025-09-04T15:23:00Z">
        <w:r w:rsidRPr="007A122F" w:rsidDel="007955AA">
          <w:delText xml:space="preserve">Covers objective </w:delText>
        </w:r>
      </w:del>
      <w:del w:id="273" w:author="Brian Brummer" w:date="2025-09-04T17:21:00Z" w16du:dateUtc="2025-09-04T15:21:00Z">
        <w:r w:rsidR="0062726C" w:rsidDel="00BD3CB8">
          <w:delText>5</w:delText>
        </w:r>
      </w:del>
      <w:del w:id="274" w:author="Brian Brummer" w:date="2025-09-04T17:23:00Z" w16du:dateUtc="2025-09-04T15:23:00Z">
        <w:r w:rsidRPr="007A122F" w:rsidDel="007955AA">
          <w:delText xml:space="preserve">. </w:delText>
        </w:r>
      </w:del>
    </w:p>
    <w:p w14:paraId="41708EAF" w14:textId="77777777" w:rsidR="007955AA" w:rsidRDefault="007955AA">
      <w:pPr>
        <w:pStyle w:val="ListParagraph"/>
        <w:rPr>
          <w:ins w:id="275" w:author="Brian Brummer" w:date="2025-09-04T17:22:00Z" w16du:dateUtc="2025-09-04T15:22:00Z"/>
        </w:rPr>
        <w:pPrChange w:id="276" w:author="Brian Brummer" w:date="2025-09-04T17:23:00Z" w16du:dateUtc="2025-09-04T15:23:00Z">
          <w:pPr>
            <w:pStyle w:val="ListParagraph"/>
            <w:numPr>
              <w:ilvl w:val="1"/>
              <w:numId w:val="13"/>
            </w:numPr>
            <w:spacing w:line="276" w:lineRule="auto"/>
            <w:ind w:hanging="360"/>
            <w:jc w:val="both"/>
          </w:pPr>
        </w:pPrChange>
      </w:pPr>
    </w:p>
    <w:p w14:paraId="480B1B73" w14:textId="460B7ABD" w:rsidR="002B7A56" w:rsidRPr="007955AA" w:rsidRDefault="000426BF">
      <w:pPr>
        <w:pStyle w:val="ListParagraph"/>
        <w:numPr>
          <w:ilvl w:val="0"/>
          <w:numId w:val="22"/>
        </w:numPr>
        <w:spacing w:line="276" w:lineRule="auto"/>
        <w:jc w:val="both"/>
        <w:rPr>
          <w:rFonts w:ascii="Arial" w:hAnsi="Arial" w:cs="Arial"/>
          <w:sz w:val="22"/>
          <w:szCs w:val="22"/>
          <w:rPrChange w:id="277" w:author="Brian Brummer" w:date="2025-09-04T17:22:00Z" w16du:dateUtc="2025-09-04T15:22:00Z">
            <w:rPr/>
          </w:rPrChange>
        </w:rPr>
        <w:pPrChange w:id="278" w:author="Brian Brummer" w:date="2025-09-04T17:22:00Z" w16du:dateUtc="2025-09-04T15:22:00Z">
          <w:pPr>
            <w:pStyle w:val="ListParagraph"/>
            <w:numPr>
              <w:numId w:val="13"/>
            </w:numPr>
            <w:spacing w:line="276" w:lineRule="auto"/>
            <w:ind w:left="360" w:hanging="360"/>
            <w:jc w:val="both"/>
          </w:pPr>
        </w:pPrChange>
      </w:pPr>
      <w:r w:rsidRPr="007955AA">
        <w:rPr>
          <w:rFonts w:ascii="Arial" w:hAnsi="Arial" w:cs="Arial"/>
          <w:sz w:val="22"/>
          <w:szCs w:val="22"/>
          <w:rPrChange w:id="279" w:author="Brian Brummer" w:date="2025-09-04T17:22:00Z" w16du:dateUtc="2025-09-04T15:22:00Z">
            <w:rPr/>
          </w:rPrChange>
        </w:rPr>
        <w:t xml:space="preserve">Cholinesterase levels associated with hospital admission and outcomes </w:t>
      </w:r>
      <w:r w:rsidR="002B7A56" w:rsidRPr="007955AA">
        <w:rPr>
          <w:rFonts w:ascii="Arial" w:hAnsi="Arial" w:cs="Arial"/>
          <w:sz w:val="22"/>
          <w:szCs w:val="22"/>
          <w:rPrChange w:id="280" w:author="Brian Brummer" w:date="2025-09-04T17:22:00Z" w16du:dateUtc="2025-09-04T15:22:00Z">
            <w:rPr/>
          </w:rPrChange>
        </w:rPr>
        <w:t xml:space="preserve">among acute poisoning cases. </w:t>
      </w:r>
    </w:p>
    <w:p w14:paraId="074A463E" w14:textId="326A636E" w:rsidR="00C6051F" w:rsidRDefault="00C6051F" w:rsidP="007955AA">
      <w:pPr>
        <w:pStyle w:val="ListParagraph"/>
        <w:numPr>
          <w:ilvl w:val="1"/>
          <w:numId w:val="22"/>
        </w:numPr>
        <w:spacing w:line="276" w:lineRule="auto"/>
        <w:jc w:val="both"/>
        <w:rPr>
          <w:ins w:id="281" w:author="Brian Brummer" w:date="2025-09-04T17:23:00Z" w16du:dateUtc="2025-09-04T15:23:00Z"/>
          <w:rFonts w:ascii="Arial" w:hAnsi="Arial" w:cs="Arial"/>
          <w:sz w:val="22"/>
          <w:szCs w:val="22"/>
        </w:rPr>
      </w:pPr>
      <w:r>
        <w:rPr>
          <w:rFonts w:ascii="Arial" w:hAnsi="Arial" w:cs="Arial"/>
          <w:sz w:val="22"/>
          <w:szCs w:val="22"/>
        </w:rPr>
        <w:t>To determine the cholinesterase levels associated with hospital admission across age groups</w:t>
      </w:r>
      <w:r w:rsidR="00142BA3">
        <w:rPr>
          <w:rFonts w:ascii="Arial" w:hAnsi="Arial" w:cs="Arial"/>
          <w:sz w:val="22"/>
          <w:szCs w:val="22"/>
        </w:rPr>
        <w:t xml:space="preserve"> and to determine the predictive ability of </w:t>
      </w:r>
      <w:proofErr w:type="spellStart"/>
      <w:r w:rsidR="00142BA3">
        <w:rPr>
          <w:rFonts w:ascii="Arial" w:hAnsi="Arial" w:cs="Arial"/>
          <w:sz w:val="22"/>
          <w:szCs w:val="22"/>
        </w:rPr>
        <w:t>BChE</w:t>
      </w:r>
      <w:proofErr w:type="spellEnd"/>
      <w:r w:rsidR="00142BA3">
        <w:rPr>
          <w:rFonts w:ascii="Arial" w:hAnsi="Arial" w:cs="Arial"/>
          <w:sz w:val="22"/>
          <w:szCs w:val="22"/>
        </w:rPr>
        <w:t xml:space="preserve"> levels on Length of Stay and patient outcomes. </w:t>
      </w:r>
      <w:r w:rsidR="002B7A56">
        <w:rPr>
          <w:rFonts w:ascii="Arial" w:hAnsi="Arial" w:cs="Arial"/>
          <w:sz w:val="22"/>
          <w:szCs w:val="22"/>
        </w:rPr>
        <w:t xml:space="preserve">Will also cover secondary objective </w:t>
      </w:r>
      <w:ins w:id="282" w:author="Brian Brummer" w:date="2025-09-04T17:20:00Z" w16du:dateUtc="2025-09-04T15:20:00Z">
        <w:r w:rsidR="00BD3CB8">
          <w:rPr>
            <w:rFonts w:ascii="Arial" w:hAnsi="Arial" w:cs="Arial"/>
            <w:sz w:val="22"/>
            <w:szCs w:val="22"/>
          </w:rPr>
          <w:t>6</w:t>
        </w:r>
      </w:ins>
      <w:del w:id="283" w:author="Brian Brummer" w:date="2025-09-04T17:20:00Z" w16du:dateUtc="2025-09-04T15:20:00Z">
        <w:r w:rsidR="002B7A56" w:rsidDel="00BD3CB8">
          <w:rPr>
            <w:rFonts w:ascii="Arial" w:hAnsi="Arial" w:cs="Arial"/>
            <w:sz w:val="22"/>
            <w:szCs w:val="22"/>
          </w:rPr>
          <w:delText>1</w:delText>
        </w:r>
      </w:del>
      <w:r w:rsidR="002B7A56">
        <w:rPr>
          <w:rFonts w:ascii="Arial" w:hAnsi="Arial" w:cs="Arial"/>
          <w:sz w:val="22"/>
          <w:szCs w:val="22"/>
        </w:rPr>
        <w:t>.</w:t>
      </w:r>
    </w:p>
    <w:p w14:paraId="61C188A0" w14:textId="77777777" w:rsidR="007955AA" w:rsidRPr="00287376" w:rsidRDefault="007955AA" w:rsidP="007955AA">
      <w:pPr>
        <w:pStyle w:val="ListParagraph"/>
        <w:numPr>
          <w:ilvl w:val="0"/>
          <w:numId w:val="22"/>
        </w:numPr>
        <w:spacing w:line="276" w:lineRule="auto"/>
        <w:jc w:val="both"/>
        <w:rPr>
          <w:ins w:id="284" w:author="Brian Brummer" w:date="2025-09-04T17:23:00Z" w16du:dateUtc="2025-09-04T15:23:00Z"/>
          <w:rFonts w:ascii="Arial" w:hAnsi="Arial" w:cs="Arial"/>
          <w:sz w:val="22"/>
          <w:szCs w:val="22"/>
        </w:rPr>
      </w:pPr>
      <w:ins w:id="285" w:author="Brian Brummer" w:date="2025-09-04T17:23:00Z" w16du:dateUtc="2025-09-04T15:23:00Z">
        <w:r w:rsidRPr="00287376">
          <w:rPr>
            <w:rFonts w:ascii="Arial" w:hAnsi="Arial" w:cs="Arial"/>
            <w:sz w:val="22"/>
            <w:szCs w:val="22"/>
            <w:highlight w:val="yellow"/>
          </w:rPr>
          <w:t>Medical</w:t>
        </w:r>
        <w:r w:rsidRPr="00287376">
          <w:rPr>
            <w:rFonts w:ascii="Arial" w:hAnsi="Arial" w:cs="Arial"/>
            <w:sz w:val="22"/>
            <w:szCs w:val="22"/>
          </w:rPr>
          <w:t xml:space="preserve"> costs associated with Acute Pesticide Poisoning in South Africa: A Mixed-Methods Cost-of-Illness Study</w:t>
        </w:r>
      </w:ins>
    </w:p>
    <w:p w14:paraId="58A35729" w14:textId="77777777" w:rsidR="007955AA" w:rsidRPr="007A122F" w:rsidRDefault="007955AA" w:rsidP="007955AA">
      <w:pPr>
        <w:pStyle w:val="ListParagraph"/>
        <w:numPr>
          <w:ilvl w:val="1"/>
          <w:numId w:val="22"/>
        </w:numPr>
        <w:spacing w:line="276" w:lineRule="auto"/>
        <w:jc w:val="both"/>
        <w:rPr>
          <w:ins w:id="286" w:author="Brian Brummer" w:date="2025-09-04T17:23:00Z" w16du:dateUtc="2025-09-04T15:23:00Z"/>
          <w:rFonts w:ascii="Arial" w:hAnsi="Arial" w:cs="Arial"/>
          <w:sz w:val="22"/>
          <w:szCs w:val="22"/>
        </w:rPr>
      </w:pPr>
      <w:ins w:id="287" w:author="Brian Brummer" w:date="2025-09-04T17:23:00Z" w16du:dateUtc="2025-09-04T15:23:00Z">
        <w:r w:rsidRPr="5704A244">
          <w:rPr>
            <w:rFonts w:ascii="Arial" w:hAnsi="Arial" w:cs="Arial"/>
            <w:sz w:val="22"/>
            <w:szCs w:val="22"/>
          </w:rPr>
          <w:t xml:space="preserve">Focus on economics </w:t>
        </w:r>
      </w:ins>
    </w:p>
    <w:p w14:paraId="66EF9CAD" w14:textId="0D53B576" w:rsidR="007955AA" w:rsidRPr="00C6051F" w:rsidRDefault="007955AA">
      <w:pPr>
        <w:pStyle w:val="ListParagraph"/>
        <w:numPr>
          <w:ilvl w:val="1"/>
          <w:numId w:val="22"/>
        </w:numPr>
        <w:spacing w:line="276" w:lineRule="auto"/>
        <w:jc w:val="both"/>
        <w:rPr>
          <w:rFonts w:ascii="Arial" w:hAnsi="Arial" w:cs="Arial"/>
          <w:sz w:val="22"/>
          <w:szCs w:val="22"/>
        </w:rPr>
        <w:pPrChange w:id="288" w:author="Brian Brummer" w:date="2025-09-04T17:22:00Z" w16du:dateUtc="2025-09-04T15:22:00Z">
          <w:pPr>
            <w:pStyle w:val="ListParagraph"/>
            <w:numPr>
              <w:ilvl w:val="1"/>
              <w:numId w:val="13"/>
            </w:numPr>
            <w:spacing w:line="276" w:lineRule="auto"/>
            <w:ind w:hanging="360"/>
            <w:jc w:val="both"/>
          </w:pPr>
        </w:pPrChange>
      </w:pPr>
      <w:ins w:id="289" w:author="Brian Brummer" w:date="2025-09-04T17:23:00Z" w16du:dateUtc="2025-09-04T15:23:00Z">
        <w:r w:rsidRPr="007A122F">
          <w:rPr>
            <w:rFonts w:ascii="Arial" w:hAnsi="Arial" w:cs="Arial"/>
            <w:sz w:val="22"/>
            <w:szCs w:val="22"/>
          </w:rPr>
          <w:t xml:space="preserve">Covers objective </w:t>
        </w:r>
        <w:r>
          <w:rPr>
            <w:rFonts w:ascii="Arial" w:hAnsi="Arial" w:cs="Arial"/>
            <w:sz w:val="22"/>
            <w:szCs w:val="22"/>
          </w:rPr>
          <w:t>7</w:t>
        </w:r>
        <w:r w:rsidRPr="007A122F">
          <w:rPr>
            <w:rFonts w:ascii="Arial" w:hAnsi="Arial" w:cs="Arial"/>
            <w:sz w:val="22"/>
            <w:szCs w:val="22"/>
          </w:rPr>
          <w:t>.</w:t>
        </w:r>
      </w:ins>
    </w:p>
    <w:p w14:paraId="0193E790" w14:textId="7963F2B2" w:rsidR="00C4004F" w:rsidRPr="00C6051F" w:rsidDel="007955AA" w:rsidRDefault="00C4004F" w:rsidP="00C6051F">
      <w:pPr>
        <w:pStyle w:val="ListParagraph"/>
        <w:numPr>
          <w:ilvl w:val="0"/>
          <w:numId w:val="13"/>
        </w:numPr>
        <w:spacing w:line="276" w:lineRule="auto"/>
        <w:jc w:val="both"/>
        <w:rPr>
          <w:del w:id="290" w:author="Brian Brummer" w:date="2025-09-04T17:21:00Z" w16du:dateUtc="2025-09-04T15:21:00Z"/>
          <w:rFonts w:ascii="Arial" w:hAnsi="Arial" w:cs="Arial"/>
          <w:sz w:val="22"/>
          <w:szCs w:val="22"/>
        </w:rPr>
      </w:pPr>
      <w:commentRangeStart w:id="291"/>
      <w:commentRangeStart w:id="292"/>
      <w:commentRangeStart w:id="293"/>
      <w:del w:id="294" w:author="Brian Brummer" w:date="2025-09-04T17:21:00Z" w16du:dateUtc="2025-09-04T15:21:00Z">
        <w:r w:rsidRPr="00C6051F" w:rsidDel="007955AA">
          <w:rPr>
            <w:rFonts w:ascii="Arial" w:hAnsi="Arial" w:cs="Arial"/>
            <w:sz w:val="22"/>
            <w:szCs w:val="22"/>
          </w:rPr>
          <w:delText>Temporal and Seasonal Trends in Poisoning Cases and Toxic Agent Profiles: Implications for National Surveillance Enhancement</w:delText>
        </w:r>
      </w:del>
    </w:p>
    <w:p w14:paraId="651B4E4B" w14:textId="212B78C0" w:rsidR="00C4004F" w:rsidRPr="00035B6F" w:rsidDel="007955AA" w:rsidRDefault="00C4004F" w:rsidP="00C4004F">
      <w:pPr>
        <w:pStyle w:val="ListParagraph"/>
        <w:numPr>
          <w:ilvl w:val="1"/>
          <w:numId w:val="11"/>
        </w:numPr>
        <w:spacing w:line="276" w:lineRule="auto"/>
        <w:jc w:val="both"/>
        <w:rPr>
          <w:del w:id="295" w:author="Brian Brummer" w:date="2025-09-04T17:21:00Z" w16du:dateUtc="2025-09-04T15:21:00Z"/>
          <w:rFonts w:ascii="Arial" w:hAnsi="Arial" w:cs="Arial"/>
          <w:b/>
          <w:bCs/>
          <w:sz w:val="22"/>
          <w:szCs w:val="22"/>
        </w:rPr>
      </w:pPr>
      <w:del w:id="296" w:author="Brian Brummer" w:date="2025-09-04T17:21:00Z" w16du:dateUtc="2025-09-04T15:21:00Z">
        <w:r w:rsidRPr="007A122F" w:rsidDel="007955AA">
          <w:rPr>
            <w:rFonts w:ascii="Arial" w:hAnsi="Arial" w:cs="Arial"/>
            <w:sz w:val="22"/>
            <w:szCs w:val="22"/>
          </w:rPr>
          <w:delText>Focusses on seasonality to improve existing surveillance systems sensitivity</w:delText>
        </w:r>
        <w:r w:rsidR="00035B6F" w:rsidDel="007955AA">
          <w:rPr>
            <w:rFonts w:ascii="Arial" w:hAnsi="Arial" w:cs="Arial"/>
            <w:sz w:val="22"/>
            <w:szCs w:val="22"/>
          </w:rPr>
          <w:delText xml:space="preserve"> by increasing clinician and community awareness</w:delText>
        </w:r>
        <w:r w:rsidRPr="004B6D2F" w:rsidDel="007955AA">
          <w:rPr>
            <w:rFonts w:ascii="Arial" w:hAnsi="Arial" w:cs="Arial"/>
            <w:sz w:val="22"/>
            <w:szCs w:val="22"/>
          </w:rPr>
          <w:delText xml:space="preserve">. </w:delText>
        </w:r>
        <w:commentRangeEnd w:id="291"/>
        <w:r w:rsidR="001E580E" w:rsidRPr="004B6D2F" w:rsidDel="007955AA">
          <w:rPr>
            <w:rStyle w:val="CommentReference"/>
            <w:rFonts w:ascii="Arial" w:hAnsi="Arial" w:cs="Arial"/>
            <w:b/>
            <w:bCs/>
            <w:sz w:val="22"/>
            <w:szCs w:val="22"/>
          </w:rPr>
          <w:commentReference w:id="291"/>
        </w:r>
        <w:commentRangeEnd w:id="292"/>
        <w:r w:rsidR="006030F2" w:rsidRPr="004B6D2F" w:rsidDel="007955AA">
          <w:rPr>
            <w:rStyle w:val="CommentReference"/>
            <w:rFonts w:ascii="Arial" w:hAnsi="Arial" w:cs="Arial"/>
            <w:b/>
            <w:bCs/>
            <w:sz w:val="22"/>
            <w:szCs w:val="22"/>
          </w:rPr>
          <w:commentReference w:id="292"/>
        </w:r>
        <w:commentRangeEnd w:id="293"/>
        <w:r w:rsidR="0092692C" w:rsidDel="007955AA">
          <w:rPr>
            <w:rStyle w:val="CommentReference"/>
          </w:rPr>
          <w:commentReference w:id="293"/>
        </w:r>
      </w:del>
    </w:p>
    <w:p w14:paraId="22BC60DD" w14:textId="0E9F756B" w:rsidR="00035B6F" w:rsidRPr="004B6D2F" w:rsidDel="007955AA" w:rsidRDefault="00035B6F" w:rsidP="00C4004F">
      <w:pPr>
        <w:pStyle w:val="ListParagraph"/>
        <w:numPr>
          <w:ilvl w:val="1"/>
          <w:numId w:val="11"/>
        </w:numPr>
        <w:spacing w:line="276" w:lineRule="auto"/>
        <w:jc w:val="both"/>
        <w:rPr>
          <w:del w:id="297" w:author="Brian Brummer" w:date="2025-09-04T17:21:00Z" w16du:dateUtc="2025-09-04T15:21:00Z"/>
          <w:rFonts w:ascii="Arial" w:hAnsi="Arial" w:cs="Arial"/>
          <w:b/>
          <w:bCs/>
          <w:sz w:val="22"/>
          <w:szCs w:val="22"/>
        </w:rPr>
      </w:pPr>
      <w:del w:id="298" w:author="Brian Brummer" w:date="2025-09-04T17:21:00Z" w16du:dateUtc="2025-09-04T15:21:00Z">
        <w:r w:rsidDel="007955AA">
          <w:rPr>
            <w:rFonts w:ascii="Arial" w:hAnsi="Arial" w:cs="Arial"/>
            <w:sz w:val="22"/>
            <w:szCs w:val="22"/>
          </w:rPr>
          <w:delText xml:space="preserve">To determine whether the proportion of </w:delText>
        </w:r>
        <w:r w:rsidR="001C6C6D" w:rsidDel="007955AA">
          <w:rPr>
            <w:rFonts w:ascii="Arial" w:hAnsi="Arial" w:cs="Arial"/>
            <w:sz w:val="22"/>
            <w:szCs w:val="22"/>
          </w:rPr>
          <w:delText>chemical</w:delText>
        </w:r>
        <w:r w:rsidDel="007955AA">
          <w:rPr>
            <w:rFonts w:ascii="Arial" w:hAnsi="Arial" w:cs="Arial"/>
            <w:sz w:val="22"/>
            <w:szCs w:val="22"/>
          </w:rPr>
          <w:delText xml:space="preserve"> agents </w:delText>
        </w:r>
        <w:r w:rsidR="001C6C6D" w:rsidDel="007955AA">
          <w:rPr>
            <w:rFonts w:ascii="Arial" w:hAnsi="Arial" w:cs="Arial"/>
            <w:sz w:val="22"/>
            <w:szCs w:val="22"/>
          </w:rPr>
          <w:delText>found in cases of acute poisoning differ over time based on season</w:delText>
        </w:r>
      </w:del>
      <w:ins w:id="299" w:author="Leslie London" w:date="2025-08-17T22:05:00Z" w16du:dateUtc="2025-08-17T20:05:00Z">
        <w:del w:id="300" w:author="Brian Brummer" w:date="2025-09-04T17:21:00Z" w16du:dateUtc="2025-09-04T15:21:00Z">
          <w:r w:rsidR="0092692C" w:rsidDel="007955AA">
            <w:rPr>
              <w:rFonts w:ascii="Arial" w:hAnsi="Arial" w:cs="Arial"/>
              <w:sz w:val="22"/>
              <w:szCs w:val="22"/>
            </w:rPr>
            <w:delText>,</w:delText>
          </w:r>
        </w:del>
      </w:ins>
      <w:del w:id="301" w:author="Brian Brummer" w:date="2025-09-04T17:21:00Z" w16du:dateUtc="2025-09-04T15:21:00Z">
        <w:r w:rsidR="001C6C6D" w:rsidDel="007955AA">
          <w:rPr>
            <w:rFonts w:ascii="Arial" w:hAnsi="Arial" w:cs="Arial"/>
            <w:sz w:val="22"/>
            <w:szCs w:val="22"/>
          </w:rPr>
          <w:delText xml:space="preserve"> or public health action. </w:delText>
        </w:r>
      </w:del>
      <w:ins w:id="302" w:author="Leslie London" w:date="2025-08-17T22:05:00Z" w16du:dateUtc="2025-08-17T20:05:00Z">
        <w:del w:id="303" w:author="Brian Brummer" w:date="2025-09-04T17:21:00Z" w16du:dateUtc="2025-09-04T15:21:00Z">
          <w:r w:rsidR="0092692C" w:rsidDel="007955AA">
            <w:rPr>
              <w:rFonts w:ascii="Arial" w:hAnsi="Arial" w:cs="Arial"/>
              <w:sz w:val="22"/>
              <w:szCs w:val="22"/>
            </w:rPr>
            <w:delText>or regulatory action</w:delText>
          </w:r>
        </w:del>
      </w:ins>
      <w:del w:id="304" w:author="Brian Brummer" w:date="2025-09-04T17:21:00Z" w16du:dateUtc="2025-09-04T15:21:00Z">
        <w:r w:rsidDel="007955AA">
          <w:rPr>
            <w:rFonts w:ascii="Arial" w:hAnsi="Arial" w:cs="Arial"/>
            <w:sz w:val="22"/>
            <w:szCs w:val="22"/>
          </w:rPr>
          <w:delText xml:space="preserve">. </w:delText>
        </w:r>
      </w:del>
    </w:p>
    <w:p w14:paraId="1F0094B8" w14:textId="77777777" w:rsidR="007A122F" w:rsidRDefault="007A122F">
      <w:pPr>
        <w:rPr>
          <w:rFonts w:ascii="Arial" w:hAnsi="Arial" w:cs="Arial"/>
          <w:b/>
          <w:color w:val="000000"/>
          <w:sz w:val="22"/>
          <w:szCs w:val="22"/>
        </w:rPr>
      </w:pPr>
      <w:bookmarkStart w:id="305" w:name="prognostic-factors"/>
      <w:r>
        <w:rPr>
          <w:rFonts w:ascii="Arial" w:hAnsi="Arial" w:cs="Arial"/>
          <w:sz w:val="22"/>
          <w:szCs w:val="22"/>
        </w:rPr>
        <w:br w:type="page"/>
      </w:r>
    </w:p>
    <w:p w14:paraId="3F987A47" w14:textId="77777777" w:rsidR="00AF06CA" w:rsidRPr="004B6D2F" w:rsidRDefault="00AF06CA" w:rsidP="001964CC">
      <w:pPr>
        <w:pStyle w:val="Heading1"/>
        <w:spacing w:line="276" w:lineRule="auto"/>
        <w:jc w:val="both"/>
        <w:rPr>
          <w:rFonts w:ascii="Arial" w:hAnsi="Arial" w:cs="Arial"/>
          <w:sz w:val="22"/>
          <w:szCs w:val="22"/>
        </w:rPr>
      </w:pPr>
      <w:bookmarkStart w:id="306" w:name="_Toc205830133"/>
      <w:bookmarkStart w:id="307" w:name="study-sites"/>
      <w:bookmarkStart w:id="308" w:name="facilities"/>
      <w:bookmarkEnd w:id="305"/>
      <w:r w:rsidRPr="004B6D2F">
        <w:rPr>
          <w:rFonts w:ascii="Arial" w:hAnsi="Arial" w:cs="Arial"/>
          <w:sz w:val="22"/>
          <w:szCs w:val="22"/>
        </w:rPr>
        <w:lastRenderedPageBreak/>
        <w:t>3. Methodology</w:t>
      </w:r>
      <w:bookmarkEnd w:id="306"/>
    </w:p>
    <w:p w14:paraId="5797D686" w14:textId="77777777" w:rsidR="00AF06CA" w:rsidRPr="004B6D2F" w:rsidRDefault="00AF06CA" w:rsidP="001964CC">
      <w:pPr>
        <w:pStyle w:val="Heading2"/>
        <w:spacing w:line="276" w:lineRule="auto"/>
        <w:jc w:val="both"/>
        <w:rPr>
          <w:rFonts w:ascii="Arial" w:hAnsi="Arial" w:cs="Arial"/>
          <w:sz w:val="22"/>
          <w:szCs w:val="22"/>
        </w:rPr>
      </w:pPr>
      <w:bookmarkStart w:id="309" w:name="_Toc205830134"/>
      <w:bookmarkStart w:id="310" w:name="study-design"/>
      <w:r w:rsidRPr="004B6D2F">
        <w:rPr>
          <w:rFonts w:ascii="Arial" w:hAnsi="Arial" w:cs="Arial"/>
          <w:sz w:val="22"/>
          <w:szCs w:val="22"/>
        </w:rPr>
        <w:t>3.1 Study Design</w:t>
      </w:r>
      <w:bookmarkEnd w:id="309"/>
    </w:p>
    <w:p w14:paraId="770DBF9F" w14:textId="12B8EE9A" w:rsidR="00AF06CA" w:rsidRPr="004B6D2F" w:rsidRDefault="00AF06CA" w:rsidP="001964CC">
      <w:pPr>
        <w:spacing w:line="276" w:lineRule="auto"/>
        <w:jc w:val="both"/>
        <w:rPr>
          <w:rFonts w:ascii="Arial" w:hAnsi="Arial" w:cs="Arial"/>
          <w:sz w:val="22"/>
          <w:szCs w:val="22"/>
        </w:rPr>
      </w:pPr>
      <w:r w:rsidRPr="004B6D2F">
        <w:rPr>
          <w:rFonts w:ascii="Arial" w:hAnsi="Arial" w:cs="Arial"/>
          <w:sz w:val="22"/>
          <w:szCs w:val="22"/>
        </w:rPr>
        <w:t>A prospective observational surveillance study will be conducted,</w:t>
      </w:r>
      <w:r w:rsidR="00B7420D">
        <w:rPr>
          <w:rFonts w:ascii="Arial" w:hAnsi="Arial" w:cs="Arial"/>
          <w:sz w:val="22"/>
          <w:szCs w:val="22"/>
        </w:rPr>
        <w:t xml:space="preserve"> starting at one pilot side, Chris Hani Baragwanath and extend to 3-5 high prevalence sites based on </w:t>
      </w:r>
      <w:r w:rsidR="00E11DEA">
        <w:rPr>
          <w:rFonts w:ascii="Arial" w:hAnsi="Arial" w:cs="Arial"/>
          <w:sz w:val="22"/>
          <w:szCs w:val="22"/>
        </w:rPr>
        <w:t xml:space="preserve">pilot outcomes. </w:t>
      </w:r>
      <w:del w:id="311" w:author="Brian Brummer" w:date="2025-09-04T17:24:00Z" w16du:dateUtc="2025-09-04T15:24:00Z">
        <w:r w:rsidR="005B1888" w:rsidDel="007955AA">
          <w:rPr>
            <w:rFonts w:ascii="Arial" w:hAnsi="Arial" w:cs="Arial"/>
            <w:sz w:val="22"/>
            <w:szCs w:val="22"/>
            <w:lang w:val="en-GB"/>
          </w:rPr>
          <w:delText xml:space="preserve">. </w:delText>
        </w:r>
      </w:del>
      <w:r w:rsidRPr="004B6D2F">
        <w:rPr>
          <w:rFonts w:ascii="Arial" w:hAnsi="Arial" w:cs="Arial"/>
          <w:sz w:val="22"/>
          <w:szCs w:val="22"/>
        </w:rPr>
        <w:t xml:space="preserve">The study </w:t>
      </w:r>
      <w:commentRangeStart w:id="312"/>
      <w:del w:id="313" w:author="Brian Brummer" w:date="2025-09-04T17:24:00Z" w16du:dateUtc="2025-09-04T15:24:00Z">
        <w:r w:rsidR="00E11DEA" w:rsidDel="007955AA">
          <w:rPr>
            <w:rFonts w:ascii="Arial" w:hAnsi="Arial" w:cs="Arial"/>
            <w:sz w:val="22"/>
            <w:szCs w:val="22"/>
          </w:rPr>
          <w:delText>may</w:delText>
        </w:r>
        <w:commentRangeEnd w:id="312"/>
        <w:r w:rsidR="004E1CC0" w:rsidDel="007955AA">
          <w:rPr>
            <w:rStyle w:val="CommentReference"/>
            <w:rFonts w:ascii="Calibri" w:eastAsia="Calibri" w:hAnsi="Calibri" w:cs="Calibri"/>
          </w:rPr>
          <w:commentReference w:id="312"/>
        </w:r>
        <w:r w:rsidRPr="004B6D2F" w:rsidDel="007955AA">
          <w:rPr>
            <w:rFonts w:ascii="Arial" w:hAnsi="Arial" w:cs="Arial"/>
            <w:sz w:val="22"/>
            <w:szCs w:val="22"/>
          </w:rPr>
          <w:delText xml:space="preserve"> </w:delText>
        </w:r>
      </w:del>
      <w:ins w:id="314" w:author="Brian Brummer" w:date="2025-09-04T17:24:00Z" w16du:dateUtc="2025-09-04T15:24:00Z">
        <w:r w:rsidR="007955AA">
          <w:rPr>
            <w:rFonts w:ascii="Arial" w:hAnsi="Arial" w:cs="Arial"/>
            <w:sz w:val="22"/>
            <w:szCs w:val="22"/>
          </w:rPr>
          <w:t>will</w:t>
        </w:r>
        <w:r w:rsidR="007955AA" w:rsidRPr="004B6D2F">
          <w:rPr>
            <w:rFonts w:ascii="Arial" w:hAnsi="Arial" w:cs="Arial"/>
            <w:sz w:val="22"/>
            <w:szCs w:val="22"/>
          </w:rPr>
          <w:t xml:space="preserve"> </w:t>
        </w:r>
      </w:ins>
      <w:r w:rsidRPr="004B6D2F">
        <w:rPr>
          <w:rFonts w:ascii="Arial" w:hAnsi="Arial" w:cs="Arial"/>
          <w:sz w:val="22"/>
          <w:szCs w:val="22"/>
        </w:rPr>
        <w:t xml:space="preserve">span </w:t>
      </w:r>
      <w:r w:rsidR="00E11DEA">
        <w:rPr>
          <w:rFonts w:ascii="Arial" w:hAnsi="Arial" w:cs="Arial"/>
          <w:sz w:val="22"/>
          <w:szCs w:val="22"/>
        </w:rPr>
        <w:t>at</w:t>
      </w:r>
      <w:ins w:id="315" w:author="Leslie London" w:date="2025-08-17T22:05:00Z" w16du:dateUtc="2025-08-17T20:05:00Z">
        <w:r w:rsidR="004E1CC0">
          <w:rPr>
            <w:rFonts w:ascii="Arial" w:hAnsi="Arial" w:cs="Arial"/>
            <w:sz w:val="22"/>
            <w:szCs w:val="22"/>
          </w:rPr>
          <w:t xml:space="preserve"> </w:t>
        </w:r>
      </w:ins>
      <w:r w:rsidR="00E11DEA">
        <w:rPr>
          <w:rFonts w:ascii="Arial" w:hAnsi="Arial" w:cs="Arial"/>
          <w:sz w:val="22"/>
          <w:szCs w:val="22"/>
        </w:rPr>
        <w:t xml:space="preserve">least </w:t>
      </w:r>
      <w:r w:rsidRPr="004B6D2F">
        <w:rPr>
          <w:rFonts w:ascii="Arial" w:hAnsi="Arial" w:cs="Arial"/>
          <w:sz w:val="22"/>
          <w:szCs w:val="22"/>
        </w:rPr>
        <w:t xml:space="preserve">12 </w:t>
      </w:r>
      <w:r w:rsidR="00D85754" w:rsidRPr="004B6D2F">
        <w:rPr>
          <w:rFonts w:ascii="Arial" w:hAnsi="Arial" w:cs="Arial"/>
          <w:sz w:val="22"/>
          <w:szCs w:val="22"/>
        </w:rPr>
        <w:t xml:space="preserve">months </w:t>
      </w:r>
      <w:r w:rsidRPr="004B6D2F">
        <w:rPr>
          <w:rFonts w:ascii="Arial" w:hAnsi="Arial" w:cs="Arial"/>
          <w:sz w:val="22"/>
          <w:szCs w:val="22"/>
        </w:rPr>
        <w:t xml:space="preserve">of active data collection, allowing inclusion of seasonal variations in poisoning incidence as well as any </w:t>
      </w:r>
      <w:r w:rsidR="0057458F" w:rsidRPr="004B6D2F">
        <w:rPr>
          <w:rFonts w:ascii="Arial" w:hAnsi="Arial" w:cs="Arial"/>
          <w:sz w:val="22"/>
          <w:szCs w:val="22"/>
        </w:rPr>
        <w:t>effect</w:t>
      </w:r>
      <w:r w:rsidRPr="004B6D2F">
        <w:rPr>
          <w:rFonts w:ascii="Arial" w:hAnsi="Arial" w:cs="Arial"/>
          <w:sz w:val="22"/>
          <w:szCs w:val="22"/>
        </w:rPr>
        <w:t xml:space="preserve"> of potential bans.</w:t>
      </w:r>
    </w:p>
    <w:p w14:paraId="657D3B02" w14:textId="77777777" w:rsidR="00AF06CA" w:rsidRPr="004B6D2F" w:rsidRDefault="00AF06CA" w:rsidP="001964CC">
      <w:pPr>
        <w:pStyle w:val="Heading2"/>
        <w:spacing w:line="276" w:lineRule="auto"/>
        <w:jc w:val="both"/>
        <w:rPr>
          <w:rFonts w:ascii="Arial" w:hAnsi="Arial" w:cs="Arial"/>
          <w:sz w:val="22"/>
          <w:szCs w:val="22"/>
        </w:rPr>
      </w:pPr>
      <w:bookmarkStart w:id="316" w:name="_Toc205830135"/>
      <w:bookmarkEnd w:id="310"/>
      <w:r w:rsidRPr="004B6D2F">
        <w:rPr>
          <w:rFonts w:ascii="Arial" w:hAnsi="Arial" w:cs="Arial"/>
          <w:sz w:val="22"/>
          <w:szCs w:val="22"/>
        </w:rPr>
        <w:t>3.2 Study sites</w:t>
      </w:r>
      <w:bookmarkEnd w:id="316"/>
    </w:p>
    <w:p w14:paraId="104DAC7F" w14:textId="37DDB6B2" w:rsidR="00AF06CA" w:rsidRPr="004B6D2F" w:rsidRDefault="00E15379" w:rsidP="001964CC">
      <w:pPr>
        <w:spacing w:line="276" w:lineRule="auto"/>
        <w:jc w:val="both"/>
        <w:rPr>
          <w:rFonts w:ascii="Arial" w:hAnsi="Arial" w:cs="Arial"/>
          <w:sz w:val="22"/>
          <w:szCs w:val="22"/>
        </w:rPr>
      </w:pPr>
      <w:r>
        <w:rPr>
          <w:rFonts w:ascii="Arial" w:hAnsi="Arial" w:cs="Arial"/>
          <w:sz w:val="22"/>
          <w:szCs w:val="22"/>
        </w:rPr>
        <w:t xml:space="preserve">Surveillance will be piloted at a single tertiary site </w:t>
      </w:r>
      <w:del w:id="317" w:author="Leslie London" w:date="2025-08-17T22:06:00Z" w16du:dateUtc="2025-08-17T20:06:00Z">
        <w:r w:rsidDel="004E1CC0">
          <w:rPr>
            <w:rFonts w:ascii="Arial" w:hAnsi="Arial" w:cs="Arial"/>
            <w:sz w:val="22"/>
            <w:szCs w:val="22"/>
          </w:rPr>
          <w:delText>such as</w:delText>
        </w:r>
      </w:del>
      <w:ins w:id="318" w:author="Leslie London" w:date="2025-08-17T22:06:00Z" w16du:dateUtc="2025-08-17T20:06:00Z">
        <w:r w:rsidR="004E1CC0">
          <w:rPr>
            <w:rFonts w:ascii="Arial" w:hAnsi="Arial" w:cs="Arial"/>
            <w:sz w:val="22"/>
            <w:szCs w:val="22"/>
          </w:rPr>
          <w:t>-</w:t>
        </w:r>
      </w:ins>
      <w:r>
        <w:rPr>
          <w:rFonts w:ascii="Arial" w:hAnsi="Arial" w:cs="Arial"/>
          <w:sz w:val="22"/>
          <w:szCs w:val="22"/>
        </w:rPr>
        <w:t xml:space="preserve"> Chris Hani Baragwanath. </w:t>
      </w:r>
      <w:commentRangeStart w:id="319"/>
      <w:commentRangeStart w:id="320"/>
      <w:r w:rsidR="5704A244" w:rsidRPr="5704A244">
        <w:rPr>
          <w:rFonts w:ascii="Arial" w:hAnsi="Arial" w:cs="Arial"/>
          <w:sz w:val="22"/>
          <w:szCs w:val="22"/>
        </w:rPr>
        <w:t xml:space="preserve">Surveillance may </w:t>
      </w:r>
      <w:r>
        <w:rPr>
          <w:rFonts w:ascii="Arial" w:hAnsi="Arial" w:cs="Arial"/>
          <w:sz w:val="22"/>
          <w:szCs w:val="22"/>
        </w:rPr>
        <w:t xml:space="preserve">later </w:t>
      </w:r>
      <w:r w:rsidR="5704A244" w:rsidRPr="5704A244">
        <w:rPr>
          <w:rFonts w:ascii="Arial" w:hAnsi="Arial" w:cs="Arial"/>
          <w:sz w:val="22"/>
          <w:szCs w:val="22"/>
        </w:rPr>
        <w:t xml:space="preserve">be established in four provinces: Gauteng (GP), Free State (FS), Kwa-Zulu Natal (KZN), and Western Cape (WC) with potential rollout to other provinces. These provinces have been selected due to their high burden of agricultural or stock remedy poisoning notifications and cholinesterase inhibition from NHLS data. GP and </w:t>
      </w:r>
      <w:commentRangeStart w:id="321"/>
      <w:commentRangeStart w:id="322"/>
      <w:r w:rsidR="5704A244" w:rsidRPr="5704A244">
        <w:rPr>
          <w:rFonts w:ascii="Arial" w:hAnsi="Arial" w:cs="Arial"/>
          <w:sz w:val="22"/>
          <w:szCs w:val="22"/>
        </w:rPr>
        <w:t xml:space="preserve">WC are highly urbanized </w:t>
      </w:r>
      <w:commentRangeEnd w:id="321"/>
      <w:r w:rsidR="004E1CC0">
        <w:rPr>
          <w:rStyle w:val="CommentReference"/>
          <w:rFonts w:ascii="Calibri" w:eastAsia="Calibri" w:hAnsi="Calibri" w:cs="Calibri"/>
        </w:rPr>
        <w:commentReference w:id="321"/>
      </w:r>
      <w:commentRangeEnd w:id="322"/>
      <w:r w:rsidR="007955AA">
        <w:rPr>
          <w:rStyle w:val="CommentReference"/>
          <w:rFonts w:ascii="Calibri" w:eastAsia="Calibri" w:hAnsi="Calibri" w:cs="Calibri"/>
        </w:rPr>
        <w:commentReference w:id="322"/>
      </w:r>
      <w:r w:rsidR="5704A244" w:rsidRPr="5704A244">
        <w:rPr>
          <w:rFonts w:ascii="Arial" w:hAnsi="Arial" w:cs="Arial"/>
          <w:sz w:val="22"/>
          <w:szCs w:val="22"/>
        </w:rPr>
        <w:t xml:space="preserve">and have recently reported spikes in paediatric and adult poisonings. Free State provides a contrast of a more rural, agriculture-intensive setting, with a known issue of </w:t>
      </w:r>
      <w:commentRangeStart w:id="323"/>
      <w:commentRangeStart w:id="324"/>
      <w:r w:rsidR="5704A244" w:rsidRPr="5704A244">
        <w:rPr>
          <w:rFonts w:ascii="Arial" w:hAnsi="Arial" w:cs="Arial"/>
          <w:sz w:val="22"/>
          <w:szCs w:val="22"/>
        </w:rPr>
        <w:t>poisoning</w:t>
      </w:r>
      <w:commentRangeEnd w:id="323"/>
      <w:r w:rsidR="004E1CC0">
        <w:rPr>
          <w:rStyle w:val="CommentReference"/>
          <w:rFonts w:ascii="Calibri" w:eastAsia="Calibri" w:hAnsi="Calibri" w:cs="Calibri"/>
        </w:rPr>
        <w:commentReference w:id="323"/>
      </w:r>
      <w:commentRangeEnd w:id="324"/>
      <w:r w:rsidR="007955AA">
        <w:rPr>
          <w:rStyle w:val="CommentReference"/>
          <w:rFonts w:ascii="Calibri" w:eastAsia="Calibri" w:hAnsi="Calibri" w:cs="Calibri"/>
        </w:rPr>
        <w:commentReference w:id="324"/>
      </w:r>
      <w:r w:rsidR="5704A244" w:rsidRPr="5704A244">
        <w:rPr>
          <w:rFonts w:ascii="Arial" w:hAnsi="Arial" w:cs="Arial"/>
          <w:sz w:val="22"/>
          <w:szCs w:val="22"/>
        </w:rPr>
        <w:t>. KZN, has urban and rural mix with a high volume of calls to the poisoning hotline. Focusing on these regions will maximize case capture through existing networks and produce data that can likely be generalized or scaled to other provinces in the future.</w:t>
      </w:r>
      <w:commentRangeEnd w:id="319"/>
      <w:r w:rsidR="00AF06CA" w:rsidRPr="004B6D2F">
        <w:rPr>
          <w:rStyle w:val="CommentReference"/>
          <w:rFonts w:ascii="Arial" w:hAnsi="Arial" w:cs="Arial"/>
          <w:sz w:val="22"/>
          <w:szCs w:val="22"/>
        </w:rPr>
        <w:commentReference w:id="319"/>
      </w:r>
      <w:commentRangeEnd w:id="320"/>
      <w:r w:rsidR="00AF06CA" w:rsidRPr="004B6D2F">
        <w:rPr>
          <w:rStyle w:val="CommentReference"/>
          <w:rFonts w:ascii="Arial" w:hAnsi="Arial" w:cs="Arial"/>
          <w:sz w:val="22"/>
          <w:szCs w:val="22"/>
        </w:rPr>
        <w:commentReference w:id="320"/>
      </w:r>
    </w:p>
    <w:p w14:paraId="72F69228" w14:textId="3C2ED445" w:rsidR="00771AB4" w:rsidRPr="007511CB" w:rsidRDefault="00FB599E" w:rsidP="001964CC">
      <w:pPr>
        <w:pStyle w:val="Heading2"/>
        <w:spacing w:line="276" w:lineRule="auto"/>
        <w:jc w:val="both"/>
        <w:rPr>
          <w:ins w:id="325" w:author="Brian Brummer" w:date="2025-09-04T19:27:00Z" w16du:dateUtc="2025-09-04T17:27:00Z"/>
          <w:rFonts w:ascii="Arial" w:hAnsi="Arial" w:cs="Arial"/>
          <w:sz w:val="22"/>
          <w:szCs w:val="22"/>
        </w:rPr>
      </w:pPr>
      <w:bookmarkStart w:id="326" w:name="_Toc205830136"/>
      <w:r w:rsidRPr="007511CB">
        <w:rPr>
          <w:rFonts w:ascii="Arial" w:hAnsi="Arial" w:cs="Arial"/>
          <w:sz w:val="22"/>
          <w:szCs w:val="22"/>
        </w:rPr>
        <w:t xml:space="preserve">3.3 </w:t>
      </w:r>
      <w:commentRangeStart w:id="327"/>
      <w:commentRangeStart w:id="328"/>
      <w:r w:rsidR="009E7921" w:rsidRPr="007511CB">
        <w:rPr>
          <w:rFonts w:ascii="Arial" w:hAnsi="Arial" w:cs="Arial"/>
          <w:sz w:val="22"/>
          <w:szCs w:val="22"/>
        </w:rPr>
        <w:t>Enrolment</w:t>
      </w:r>
      <w:commentRangeEnd w:id="327"/>
      <w:r w:rsidR="002E68D6" w:rsidRPr="007511CB">
        <w:rPr>
          <w:rStyle w:val="CommentReference"/>
          <w:rFonts w:ascii="Arial" w:hAnsi="Arial" w:cs="Arial"/>
          <w:sz w:val="22"/>
          <w:szCs w:val="22"/>
        </w:rPr>
        <w:commentReference w:id="327"/>
      </w:r>
      <w:commentRangeEnd w:id="328"/>
      <w:r w:rsidR="0013785D" w:rsidRPr="007511CB">
        <w:rPr>
          <w:rStyle w:val="CommentReference"/>
          <w:rFonts w:ascii="Arial" w:hAnsi="Arial" w:cs="Arial"/>
          <w:sz w:val="22"/>
          <w:szCs w:val="22"/>
        </w:rPr>
        <w:commentReference w:id="328"/>
      </w:r>
      <w:bookmarkEnd w:id="326"/>
    </w:p>
    <w:p w14:paraId="52D85781" w14:textId="09735357" w:rsidR="009E205C" w:rsidRPr="007511CB" w:rsidRDefault="009E205C" w:rsidP="009E205C">
      <w:pPr>
        <w:rPr>
          <w:ins w:id="329" w:author="Brian Brummer" w:date="2025-09-04T19:28:00Z" w16du:dateUtc="2025-09-04T17:28:00Z"/>
          <w:rFonts w:ascii="Arial" w:hAnsi="Arial" w:cs="Arial"/>
          <w:sz w:val="22"/>
          <w:szCs w:val="22"/>
          <w:rPrChange w:id="330" w:author="Brian Brummer" w:date="2025-09-05T15:22:00Z" w16du:dateUtc="2025-09-05T13:22:00Z">
            <w:rPr>
              <w:ins w:id="331" w:author="Brian Brummer" w:date="2025-09-04T19:28:00Z" w16du:dateUtc="2025-09-04T17:28:00Z"/>
            </w:rPr>
          </w:rPrChange>
        </w:rPr>
      </w:pPr>
      <w:ins w:id="332" w:author="Brian Brummer" w:date="2025-09-04T19:27:00Z" w16du:dateUtc="2025-09-04T17:27:00Z">
        <w:r w:rsidRPr="007511CB">
          <w:rPr>
            <w:rFonts w:ascii="Arial" w:hAnsi="Arial" w:cs="Arial"/>
            <w:sz w:val="22"/>
            <w:szCs w:val="22"/>
            <w:rPrChange w:id="333" w:author="Brian Brummer" w:date="2025-09-05T15:22:00Z" w16du:dateUtc="2025-09-05T13:22:00Z">
              <w:rPr/>
            </w:rPrChange>
          </w:rPr>
          <w:t xml:space="preserve">We intend to capture information of </w:t>
        </w:r>
      </w:ins>
      <w:ins w:id="334" w:author="Brian Brummer" w:date="2025-09-04T19:28:00Z" w16du:dateUtc="2025-09-04T17:28:00Z">
        <w:r w:rsidRPr="007511CB">
          <w:rPr>
            <w:rFonts w:ascii="Arial" w:hAnsi="Arial" w:cs="Arial"/>
            <w:sz w:val="22"/>
            <w:szCs w:val="22"/>
            <w:rPrChange w:id="335" w:author="Brian Brummer" w:date="2025-09-05T15:22:00Z" w16du:dateUtc="2025-09-05T13:22:00Z">
              <w:rPr/>
            </w:rPrChange>
          </w:rPr>
          <w:t xml:space="preserve">patients both ante-mortem and pot-mortem (for those who demise). The </w:t>
        </w:r>
      </w:ins>
      <w:ins w:id="336" w:author="Brian Brummer" w:date="2025-09-05T15:47:00Z" w16du:dateUtc="2025-09-05T13:47:00Z">
        <w:r w:rsidR="00E62F00" w:rsidRPr="00E62F00">
          <w:rPr>
            <w:rFonts w:ascii="Arial" w:hAnsi="Arial" w:cs="Arial"/>
            <w:sz w:val="22"/>
            <w:szCs w:val="22"/>
          </w:rPr>
          <w:t>scenarios</w:t>
        </w:r>
      </w:ins>
      <w:ins w:id="337" w:author="Brian Brummer" w:date="2025-09-04T19:28:00Z" w16du:dateUtc="2025-09-04T17:28:00Z">
        <w:r w:rsidRPr="007511CB">
          <w:rPr>
            <w:rFonts w:ascii="Arial" w:hAnsi="Arial" w:cs="Arial"/>
            <w:sz w:val="22"/>
            <w:szCs w:val="22"/>
            <w:rPrChange w:id="338" w:author="Brian Brummer" w:date="2025-09-05T15:22:00Z" w16du:dateUtc="2025-09-05T13:22:00Z">
              <w:rPr/>
            </w:rPrChange>
          </w:rPr>
          <w:t xml:space="preserve"> of enrolment are described below. </w:t>
        </w:r>
      </w:ins>
    </w:p>
    <w:p w14:paraId="56FF4A62" w14:textId="59C76E1E" w:rsidR="009E205C" w:rsidRPr="007511CB" w:rsidRDefault="009E205C">
      <w:pPr>
        <w:rPr>
          <w:rFonts w:ascii="Arial" w:hAnsi="Arial" w:cs="Arial"/>
          <w:sz w:val="22"/>
          <w:szCs w:val="22"/>
        </w:rPr>
        <w:pPrChange w:id="339" w:author="Brian Brummer" w:date="2025-09-04T19:27:00Z" w16du:dateUtc="2025-09-04T17:27:00Z">
          <w:pPr>
            <w:pStyle w:val="Heading2"/>
            <w:spacing w:line="276" w:lineRule="auto"/>
            <w:jc w:val="both"/>
          </w:pPr>
        </w:pPrChange>
      </w:pPr>
      <w:ins w:id="340" w:author="Brian Brummer" w:date="2025-09-04T19:28:00Z" w16du:dateUtc="2025-09-04T17:28:00Z">
        <w:r w:rsidRPr="007511CB">
          <w:rPr>
            <w:rFonts w:ascii="Arial" w:hAnsi="Arial" w:cs="Arial"/>
            <w:sz w:val="22"/>
            <w:szCs w:val="22"/>
            <w:rPrChange w:id="341" w:author="Brian Brummer" w:date="2025-09-05T15:22:00Z" w16du:dateUtc="2025-09-05T13:22:00Z">
              <w:rPr/>
            </w:rPrChange>
          </w:rPr>
          <w:t xml:space="preserve"> </w:t>
        </w:r>
      </w:ins>
    </w:p>
    <w:p w14:paraId="5EA2BF1B" w14:textId="77777777" w:rsidR="00395881" w:rsidRPr="007511CB" w:rsidRDefault="009E205C" w:rsidP="00395881">
      <w:pPr>
        <w:pStyle w:val="ListParagraph"/>
        <w:numPr>
          <w:ilvl w:val="0"/>
          <w:numId w:val="23"/>
        </w:numPr>
        <w:spacing w:line="276" w:lineRule="auto"/>
        <w:rPr>
          <w:ins w:id="342" w:author="Brian Brummer" w:date="2025-09-04T19:34:00Z" w16du:dateUtc="2025-09-04T17:34:00Z"/>
          <w:rFonts w:ascii="Arial" w:hAnsi="Arial" w:cs="Arial"/>
          <w:b/>
          <w:bCs/>
          <w:sz w:val="22"/>
          <w:szCs w:val="22"/>
          <w:rPrChange w:id="343" w:author="Brian Brummer" w:date="2025-09-05T15:22:00Z" w16du:dateUtc="2025-09-05T13:22:00Z">
            <w:rPr>
              <w:ins w:id="344" w:author="Brian Brummer" w:date="2025-09-04T19:34:00Z" w16du:dateUtc="2025-09-04T17:34:00Z"/>
              <w:rFonts w:ascii="Arial" w:hAnsi="Arial" w:cs="Arial"/>
              <w:sz w:val="22"/>
              <w:szCs w:val="22"/>
            </w:rPr>
          </w:rPrChange>
        </w:rPr>
      </w:pPr>
      <w:ins w:id="345" w:author="Brian Brummer" w:date="2025-09-04T19:28:00Z" w16du:dateUtc="2025-09-04T17:28:00Z">
        <w:r w:rsidRPr="007511CB">
          <w:rPr>
            <w:rFonts w:ascii="Arial" w:hAnsi="Arial" w:cs="Arial"/>
            <w:b/>
            <w:bCs/>
            <w:sz w:val="22"/>
            <w:szCs w:val="22"/>
            <w:rPrChange w:id="346" w:author="Brian Brummer" w:date="2025-09-05T15:22:00Z" w16du:dateUtc="2025-09-05T13:22:00Z">
              <w:rPr/>
            </w:rPrChange>
          </w:rPr>
          <w:t>Acute poisoning presents at casualt</w:t>
        </w:r>
      </w:ins>
      <w:ins w:id="347" w:author="Brian Brummer" w:date="2025-09-04T19:29:00Z" w16du:dateUtc="2025-09-04T17:29:00Z">
        <w:r w:rsidRPr="007511CB">
          <w:rPr>
            <w:rFonts w:ascii="Arial" w:hAnsi="Arial" w:cs="Arial"/>
            <w:b/>
            <w:bCs/>
            <w:sz w:val="22"/>
            <w:szCs w:val="22"/>
            <w:rPrChange w:id="348" w:author="Brian Brummer" w:date="2025-09-05T15:22:00Z" w16du:dateUtc="2025-09-05T13:22:00Z">
              <w:rPr/>
            </w:rPrChange>
          </w:rPr>
          <w:t>y/emergency room:</w:t>
        </w:r>
      </w:ins>
    </w:p>
    <w:p w14:paraId="54649D3C" w14:textId="0678140A" w:rsidR="00E62F00" w:rsidRPr="00E62F00" w:rsidRDefault="00037B30" w:rsidP="00E62F00">
      <w:pPr>
        <w:pStyle w:val="ListParagraph"/>
        <w:numPr>
          <w:ilvl w:val="1"/>
          <w:numId w:val="23"/>
        </w:numPr>
        <w:spacing w:line="276" w:lineRule="auto"/>
        <w:rPr>
          <w:ins w:id="349" w:author="Brian Brummer" w:date="2025-09-04T19:36:00Z" w16du:dateUtc="2025-09-04T17:36:00Z"/>
          <w:rFonts w:ascii="Arial" w:hAnsi="Arial" w:cs="Arial"/>
          <w:sz w:val="22"/>
          <w:szCs w:val="22"/>
          <w:rPrChange w:id="350" w:author="Brian Brummer" w:date="2025-09-05T15:47:00Z" w16du:dateUtc="2025-09-05T13:47:00Z">
            <w:rPr>
              <w:ins w:id="351" w:author="Brian Brummer" w:date="2025-09-04T19:36:00Z" w16du:dateUtc="2025-09-04T17:36:00Z"/>
            </w:rPr>
          </w:rPrChange>
        </w:rPr>
      </w:pPr>
      <w:commentRangeStart w:id="352"/>
      <w:del w:id="353" w:author="Brian Brummer" w:date="2025-09-05T15:47:00Z" w16du:dateUtc="2025-09-05T13:47:00Z">
        <w:r w:rsidRPr="007511CB" w:rsidDel="00E62F00">
          <w:rPr>
            <w:rFonts w:ascii="Arial" w:hAnsi="Arial" w:cs="Arial"/>
            <w:sz w:val="22"/>
            <w:szCs w:val="22"/>
            <w:rPrChange w:id="354" w:author="Brian Brummer" w:date="2025-09-05T15:22:00Z" w16du:dateUtc="2025-09-05T13:22:00Z">
              <w:rPr/>
            </w:rPrChange>
          </w:rPr>
          <w:delText>Study sites</w:delText>
        </w:r>
        <w:r w:rsidR="0072403E" w:rsidRPr="007511CB" w:rsidDel="00E62F00">
          <w:rPr>
            <w:rFonts w:ascii="Arial" w:hAnsi="Arial" w:cs="Arial"/>
            <w:sz w:val="22"/>
            <w:szCs w:val="22"/>
            <w:rPrChange w:id="355" w:author="Brian Brummer" w:date="2025-09-05T15:22:00Z" w16du:dateUtc="2025-09-05T13:22:00Z">
              <w:rPr/>
            </w:rPrChange>
          </w:rPr>
          <w:delText>’</w:delText>
        </w:r>
        <w:r w:rsidRPr="007511CB" w:rsidDel="00E62F00">
          <w:rPr>
            <w:rFonts w:ascii="Arial" w:hAnsi="Arial" w:cs="Arial"/>
            <w:sz w:val="22"/>
            <w:szCs w:val="22"/>
            <w:rPrChange w:id="356" w:author="Brian Brummer" w:date="2025-09-05T15:22:00Z" w16du:dateUtc="2025-09-05T13:22:00Z">
              <w:rPr/>
            </w:rPrChange>
          </w:rPr>
          <w:delText xml:space="preserve"> clinical managers and </w:delText>
        </w:r>
      </w:del>
      <w:del w:id="357" w:author="Brian Brummer" w:date="2025-09-04T17:26:00Z" w16du:dateUtc="2025-09-04T15:26:00Z">
        <w:r w:rsidRPr="007511CB" w:rsidDel="007955AA">
          <w:rPr>
            <w:rFonts w:ascii="Arial" w:hAnsi="Arial" w:cs="Arial"/>
            <w:sz w:val="22"/>
            <w:szCs w:val="22"/>
            <w:rPrChange w:id="358" w:author="Brian Brummer" w:date="2025-09-05T15:22:00Z" w16du:dateUtc="2025-09-05T13:22:00Z">
              <w:rPr/>
            </w:rPrChange>
          </w:rPr>
          <w:delText xml:space="preserve">personnel </w:delText>
        </w:r>
      </w:del>
      <w:commentRangeEnd w:id="352"/>
      <w:del w:id="359" w:author="Brian Brummer" w:date="2025-09-05T15:47:00Z" w16du:dateUtc="2025-09-05T13:47:00Z">
        <w:r w:rsidR="004E1CC0" w:rsidRPr="007511CB" w:rsidDel="00E62F00">
          <w:rPr>
            <w:rStyle w:val="CommentReference"/>
            <w:rFonts w:ascii="Arial" w:hAnsi="Arial" w:cs="Arial"/>
            <w:sz w:val="22"/>
            <w:szCs w:val="22"/>
            <w:rPrChange w:id="360" w:author="Brian Brummer" w:date="2025-09-05T15:22:00Z" w16du:dateUtc="2025-09-05T13:22:00Z">
              <w:rPr>
                <w:rStyle w:val="CommentReference"/>
              </w:rPr>
            </w:rPrChange>
          </w:rPr>
          <w:commentReference w:id="352"/>
        </w:r>
        <w:r w:rsidRPr="007511CB" w:rsidDel="00E62F00">
          <w:rPr>
            <w:rFonts w:ascii="Arial" w:hAnsi="Arial" w:cs="Arial"/>
            <w:sz w:val="22"/>
            <w:szCs w:val="22"/>
            <w:rPrChange w:id="361" w:author="Brian Brummer" w:date="2025-09-05T15:22:00Z" w16du:dateUtc="2025-09-05T13:22:00Z">
              <w:rPr/>
            </w:rPrChange>
          </w:rPr>
          <w:delText>will be sensitised to the enhanced surveillance and NMC case definition</w:delText>
        </w:r>
        <w:r w:rsidR="0072403E" w:rsidRPr="007511CB" w:rsidDel="00E62F00">
          <w:rPr>
            <w:rFonts w:ascii="Arial" w:hAnsi="Arial" w:cs="Arial"/>
            <w:sz w:val="22"/>
            <w:szCs w:val="22"/>
            <w:rPrChange w:id="362" w:author="Brian Brummer" w:date="2025-09-05T15:22:00Z" w16du:dateUtc="2025-09-05T13:22:00Z">
              <w:rPr/>
            </w:rPrChange>
          </w:rPr>
          <w:delText>s</w:delText>
        </w:r>
        <w:r w:rsidRPr="007511CB" w:rsidDel="00E62F00">
          <w:rPr>
            <w:rFonts w:ascii="Arial" w:hAnsi="Arial" w:cs="Arial"/>
            <w:sz w:val="22"/>
            <w:szCs w:val="22"/>
            <w:rPrChange w:id="363" w:author="Brian Brummer" w:date="2025-09-05T15:22:00Z" w16du:dateUtc="2025-09-05T13:22:00Z">
              <w:rPr/>
            </w:rPrChange>
          </w:rPr>
          <w:delText xml:space="preserve"> for agricultural or stock remedy poisoning</w:delText>
        </w:r>
        <w:r w:rsidR="0072403E" w:rsidRPr="007511CB" w:rsidDel="00E62F00">
          <w:rPr>
            <w:rFonts w:ascii="Arial" w:hAnsi="Arial" w:cs="Arial"/>
            <w:sz w:val="22"/>
            <w:szCs w:val="22"/>
            <w:rPrChange w:id="364" w:author="Brian Brummer" w:date="2025-09-05T15:22:00Z" w16du:dateUtc="2025-09-05T13:22:00Z">
              <w:rPr/>
            </w:rPrChange>
          </w:rPr>
          <w:delText>.</w:delText>
        </w:r>
        <w:r w:rsidRPr="007511CB" w:rsidDel="00E62F00">
          <w:rPr>
            <w:rFonts w:ascii="Arial" w:hAnsi="Arial" w:cs="Arial"/>
            <w:sz w:val="22"/>
            <w:szCs w:val="22"/>
            <w:rPrChange w:id="365" w:author="Brian Brummer" w:date="2025-09-05T15:22:00Z" w16du:dateUtc="2025-09-05T13:22:00Z">
              <w:rPr/>
            </w:rPrChange>
          </w:rPr>
          <w:delText xml:space="preserve"> </w:delText>
        </w:r>
        <w:r w:rsidR="0072403E" w:rsidRPr="007511CB" w:rsidDel="00E62F00">
          <w:rPr>
            <w:rFonts w:ascii="Arial" w:hAnsi="Arial" w:cs="Arial"/>
            <w:sz w:val="22"/>
            <w:szCs w:val="22"/>
            <w:rPrChange w:id="366" w:author="Brian Brummer" w:date="2025-09-05T15:22:00Z" w16du:dateUtc="2025-09-05T13:22:00Z">
              <w:rPr/>
            </w:rPrChange>
          </w:rPr>
          <w:delText>P</w:delText>
        </w:r>
        <w:r w:rsidRPr="007511CB" w:rsidDel="00E62F00">
          <w:rPr>
            <w:rFonts w:ascii="Arial" w:hAnsi="Arial" w:cs="Arial"/>
            <w:sz w:val="22"/>
            <w:szCs w:val="22"/>
            <w:rPrChange w:id="367" w:author="Brian Brummer" w:date="2025-09-05T15:22:00Z" w16du:dateUtc="2025-09-05T13:22:00Z">
              <w:rPr/>
            </w:rPrChange>
          </w:rPr>
          <w:delText>atients meeting the suspected case definition will be notified</w:delText>
        </w:r>
        <w:r w:rsidR="00DB17EB" w:rsidRPr="007511CB" w:rsidDel="00E62F00">
          <w:rPr>
            <w:rFonts w:ascii="Arial" w:hAnsi="Arial" w:cs="Arial"/>
            <w:sz w:val="22"/>
            <w:szCs w:val="22"/>
            <w:rPrChange w:id="368" w:author="Brian Brummer" w:date="2025-09-05T15:22:00Z" w16du:dateUtc="2025-09-05T13:22:00Z">
              <w:rPr/>
            </w:rPrChange>
          </w:rPr>
          <w:delText xml:space="preserve"> on the NMC app which will trigger an SMS alert. The </w:delText>
        </w:r>
        <w:r w:rsidR="00B615BA" w:rsidRPr="007511CB" w:rsidDel="00E62F00">
          <w:rPr>
            <w:rFonts w:ascii="Arial" w:hAnsi="Arial" w:cs="Arial"/>
            <w:sz w:val="22"/>
            <w:szCs w:val="22"/>
            <w:rPrChange w:id="369" w:author="Brian Brummer" w:date="2025-09-05T15:22:00Z" w16du:dateUtc="2025-09-05T13:22:00Z">
              <w:rPr/>
            </w:rPrChange>
          </w:rPr>
          <w:delText xml:space="preserve">routine </w:delText>
        </w:r>
        <w:r w:rsidR="00DB17EB" w:rsidRPr="007511CB" w:rsidDel="00E62F00">
          <w:rPr>
            <w:rFonts w:ascii="Arial" w:hAnsi="Arial" w:cs="Arial"/>
            <w:sz w:val="22"/>
            <w:szCs w:val="22"/>
            <w:rPrChange w:id="370" w:author="Brian Brummer" w:date="2025-09-05T15:22:00Z" w16du:dateUtc="2025-09-05T13:22:00Z">
              <w:rPr/>
            </w:rPrChange>
          </w:rPr>
          <w:delText xml:space="preserve">SMS alert will </w:delText>
        </w:r>
        <w:r w:rsidR="00B615BA" w:rsidRPr="007511CB" w:rsidDel="00E62F00">
          <w:rPr>
            <w:rFonts w:ascii="Arial" w:hAnsi="Arial" w:cs="Arial"/>
            <w:sz w:val="22"/>
            <w:szCs w:val="22"/>
            <w:rPrChange w:id="371" w:author="Brian Brummer" w:date="2025-09-05T15:22:00Z" w16du:dateUtc="2025-09-05T13:22:00Z">
              <w:rPr/>
            </w:rPrChange>
          </w:rPr>
          <w:delText>in</w:delText>
        </w:r>
        <w:r w:rsidR="00FC50D1" w:rsidRPr="007511CB" w:rsidDel="00E62F00">
          <w:rPr>
            <w:rFonts w:ascii="Arial" w:hAnsi="Arial" w:cs="Arial"/>
            <w:sz w:val="22"/>
            <w:szCs w:val="22"/>
            <w:rPrChange w:id="372" w:author="Brian Brummer" w:date="2025-09-05T15:22:00Z" w16du:dateUtc="2025-09-05T13:22:00Z">
              <w:rPr/>
            </w:rPrChange>
          </w:rPr>
          <w:delText>clude</w:delText>
        </w:r>
        <w:r w:rsidR="00DB17EB" w:rsidRPr="007511CB" w:rsidDel="00E62F00">
          <w:rPr>
            <w:rFonts w:ascii="Arial" w:hAnsi="Arial" w:cs="Arial"/>
            <w:sz w:val="22"/>
            <w:szCs w:val="22"/>
            <w:rPrChange w:id="373" w:author="Brian Brummer" w:date="2025-09-05T15:22:00Z" w16du:dateUtc="2025-09-05T13:22:00Z">
              <w:rPr/>
            </w:rPrChange>
          </w:rPr>
          <w:delText xml:space="preserve"> </w:delText>
        </w:r>
        <w:r w:rsidR="00882FC2" w:rsidRPr="007511CB" w:rsidDel="00E62F00">
          <w:rPr>
            <w:rFonts w:ascii="Arial" w:hAnsi="Arial" w:cs="Arial"/>
            <w:sz w:val="22"/>
            <w:szCs w:val="22"/>
            <w:rPrChange w:id="374" w:author="Brian Brummer" w:date="2025-09-05T15:22:00Z" w16du:dateUtc="2025-09-05T13:22:00Z">
              <w:rPr/>
            </w:rPrChange>
          </w:rPr>
          <w:delText xml:space="preserve">a notification to </w:delText>
        </w:r>
        <w:commentRangeStart w:id="375"/>
        <w:commentRangeStart w:id="376"/>
        <w:r w:rsidR="00DD49FC" w:rsidRPr="007511CB" w:rsidDel="00E62F00">
          <w:rPr>
            <w:rFonts w:ascii="Arial" w:hAnsi="Arial" w:cs="Arial"/>
            <w:sz w:val="22"/>
            <w:szCs w:val="22"/>
            <w:rPrChange w:id="377" w:author="Brian Brummer" w:date="2025-09-05T15:22:00Z" w16du:dateUtc="2025-09-05T13:22:00Z">
              <w:rPr/>
            </w:rPrChange>
          </w:rPr>
          <w:delText>a surveillance officer</w:delText>
        </w:r>
        <w:commentRangeEnd w:id="375"/>
        <w:r w:rsidR="004E1CC0" w:rsidRPr="007511CB" w:rsidDel="00E62F00">
          <w:rPr>
            <w:rStyle w:val="CommentReference"/>
            <w:rFonts w:ascii="Arial" w:hAnsi="Arial" w:cs="Arial"/>
            <w:sz w:val="22"/>
            <w:szCs w:val="22"/>
            <w:rPrChange w:id="378" w:author="Brian Brummer" w:date="2025-09-05T15:22:00Z" w16du:dateUtc="2025-09-05T13:22:00Z">
              <w:rPr>
                <w:rStyle w:val="CommentReference"/>
              </w:rPr>
            </w:rPrChange>
          </w:rPr>
          <w:commentReference w:id="375"/>
        </w:r>
        <w:commentRangeEnd w:id="376"/>
        <w:r w:rsidR="00C1083B" w:rsidRPr="007511CB" w:rsidDel="00E62F00">
          <w:rPr>
            <w:rStyle w:val="CommentReference"/>
            <w:rFonts w:ascii="Arial" w:hAnsi="Arial" w:cs="Arial"/>
            <w:sz w:val="22"/>
            <w:szCs w:val="22"/>
            <w:rPrChange w:id="379" w:author="Brian Brummer" w:date="2025-09-05T15:22:00Z" w16du:dateUtc="2025-09-05T13:22:00Z">
              <w:rPr>
                <w:rStyle w:val="CommentReference"/>
              </w:rPr>
            </w:rPrChange>
          </w:rPr>
          <w:commentReference w:id="376"/>
        </w:r>
        <w:r w:rsidR="00DD49FC" w:rsidRPr="007511CB" w:rsidDel="00E62F00">
          <w:rPr>
            <w:rFonts w:ascii="Arial" w:hAnsi="Arial" w:cs="Arial"/>
            <w:sz w:val="22"/>
            <w:szCs w:val="22"/>
            <w:rPrChange w:id="380" w:author="Brian Brummer" w:date="2025-09-05T15:22:00Z" w16du:dateUtc="2025-09-05T13:22:00Z">
              <w:rPr/>
            </w:rPrChange>
          </w:rPr>
          <w:delText xml:space="preserve">. </w:delText>
        </w:r>
      </w:del>
      <w:ins w:id="381" w:author="Brian Brummer" w:date="2025-09-05T15:47:00Z" w16du:dateUtc="2025-09-05T13:47:00Z">
        <w:r w:rsidR="00E62F00">
          <w:rPr>
            <w:rFonts w:ascii="Arial" w:hAnsi="Arial" w:cs="Arial"/>
            <w:sz w:val="22"/>
            <w:szCs w:val="22"/>
          </w:rPr>
          <w:t xml:space="preserve">Clinical managers and those involved in diagnosing acute poisoning cases, including emergency physicians and supporting medical </w:t>
        </w:r>
      </w:ins>
      <w:ins w:id="382" w:author="Brian Brummer" w:date="2025-09-05T15:48:00Z" w16du:dateUtc="2025-09-05T13:48:00Z">
        <w:r w:rsidR="00E62F00">
          <w:rPr>
            <w:rFonts w:ascii="Arial" w:hAnsi="Arial" w:cs="Arial"/>
            <w:sz w:val="22"/>
            <w:szCs w:val="22"/>
          </w:rPr>
          <w:t>team members</w:t>
        </w:r>
      </w:ins>
      <w:ins w:id="383" w:author="Brian Brummer" w:date="2025-09-05T15:47:00Z" w16du:dateUtc="2025-09-05T13:47:00Z">
        <w:r w:rsidR="00E62F00">
          <w:rPr>
            <w:rFonts w:ascii="Arial" w:hAnsi="Arial" w:cs="Arial"/>
            <w:sz w:val="22"/>
            <w:szCs w:val="22"/>
          </w:rPr>
          <w:t xml:space="preserve">, will be informed about the enhanced surveillance and NMC case definitions for agricultural or stock remedy poisoning. Patients meeting the suspected case definition will be notified on the NMC app, triggering an SMS alert. The routine SMS alert will notify a dedicated surveillance officer, who will follow up on patients’ status and treatment until they reach their outcome. Surveillance officers will provide a short checklist of appropriate standard investigations for the surveillance project in patients’ medical records for the treating team. Interventions, medications, procedures, and days spent at each level of care will be recorded. If a diagnosis of pesticide poisoning is excluded with subsequent investigations, the final diagnosis will be recorded, and further data collection will halt. </w:t>
        </w:r>
      </w:ins>
    </w:p>
    <w:p w14:paraId="52FDB3D3" w14:textId="77777777" w:rsidR="00395881" w:rsidRPr="007511CB" w:rsidRDefault="00395881" w:rsidP="00395881">
      <w:pPr>
        <w:pStyle w:val="ListParagraph"/>
        <w:numPr>
          <w:ilvl w:val="0"/>
          <w:numId w:val="23"/>
        </w:numPr>
        <w:spacing w:line="276" w:lineRule="auto"/>
        <w:rPr>
          <w:ins w:id="384" w:author="Brian Brummer" w:date="2025-09-04T19:37:00Z" w16du:dateUtc="2025-09-04T17:37:00Z"/>
          <w:rFonts w:ascii="Arial" w:hAnsi="Arial" w:cs="Arial"/>
          <w:b/>
          <w:bCs/>
          <w:sz w:val="22"/>
          <w:szCs w:val="22"/>
          <w:rPrChange w:id="385" w:author="Brian Brummer" w:date="2025-09-05T15:22:00Z" w16du:dateUtc="2025-09-05T13:22:00Z">
            <w:rPr>
              <w:ins w:id="386" w:author="Brian Brummer" w:date="2025-09-04T19:37:00Z" w16du:dateUtc="2025-09-04T17:37:00Z"/>
              <w:rFonts w:ascii="Arial" w:hAnsi="Arial" w:cs="Arial"/>
              <w:sz w:val="22"/>
              <w:szCs w:val="22"/>
            </w:rPr>
          </w:rPrChange>
        </w:rPr>
      </w:pPr>
      <w:ins w:id="387" w:author="Brian Brummer" w:date="2025-09-04T19:37:00Z" w16du:dateUtc="2025-09-04T17:37:00Z">
        <w:r w:rsidRPr="007511CB">
          <w:rPr>
            <w:rFonts w:ascii="Arial" w:hAnsi="Arial" w:cs="Arial"/>
            <w:b/>
            <w:bCs/>
            <w:sz w:val="22"/>
            <w:szCs w:val="22"/>
            <w:rPrChange w:id="388" w:author="Brian Brummer" w:date="2025-09-05T15:22:00Z" w16du:dateUtc="2025-09-05T13:22:00Z">
              <w:rPr>
                <w:rFonts w:ascii="Arial" w:hAnsi="Arial" w:cs="Arial"/>
                <w:sz w:val="22"/>
                <w:szCs w:val="22"/>
              </w:rPr>
            </w:rPrChange>
          </w:rPr>
          <w:t>Patient admitted for poisoning demised in hospital</w:t>
        </w:r>
      </w:ins>
    </w:p>
    <w:p w14:paraId="0C86D09D" w14:textId="4D1A6B3B" w:rsidR="00395881" w:rsidRPr="007511CB" w:rsidRDefault="00395881">
      <w:pPr>
        <w:pStyle w:val="ListParagraph"/>
        <w:numPr>
          <w:ilvl w:val="1"/>
          <w:numId w:val="23"/>
        </w:numPr>
        <w:spacing w:line="276" w:lineRule="auto"/>
        <w:rPr>
          <w:ins w:id="389" w:author="Brian Brummer" w:date="2025-09-04T19:31:00Z" w16du:dateUtc="2025-09-04T17:31:00Z"/>
          <w:rFonts w:ascii="Arial" w:hAnsi="Arial" w:cs="Arial"/>
          <w:sz w:val="22"/>
          <w:szCs w:val="22"/>
          <w:rPrChange w:id="390" w:author="Brian Brummer" w:date="2025-09-05T15:22:00Z" w16du:dateUtc="2025-09-05T13:22:00Z">
            <w:rPr>
              <w:ins w:id="391" w:author="Brian Brummer" w:date="2025-09-04T19:31:00Z" w16du:dateUtc="2025-09-04T17:31:00Z"/>
            </w:rPr>
          </w:rPrChange>
        </w:rPr>
        <w:pPrChange w:id="392" w:author="Brian Brummer" w:date="2025-09-04T19:37:00Z" w16du:dateUtc="2025-09-04T17:37:00Z">
          <w:pPr>
            <w:pStyle w:val="ListParagraph"/>
            <w:numPr>
              <w:ilvl w:val="1"/>
              <w:numId w:val="23"/>
            </w:numPr>
            <w:spacing w:line="276" w:lineRule="auto"/>
            <w:ind w:hanging="360"/>
            <w:jc w:val="both"/>
          </w:pPr>
        </w:pPrChange>
      </w:pPr>
      <w:ins w:id="393" w:author="Brian Brummer" w:date="2025-09-04T19:37:00Z" w16du:dateUtc="2025-09-04T17:37:00Z">
        <w:r w:rsidRPr="007511CB">
          <w:rPr>
            <w:rFonts w:ascii="Arial" w:hAnsi="Arial" w:cs="Arial"/>
            <w:sz w:val="22"/>
            <w:szCs w:val="22"/>
          </w:rPr>
          <w:t xml:space="preserve">The Surveillance officer will update the NMC notification vital status to deceased and ensure follow up with forensic pathology services.  </w:t>
        </w:r>
      </w:ins>
    </w:p>
    <w:p w14:paraId="779EDD54" w14:textId="64D7C846" w:rsidR="00395881" w:rsidRPr="007511CB" w:rsidRDefault="00395881">
      <w:pPr>
        <w:pStyle w:val="ListParagraph"/>
        <w:numPr>
          <w:ilvl w:val="0"/>
          <w:numId w:val="23"/>
        </w:numPr>
        <w:spacing w:line="276" w:lineRule="auto"/>
        <w:rPr>
          <w:ins w:id="394" w:author="Brian Brummer" w:date="2025-09-04T19:31:00Z" w16du:dateUtc="2025-09-04T17:31:00Z"/>
          <w:rFonts w:ascii="Arial" w:hAnsi="Arial" w:cs="Arial"/>
          <w:b/>
          <w:bCs/>
          <w:sz w:val="22"/>
          <w:szCs w:val="22"/>
          <w:rPrChange w:id="395" w:author="Brian Brummer" w:date="2025-09-05T15:22:00Z" w16du:dateUtc="2025-09-05T13:22:00Z">
            <w:rPr>
              <w:ins w:id="396" w:author="Brian Brummer" w:date="2025-09-04T19:31:00Z" w16du:dateUtc="2025-09-04T17:31:00Z"/>
              <w:rFonts w:ascii="Arial" w:hAnsi="Arial" w:cs="Arial"/>
              <w:sz w:val="22"/>
              <w:szCs w:val="22"/>
            </w:rPr>
          </w:rPrChange>
        </w:rPr>
        <w:pPrChange w:id="397" w:author="Brian Brummer" w:date="2025-09-04T19:33:00Z" w16du:dateUtc="2025-09-04T17:33:00Z">
          <w:pPr>
            <w:pStyle w:val="ListParagraph"/>
            <w:numPr>
              <w:numId w:val="23"/>
            </w:numPr>
            <w:spacing w:line="276" w:lineRule="auto"/>
            <w:ind w:left="360" w:hanging="360"/>
            <w:jc w:val="both"/>
          </w:pPr>
        </w:pPrChange>
      </w:pPr>
      <w:ins w:id="398" w:author="Brian Brummer" w:date="2025-09-04T19:31:00Z" w16du:dateUtc="2025-09-04T17:31:00Z">
        <w:r w:rsidRPr="007511CB">
          <w:rPr>
            <w:rFonts w:ascii="Arial" w:hAnsi="Arial" w:cs="Arial"/>
            <w:b/>
            <w:bCs/>
            <w:sz w:val="22"/>
            <w:szCs w:val="22"/>
            <w:rPrChange w:id="399" w:author="Brian Brummer" w:date="2025-09-05T15:22:00Z" w16du:dateUtc="2025-09-05T13:22:00Z">
              <w:rPr>
                <w:rFonts w:ascii="Arial" w:hAnsi="Arial" w:cs="Arial"/>
                <w:sz w:val="22"/>
                <w:szCs w:val="22"/>
              </w:rPr>
            </w:rPrChange>
          </w:rPr>
          <w:t>Acute poisoning event presents as dead on arrival</w:t>
        </w:r>
      </w:ins>
      <w:ins w:id="400" w:author="Brian Brummer" w:date="2025-09-04T19:38:00Z" w16du:dateUtc="2025-09-04T17:38:00Z">
        <w:r w:rsidRPr="007511CB">
          <w:rPr>
            <w:rFonts w:ascii="Arial" w:hAnsi="Arial" w:cs="Arial"/>
            <w:b/>
            <w:bCs/>
            <w:sz w:val="22"/>
            <w:szCs w:val="22"/>
            <w:rPrChange w:id="401" w:author="Brian Brummer" w:date="2025-09-05T15:22:00Z" w16du:dateUtc="2025-09-05T13:22:00Z">
              <w:rPr>
                <w:rFonts w:ascii="Arial" w:hAnsi="Arial" w:cs="Arial"/>
                <w:sz w:val="22"/>
                <w:szCs w:val="22"/>
              </w:rPr>
            </w:rPrChange>
          </w:rPr>
          <w:t xml:space="preserve"> at a healthcare facility</w:t>
        </w:r>
      </w:ins>
    </w:p>
    <w:p w14:paraId="331BD0F6" w14:textId="33625352" w:rsidR="00DD49FC" w:rsidRPr="007511CB" w:rsidRDefault="00037C4F">
      <w:pPr>
        <w:pStyle w:val="ListParagraph"/>
        <w:numPr>
          <w:ilvl w:val="1"/>
          <w:numId w:val="23"/>
        </w:numPr>
        <w:spacing w:line="276" w:lineRule="auto"/>
        <w:rPr>
          <w:rFonts w:ascii="Arial" w:hAnsi="Arial" w:cs="Arial"/>
          <w:sz w:val="22"/>
          <w:szCs w:val="22"/>
          <w:rPrChange w:id="402" w:author="Brian Brummer" w:date="2025-09-05T15:22:00Z" w16du:dateUtc="2025-09-05T13:22:00Z">
            <w:rPr/>
          </w:rPrChange>
        </w:rPr>
        <w:pPrChange w:id="403" w:author="Brian Brummer" w:date="2025-09-04T19:33:00Z" w16du:dateUtc="2025-09-04T17:33:00Z">
          <w:pPr>
            <w:spacing w:line="276" w:lineRule="auto"/>
            <w:jc w:val="both"/>
          </w:pPr>
        </w:pPrChange>
      </w:pPr>
      <w:r w:rsidRPr="007511CB">
        <w:rPr>
          <w:rFonts w:ascii="Arial" w:hAnsi="Arial" w:cs="Arial"/>
          <w:sz w:val="22"/>
          <w:szCs w:val="22"/>
          <w:rPrChange w:id="404" w:author="Brian Brummer" w:date="2025-09-05T15:22:00Z" w16du:dateUtc="2025-09-05T13:22:00Z">
            <w:rPr/>
          </w:rPrChange>
        </w:rPr>
        <w:t xml:space="preserve">The </w:t>
      </w:r>
      <w:del w:id="405" w:author="Brian Brummer" w:date="2025-09-04T19:31:00Z" w16du:dateUtc="2025-09-04T17:31:00Z">
        <w:r w:rsidRPr="007511CB" w:rsidDel="00395881">
          <w:rPr>
            <w:rFonts w:ascii="Arial" w:hAnsi="Arial" w:cs="Arial"/>
            <w:sz w:val="22"/>
            <w:szCs w:val="22"/>
            <w:rPrChange w:id="406" w:author="Brian Brummer" w:date="2025-09-05T15:22:00Z" w16du:dateUtc="2025-09-05T13:22:00Z">
              <w:rPr/>
            </w:rPrChange>
          </w:rPr>
          <w:delText xml:space="preserve">NMC </w:delText>
        </w:r>
      </w:del>
      <w:ins w:id="407" w:author="Brian Brummer" w:date="2025-09-04T19:31:00Z" w16du:dateUtc="2025-09-04T17:31:00Z">
        <w:r w:rsidR="00395881" w:rsidRPr="007511CB">
          <w:rPr>
            <w:rFonts w:ascii="Arial" w:hAnsi="Arial" w:cs="Arial"/>
            <w:sz w:val="22"/>
            <w:szCs w:val="22"/>
          </w:rPr>
          <w:t xml:space="preserve">case is notified on </w:t>
        </w:r>
      </w:ins>
      <w:ins w:id="408" w:author="Brian Brummer" w:date="2025-09-04T19:32:00Z" w16du:dateUtc="2025-09-04T17:32:00Z">
        <w:r w:rsidR="00395881" w:rsidRPr="007511CB">
          <w:rPr>
            <w:rFonts w:ascii="Arial" w:hAnsi="Arial" w:cs="Arial"/>
            <w:sz w:val="22"/>
            <w:szCs w:val="22"/>
          </w:rPr>
          <w:t xml:space="preserve">NMC as described but the vital status is </w:t>
        </w:r>
      </w:ins>
      <w:ins w:id="409" w:author="Brian Brummer" w:date="2025-09-04T19:38:00Z" w16du:dateUtc="2025-09-04T17:38:00Z">
        <w:r w:rsidR="00395881" w:rsidRPr="007511CB">
          <w:rPr>
            <w:rFonts w:ascii="Arial" w:hAnsi="Arial" w:cs="Arial"/>
            <w:sz w:val="22"/>
            <w:szCs w:val="22"/>
          </w:rPr>
          <w:t xml:space="preserve">immediately </w:t>
        </w:r>
      </w:ins>
      <w:ins w:id="410" w:author="Brian Brummer" w:date="2025-09-04T19:32:00Z" w16du:dateUtc="2025-09-04T17:32:00Z">
        <w:r w:rsidR="00395881" w:rsidRPr="007511CB">
          <w:rPr>
            <w:rFonts w:ascii="Arial" w:hAnsi="Arial" w:cs="Arial"/>
            <w:sz w:val="22"/>
            <w:szCs w:val="22"/>
          </w:rPr>
          <w:t>updated to “deceased”</w:t>
        </w:r>
      </w:ins>
      <w:ins w:id="411" w:author="Brian Brummer" w:date="2025-09-04T19:38:00Z" w16du:dateUtc="2025-09-04T17:38:00Z">
        <w:r w:rsidR="00395881" w:rsidRPr="007511CB">
          <w:rPr>
            <w:rFonts w:ascii="Arial" w:hAnsi="Arial" w:cs="Arial"/>
            <w:sz w:val="22"/>
            <w:szCs w:val="22"/>
          </w:rPr>
          <w:t xml:space="preserve">. </w:t>
        </w:r>
      </w:ins>
      <w:ins w:id="412" w:author="Brian Brummer" w:date="2025-09-04T19:32:00Z" w16du:dateUtc="2025-09-04T17:32:00Z">
        <w:r w:rsidR="00395881" w:rsidRPr="007511CB">
          <w:rPr>
            <w:rFonts w:ascii="Arial" w:hAnsi="Arial" w:cs="Arial"/>
            <w:sz w:val="22"/>
            <w:szCs w:val="22"/>
          </w:rPr>
          <w:t>The dedicated surveillance o</w:t>
        </w:r>
      </w:ins>
      <w:del w:id="413" w:author="Brian Brummer" w:date="2025-09-04T19:32:00Z" w16du:dateUtc="2025-09-04T17:32:00Z">
        <w:r w:rsidRPr="007511CB" w:rsidDel="00395881">
          <w:rPr>
            <w:rFonts w:ascii="Arial" w:hAnsi="Arial" w:cs="Arial"/>
            <w:sz w:val="22"/>
            <w:szCs w:val="22"/>
            <w:rPrChange w:id="414" w:author="Brian Brummer" w:date="2025-09-05T15:22:00Z" w16du:dateUtc="2025-09-05T13:22:00Z">
              <w:rPr/>
            </w:rPrChange>
          </w:rPr>
          <w:delText xml:space="preserve">notification must also include the </w:delText>
        </w:r>
        <w:commentRangeStart w:id="415"/>
        <w:commentRangeStart w:id="416"/>
        <w:commentRangeStart w:id="417"/>
        <w:r w:rsidR="000B1F66" w:rsidRPr="007511CB" w:rsidDel="00395881">
          <w:rPr>
            <w:rFonts w:ascii="Arial" w:hAnsi="Arial" w:cs="Arial"/>
            <w:sz w:val="22"/>
            <w:szCs w:val="22"/>
            <w:rPrChange w:id="418" w:author="Brian Brummer" w:date="2025-09-05T15:22:00Z" w16du:dateUtc="2025-09-05T13:22:00Z">
              <w:rPr/>
            </w:rPrChange>
          </w:rPr>
          <w:delText>patient’s</w:delText>
        </w:r>
        <w:r w:rsidRPr="007511CB" w:rsidDel="00395881">
          <w:rPr>
            <w:rFonts w:ascii="Arial" w:hAnsi="Arial" w:cs="Arial"/>
            <w:sz w:val="22"/>
            <w:szCs w:val="22"/>
            <w:rPrChange w:id="419" w:author="Brian Brummer" w:date="2025-09-05T15:22:00Z" w16du:dateUtc="2025-09-05T13:22:00Z">
              <w:rPr/>
            </w:rPrChange>
          </w:rPr>
          <w:delText xml:space="preserve"> vital status </w:delText>
        </w:r>
        <w:commentRangeEnd w:id="415"/>
        <w:r w:rsidR="007A6D7E" w:rsidRPr="007511CB" w:rsidDel="00395881">
          <w:rPr>
            <w:rStyle w:val="CommentReference"/>
            <w:rFonts w:ascii="Arial" w:hAnsi="Arial" w:cs="Arial"/>
            <w:sz w:val="22"/>
            <w:szCs w:val="22"/>
          </w:rPr>
          <w:commentReference w:id="415"/>
        </w:r>
        <w:commentRangeEnd w:id="416"/>
        <w:r w:rsidR="0052682C" w:rsidRPr="007511CB" w:rsidDel="00395881">
          <w:rPr>
            <w:rStyle w:val="CommentReference"/>
            <w:rFonts w:ascii="Arial" w:hAnsi="Arial" w:cs="Arial"/>
            <w:sz w:val="22"/>
            <w:szCs w:val="22"/>
          </w:rPr>
          <w:commentReference w:id="416"/>
        </w:r>
        <w:commentRangeEnd w:id="417"/>
        <w:r w:rsidR="005B1888" w:rsidRPr="007511CB" w:rsidDel="00395881">
          <w:rPr>
            <w:rStyle w:val="CommentReference"/>
            <w:rFonts w:ascii="Arial" w:hAnsi="Arial" w:cs="Arial"/>
            <w:sz w:val="22"/>
            <w:szCs w:val="22"/>
          </w:rPr>
          <w:commentReference w:id="417"/>
        </w:r>
        <w:r w:rsidR="007C1244" w:rsidRPr="007511CB" w:rsidDel="00395881">
          <w:rPr>
            <w:rFonts w:ascii="Arial" w:hAnsi="Arial" w:cs="Arial"/>
            <w:sz w:val="22"/>
            <w:szCs w:val="22"/>
            <w:rPrChange w:id="420" w:author="Brian Brummer" w:date="2025-09-05T15:22:00Z" w16du:dateUtc="2025-09-05T13:22:00Z">
              <w:rPr/>
            </w:rPrChange>
          </w:rPr>
          <w:delText xml:space="preserve">and indicate whether the patient was admitted or </w:delText>
        </w:r>
        <w:r w:rsidR="00F676E3" w:rsidRPr="007511CB" w:rsidDel="00395881">
          <w:rPr>
            <w:rFonts w:ascii="Arial" w:hAnsi="Arial" w:cs="Arial"/>
            <w:sz w:val="22"/>
            <w:szCs w:val="22"/>
            <w:rPrChange w:id="421" w:author="Brian Brummer" w:date="2025-09-05T15:22:00Z" w16du:dateUtc="2025-09-05T13:22:00Z">
              <w:rPr/>
            </w:rPrChange>
          </w:rPr>
          <w:delText xml:space="preserve">was </w:delText>
        </w:r>
        <w:r w:rsidR="000B1F66" w:rsidRPr="007511CB" w:rsidDel="00395881">
          <w:rPr>
            <w:rFonts w:ascii="Arial" w:hAnsi="Arial" w:cs="Arial"/>
            <w:sz w:val="22"/>
            <w:szCs w:val="22"/>
            <w:rPrChange w:id="422" w:author="Brian Brummer" w:date="2025-09-05T15:22:00Z" w16du:dateUtc="2025-09-05T13:22:00Z">
              <w:rPr/>
            </w:rPrChange>
          </w:rPr>
          <w:delText>dead-on</w:delText>
        </w:r>
        <w:r w:rsidR="00F676E3" w:rsidRPr="007511CB" w:rsidDel="00395881">
          <w:rPr>
            <w:rFonts w:ascii="Arial" w:hAnsi="Arial" w:cs="Arial"/>
            <w:sz w:val="22"/>
            <w:szCs w:val="22"/>
            <w:rPrChange w:id="423" w:author="Brian Brummer" w:date="2025-09-05T15:22:00Z" w16du:dateUtc="2025-09-05T13:22:00Z">
              <w:rPr/>
            </w:rPrChange>
          </w:rPr>
          <w:delText>-</w:delText>
        </w:r>
        <w:r w:rsidR="007C1244" w:rsidRPr="007511CB" w:rsidDel="00395881">
          <w:rPr>
            <w:rFonts w:ascii="Arial" w:hAnsi="Arial" w:cs="Arial"/>
            <w:sz w:val="22"/>
            <w:szCs w:val="22"/>
            <w:rPrChange w:id="424" w:author="Brian Brummer" w:date="2025-09-05T15:22:00Z" w16du:dateUtc="2025-09-05T13:22:00Z">
              <w:rPr/>
            </w:rPrChange>
          </w:rPr>
          <w:delText>arrival</w:delText>
        </w:r>
        <w:r w:rsidR="007A122F" w:rsidRPr="007511CB" w:rsidDel="00395881">
          <w:rPr>
            <w:rFonts w:ascii="Arial" w:hAnsi="Arial" w:cs="Arial"/>
            <w:sz w:val="22"/>
            <w:szCs w:val="22"/>
            <w:rPrChange w:id="425" w:author="Brian Brummer" w:date="2025-09-05T15:22:00Z" w16du:dateUtc="2025-09-05T13:22:00Z">
              <w:rPr/>
            </w:rPrChange>
          </w:rPr>
          <w:delText xml:space="preserve"> to assist follow up by the surveillance o</w:delText>
        </w:r>
      </w:del>
      <w:r w:rsidR="007A122F" w:rsidRPr="007511CB">
        <w:rPr>
          <w:rFonts w:ascii="Arial" w:hAnsi="Arial" w:cs="Arial"/>
          <w:sz w:val="22"/>
          <w:szCs w:val="22"/>
          <w:rPrChange w:id="426" w:author="Brian Brummer" w:date="2025-09-05T15:22:00Z" w16du:dateUtc="2025-09-05T13:22:00Z">
            <w:rPr/>
          </w:rPrChange>
        </w:rPr>
        <w:t>fficer</w:t>
      </w:r>
      <w:ins w:id="427" w:author="Brian Brummer" w:date="2025-09-04T19:32:00Z" w16du:dateUtc="2025-09-04T17:32:00Z">
        <w:r w:rsidR="00395881" w:rsidRPr="007511CB">
          <w:rPr>
            <w:rFonts w:ascii="Arial" w:hAnsi="Arial" w:cs="Arial"/>
            <w:sz w:val="22"/>
            <w:szCs w:val="22"/>
          </w:rPr>
          <w:t xml:space="preserve"> will follow up with the</w:t>
        </w:r>
      </w:ins>
      <w:del w:id="428" w:author="Brian Brummer" w:date="2025-09-04T19:32:00Z" w16du:dateUtc="2025-09-04T17:32:00Z">
        <w:r w:rsidR="007C1244" w:rsidRPr="007511CB" w:rsidDel="00395881">
          <w:rPr>
            <w:rFonts w:ascii="Arial" w:hAnsi="Arial" w:cs="Arial"/>
            <w:sz w:val="22"/>
            <w:szCs w:val="22"/>
            <w:rPrChange w:id="429" w:author="Brian Brummer" w:date="2025-09-05T15:22:00Z" w16du:dateUtc="2025-09-05T13:22:00Z">
              <w:rPr/>
            </w:rPrChange>
          </w:rPr>
          <w:delText>.</w:delText>
        </w:r>
      </w:del>
      <w:r w:rsidR="00C26E13" w:rsidRPr="007511CB">
        <w:rPr>
          <w:rFonts w:ascii="Arial" w:hAnsi="Arial" w:cs="Arial"/>
          <w:sz w:val="22"/>
          <w:szCs w:val="22"/>
          <w:rPrChange w:id="430" w:author="Brian Brummer" w:date="2025-09-05T15:22:00Z" w16du:dateUtc="2025-09-05T13:22:00Z">
            <w:rPr/>
          </w:rPrChange>
        </w:rPr>
        <w:t xml:space="preserve"> </w:t>
      </w:r>
      <w:del w:id="431" w:author="Brian Brummer" w:date="2025-09-04T19:32:00Z" w16du:dateUtc="2025-09-04T17:32:00Z">
        <w:r w:rsidR="00C26E13" w:rsidRPr="007511CB" w:rsidDel="00395881">
          <w:rPr>
            <w:rFonts w:ascii="Arial" w:hAnsi="Arial" w:cs="Arial"/>
            <w:sz w:val="22"/>
            <w:szCs w:val="22"/>
            <w:rPrChange w:id="432" w:author="Brian Brummer" w:date="2025-09-05T15:22:00Z" w16du:dateUtc="2025-09-05T13:22:00Z">
              <w:rPr/>
            </w:rPrChange>
          </w:rPr>
          <w:delText xml:space="preserve">Referring </w:delText>
        </w:r>
      </w:del>
      <w:r w:rsidR="00C26E13" w:rsidRPr="007511CB">
        <w:rPr>
          <w:rFonts w:ascii="Arial" w:hAnsi="Arial" w:cs="Arial"/>
          <w:sz w:val="22"/>
          <w:szCs w:val="22"/>
          <w:rPrChange w:id="433" w:author="Brian Brummer" w:date="2025-09-05T15:22:00Z" w16du:dateUtc="2025-09-05T13:22:00Z">
            <w:rPr/>
          </w:rPrChange>
        </w:rPr>
        <w:t xml:space="preserve">forensic pathology departments </w:t>
      </w:r>
      <w:ins w:id="434" w:author="Brian Brummer" w:date="2025-09-04T19:32:00Z" w16du:dateUtc="2025-09-04T17:32:00Z">
        <w:r w:rsidR="00395881" w:rsidRPr="007511CB">
          <w:rPr>
            <w:rFonts w:ascii="Arial" w:hAnsi="Arial" w:cs="Arial"/>
            <w:sz w:val="22"/>
            <w:szCs w:val="22"/>
          </w:rPr>
          <w:t>the body is referred to</w:t>
        </w:r>
      </w:ins>
      <w:ins w:id="435" w:author="Brian Brummer" w:date="2025-09-04T19:33:00Z" w16du:dateUtc="2025-09-04T17:33:00Z">
        <w:r w:rsidR="00395881" w:rsidRPr="007511CB">
          <w:rPr>
            <w:rFonts w:ascii="Arial" w:hAnsi="Arial" w:cs="Arial"/>
            <w:sz w:val="22"/>
            <w:szCs w:val="22"/>
          </w:rPr>
          <w:t xml:space="preserve">. </w:t>
        </w:r>
      </w:ins>
      <w:r w:rsidR="00C26E13" w:rsidRPr="007511CB">
        <w:rPr>
          <w:rFonts w:ascii="Arial" w:hAnsi="Arial" w:cs="Arial"/>
          <w:sz w:val="22"/>
          <w:szCs w:val="22"/>
          <w:rPrChange w:id="436" w:author="Brian Brummer" w:date="2025-09-05T15:22:00Z" w16du:dateUtc="2025-09-05T13:22:00Z">
            <w:rPr/>
          </w:rPrChange>
        </w:rPr>
        <w:t xml:space="preserve">will be sensitised to </w:t>
      </w:r>
      <w:r w:rsidR="00803164" w:rsidRPr="007511CB">
        <w:rPr>
          <w:rFonts w:ascii="Arial" w:hAnsi="Arial" w:cs="Arial"/>
          <w:sz w:val="22"/>
          <w:szCs w:val="22"/>
          <w:rPrChange w:id="437" w:author="Brian Brummer" w:date="2025-09-05T15:22:00Z" w16du:dateUtc="2025-09-05T13:22:00Z">
            <w:rPr/>
          </w:rPrChange>
        </w:rPr>
        <w:t xml:space="preserve">conduct necessary laboratory investigations of </w:t>
      </w:r>
      <w:r w:rsidR="00F676E3" w:rsidRPr="007511CB">
        <w:rPr>
          <w:rFonts w:ascii="Arial" w:hAnsi="Arial" w:cs="Arial"/>
          <w:sz w:val="22"/>
          <w:szCs w:val="22"/>
          <w:rPrChange w:id="438" w:author="Brian Brummer" w:date="2025-09-05T15:22:00Z" w16du:dateUtc="2025-09-05T13:22:00Z">
            <w:rPr/>
          </w:rPrChange>
        </w:rPr>
        <w:t>individuals</w:t>
      </w:r>
      <w:r w:rsidR="00803164" w:rsidRPr="007511CB">
        <w:rPr>
          <w:rFonts w:ascii="Arial" w:hAnsi="Arial" w:cs="Arial"/>
          <w:sz w:val="22"/>
          <w:szCs w:val="22"/>
          <w:rPrChange w:id="439" w:author="Brian Brummer" w:date="2025-09-05T15:22:00Z" w16du:dateUtc="2025-09-05T13:22:00Z">
            <w:rPr/>
          </w:rPrChange>
        </w:rPr>
        <w:t xml:space="preserve"> who are </w:t>
      </w:r>
      <w:r w:rsidR="007A122F" w:rsidRPr="007511CB">
        <w:rPr>
          <w:rFonts w:ascii="Arial" w:hAnsi="Arial" w:cs="Arial"/>
          <w:sz w:val="22"/>
          <w:szCs w:val="22"/>
          <w:rPrChange w:id="440" w:author="Brian Brummer" w:date="2025-09-05T15:22:00Z" w16du:dateUtc="2025-09-05T13:22:00Z">
            <w:rPr/>
          </w:rPrChange>
        </w:rPr>
        <w:t>referred to forensic pathology</w:t>
      </w:r>
      <w:r w:rsidR="00803164" w:rsidRPr="007511CB">
        <w:rPr>
          <w:rFonts w:ascii="Arial" w:hAnsi="Arial" w:cs="Arial"/>
          <w:sz w:val="22"/>
          <w:szCs w:val="22"/>
          <w:rPrChange w:id="441" w:author="Brian Brummer" w:date="2025-09-05T15:22:00Z" w16du:dateUtc="2025-09-05T13:22:00Z">
            <w:rPr/>
          </w:rPrChange>
        </w:rPr>
        <w:t xml:space="preserve">. </w:t>
      </w:r>
      <w:commentRangeStart w:id="442"/>
      <w:commentRangeStart w:id="443"/>
      <w:r w:rsidR="00882FC2" w:rsidRPr="007511CB">
        <w:rPr>
          <w:rFonts w:ascii="Arial" w:hAnsi="Arial" w:cs="Arial"/>
          <w:sz w:val="22"/>
          <w:szCs w:val="22"/>
          <w:rPrChange w:id="444" w:author="Brian Brummer" w:date="2025-09-05T15:22:00Z" w16du:dateUtc="2025-09-05T13:22:00Z">
            <w:rPr/>
          </w:rPrChange>
        </w:rPr>
        <w:t>Surveillance officer</w:t>
      </w:r>
      <w:r w:rsidR="005B1888" w:rsidRPr="007511CB">
        <w:rPr>
          <w:rFonts w:ascii="Arial" w:hAnsi="Arial" w:cs="Arial"/>
          <w:sz w:val="22"/>
          <w:szCs w:val="22"/>
          <w:rPrChange w:id="445" w:author="Brian Brummer" w:date="2025-09-05T15:22:00Z" w16du:dateUtc="2025-09-05T13:22:00Z">
            <w:rPr/>
          </w:rPrChange>
        </w:rPr>
        <w:t>s</w:t>
      </w:r>
      <w:r w:rsidR="00882FC2" w:rsidRPr="007511CB">
        <w:rPr>
          <w:rFonts w:ascii="Arial" w:hAnsi="Arial" w:cs="Arial"/>
          <w:sz w:val="22"/>
          <w:szCs w:val="22"/>
          <w:rPrChange w:id="446" w:author="Brian Brummer" w:date="2025-09-05T15:22:00Z" w16du:dateUtc="2025-09-05T13:22:00Z">
            <w:rPr/>
          </w:rPrChange>
        </w:rPr>
        <w:t xml:space="preserve"> may lia</w:t>
      </w:r>
      <w:r w:rsidR="00C20F34" w:rsidRPr="007511CB">
        <w:rPr>
          <w:rFonts w:ascii="Arial" w:hAnsi="Arial" w:cs="Arial"/>
          <w:sz w:val="22"/>
          <w:szCs w:val="22"/>
          <w:rPrChange w:id="447" w:author="Brian Brummer" w:date="2025-09-05T15:22:00Z" w16du:dateUtc="2025-09-05T13:22:00Z">
            <w:rPr/>
          </w:rPrChange>
        </w:rPr>
        <w:t>i</w:t>
      </w:r>
      <w:r w:rsidR="00882FC2" w:rsidRPr="007511CB">
        <w:rPr>
          <w:rFonts w:ascii="Arial" w:hAnsi="Arial" w:cs="Arial"/>
          <w:sz w:val="22"/>
          <w:szCs w:val="22"/>
          <w:rPrChange w:id="448" w:author="Brian Brummer" w:date="2025-09-05T15:22:00Z" w16du:dateUtc="2025-09-05T13:22:00Z">
            <w:rPr/>
          </w:rPrChange>
        </w:rPr>
        <w:t xml:space="preserve">se with forensic pathology for data collection. </w:t>
      </w:r>
      <w:commentRangeEnd w:id="442"/>
      <w:r w:rsidR="00D863EC" w:rsidRPr="007511CB">
        <w:rPr>
          <w:rStyle w:val="CommentReference"/>
          <w:rFonts w:ascii="Arial" w:hAnsi="Arial" w:cs="Arial"/>
          <w:sz w:val="22"/>
          <w:szCs w:val="22"/>
        </w:rPr>
        <w:commentReference w:id="442"/>
      </w:r>
      <w:commentRangeEnd w:id="443"/>
      <w:r w:rsidR="00E15379" w:rsidRPr="007511CB">
        <w:rPr>
          <w:rStyle w:val="CommentReference"/>
          <w:rFonts w:ascii="Arial" w:hAnsi="Arial" w:cs="Arial"/>
          <w:rPrChange w:id="449" w:author="Brian Brummer" w:date="2025-09-05T15:22:00Z" w16du:dateUtc="2025-09-05T13:22:00Z">
            <w:rPr>
              <w:rStyle w:val="CommentReference"/>
            </w:rPr>
          </w:rPrChange>
        </w:rPr>
        <w:commentReference w:id="443"/>
      </w:r>
    </w:p>
    <w:p w14:paraId="2E425B36" w14:textId="77777777" w:rsidR="004E1CC0" w:rsidRDefault="004E1CC0" w:rsidP="001964CC">
      <w:pPr>
        <w:spacing w:line="276" w:lineRule="auto"/>
        <w:jc w:val="both"/>
        <w:rPr>
          <w:ins w:id="450" w:author="Leslie London" w:date="2025-08-17T22:09:00Z" w16du:dateUtc="2025-08-17T20:09:00Z"/>
          <w:rFonts w:ascii="Arial" w:hAnsi="Arial" w:cs="Arial"/>
          <w:sz w:val="22"/>
          <w:szCs w:val="22"/>
        </w:rPr>
      </w:pPr>
    </w:p>
    <w:p w14:paraId="3594B34F" w14:textId="6C1D4A44" w:rsidR="00191CEE" w:rsidRPr="00395881" w:rsidDel="00395881" w:rsidRDefault="004E1CC0">
      <w:pPr>
        <w:pStyle w:val="ListParagraph"/>
        <w:numPr>
          <w:ilvl w:val="0"/>
          <w:numId w:val="23"/>
        </w:numPr>
        <w:spacing w:line="276" w:lineRule="auto"/>
        <w:jc w:val="both"/>
        <w:rPr>
          <w:del w:id="451" w:author="Brian Brummer" w:date="2025-09-04T19:34:00Z" w16du:dateUtc="2025-09-04T17:34:00Z"/>
          <w:rFonts w:ascii="Arial" w:hAnsi="Arial" w:cs="Arial"/>
          <w:sz w:val="22"/>
          <w:szCs w:val="22"/>
          <w:rPrChange w:id="452" w:author="Brian Brummer" w:date="2025-09-04T19:30:00Z" w16du:dateUtc="2025-09-04T17:30:00Z">
            <w:rPr>
              <w:del w:id="453" w:author="Brian Brummer" w:date="2025-09-04T19:34:00Z" w16du:dateUtc="2025-09-04T17:34:00Z"/>
            </w:rPr>
          </w:rPrChange>
        </w:rPr>
        <w:pPrChange w:id="454" w:author="Brian Brummer" w:date="2025-09-04T19:30:00Z" w16du:dateUtc="2025-09-04T17:30:00Z">
          <w:pPr>
            <w:spacing w:line="276" w:lineRule="auto"/>
            <w:jc w:val="both"/>
          </w:pPr>
        </w:pPrChange>
      </w:pPr>
      <w:ins w:id="455" w:author="Leslie London" w:date="2025-08-17T22:09:00Z" w16du:dateUtc="2025-08-17T20:09:00Z">
        <w:del w:id="456" w:author="Brian Brummer" w:date="2025-09-04T19:34:00Z" w16du:dateUtc="2025-09-04T17:34:00Z">
          <w:r w:rsidRPr="00395881" w:rsidDel="00395881">
            <w:rPr>
              <w:rFonts w:ascii="Arial" w:hAnsi="Arial" w:cs="Arial"/>
              <w:sz w:val="22"/>
              <w:szCs w:val="22"/>
              <w:rPrChange w:id="457" w:author="Brian Brummer" w:date="2025-09-04T19:30:00Z" w16du:dateUtc="2025-09-04T17:30:00Z">
                <w:rPr/>
              </w:rPrChange>
            </w:rPr>
            <w:delText>For patients who have no died, t</w:delText>
          </w:r>
        </w:del>
      </w:ins>
      <w:del w:id="458" w:author="Brian Brummer" w:date="2025-09-04T19:34:00Z" w16du:dateUtc="2025-09-04T17:34:00Z">
        <w:r w:rsidR="00AB7C55" w:rsidRPr="00395881" w:rsidDel="00395881">
          <w:rPr>
            <w:rFonts w:ascii="Arial" w:hAnsi="Arial" w:cs="Arial"/>
            <w:sz w:val="22"/>
            <w:szCs w:val="22"/>
            <w:rPrChange w:id="459" w:author="Brian Brummer" w:date="2025-09-04T19:30:00Z" w16du:dateUtc="2025-09-04T17:30:00Z">
              <w:rPr/>
            </w:rPrChange>
          </w:rPr>
          <w:delText xml:space="preserve">The </w:delText>
        </w:r>
        <w:r w:rsidR="00DD49FC" w:rsidRPr="00395881" w:rsidDel="00395881">
          <w:rPr>
            <w:rFonts w:ascii="Arial" w:hAnsi="Arial" w:cs="Arial"/>
            <w:sz w:val="22"/>
            <w:szCs w:val="22"/>
            <w:rPrChange w:id="460" w:author="Brian Brummer" w:date="2025-09-04T19:30:00Z" w16du:dateUtc="2025-09-04T17:30:00Z">
              <w:rPr/>
            </w:rPrChange>
          </w:rPr>
          <w:delText xml:space="preserve">surveillance officer </w:delText>
        </w:r>
        <w:commentRangeStart w:id="461"/>
        <w:r w:rsidR="00DD49FC" w:rsidRPr="00395881" w:rsidDel="00395881">
          <w:rPr>
            <w:rFonts w:ascii="Arial" w:hAnsi="Arial" w:cs="Arial"/>
            <w:sz w:val="22"/>
            <w:szCs w:val="22"/>
            <w:rPrChange w:id="462" w:author="Brian Brummer" w:date="2025-09-04T19:30:00Z" w16du:dateUtc="2025-09-04T17:30:00Z">
              <w:rPr/>
            </w:rPrChange>
          </w:rPr>
          <w:delText>will</w:delText>
        </w:r>
        <w:r w:rsidR="00AB7C55" w:rsidRPr="00395881" w:rsidDel="00395881">
          <w:rPr>
            <w:rFonts w:ascii="Arial" w:hAnsi="Arial" w:cs="Arial"/>
            <w:sz w:val="22"/>
            <w:szCs w:val="22"/>
            <w:rPrChange w:id="463" w:author="Brian Brummer" w:date="2025-09-04T19:30:00Z" w16du:dateUtc="2025-09-04T17:30:00Z">
              <w:rPr/>
            </w:rPrChange>
          </w:rPr>
          <w:delText xml:space="preserve"> </w:delText>
        </w:r>
        <w:r w:rsidR="00DD49FC" w:rsidRPr="00395881" w:rsidDel="00395881">
          <w:rPr>
            <w:rFonts w:ascii="Arial" w:hAnsi="Arial" w:cs="Arial"/>
            <w:sz w:val="22"/>
            <w:szCs w:val="22"/>
            <w:rPrChange w:id="464" w:author="Brian Brummer" w:date="2025-09-04T19:30:00Z" w16du:dateUtc="2025-09-04T17:30:00Z">
              <w:rPr/>
            </w:rPrChange>
          </w:rPr>
          <w:delText>provide a short che</w:delText>
        </w:r>
        <w:r w:rsidR="006C7B71" w:rsidRPr="00395881" w:rsidDel="00395881">
          <w:rPr>
            <w:rFonts w:ascii="Arial" w:hAnsi="Arial" w:cs="Arial"/>
            <w:sz w:val="22"/>
            <w:szCs w:val="22"/>
            <w:rPrChange w:id="465" w:author="Brian Brummer" w:date="2025-09-04T19:30:00Z" w16du:dateUtc="2025-09-04T17:30:00Z">
              <w:rPr/>
            </w:rPrChange>
          </w:rPr>
          <w:delText>c</w:delText>
        </w:r>
        <w:r w:rsidR="00DD49FC" w:rsidRPr="00395881" w:rsidDel="00395881">
          <w:rPr>
            <w:rFonts w:ascii="Arial" w:hAnsi="Arial" w:cs="Arial"/>
            <w:sz w:val="22"/>
            <w:szCs w:val="22"/>
            <w:rPrChange w:id="466" w:author="Brian Brummer" w:date="2025-09-04T19:30:00Z" w16du:dateUtc="2025-09-04T17:30:00Z">
              <w:rPr/>
            </w:rPrChange>
          </w:rPr>
          <w:delText xml:space="preserve">klist of </w:delText>
        </w:r>
        <w:commentRangeStart w:id="467"/>
        <w:r w:rsidR="006C7B71" w:rsidRPr="00395881" w:rsidDel="00395881">
          <w:rPr>
            <w:rFonts w:ascii="Arial" w:hAnsi="Arial" w:cs="Arial"/>
            <w:sz w:val="22"/>
            <w:szCs w:val="22"/>
            <w:rPrChange w:id="468" w:author="Brian Brummer" w:date="2025-09-04T19:30:00Z" w16du:dateUtc="2025-09-04T17:30:00Z">
              <w:rPr/>
            </w:rPrChange>
          </w:rPr>
          <w:delText>appropriate investigations</w:delText>
        </w:r>
        <w:r w:rsidR="00DD49FC" w:rsidRPr="00395881" w:rsidDel="00395881">
          <w:rPr>
            <w:rFonts w:ascii="Arial" w:hAnsi="Arial" w:cs="Arial"/>
            <w:sz w:val="22"/>
            <w:szCs w:val="22"/>
            <w:rPrChange w:id="469" w:author="Brian Brummer" w:date="2025-09-04T19:30:00Z" w16du:dateUtc="2025-09-04T17:30:00Z">
              <w:rPr/>
            </w:rPrChange>
          </w:rPr>
          <w:delText xml:space="preserve"> </w:delText>
        </w:r>
      </w:del>
      <w:del w:id="470" w:author="Brian Brummer" w:date="2025-09-04T17:45:00Z" w16du:dateUtc="2025-09-04T15:45:00Z">
        <w:r w:rsidR="00DD49FC" w:rsidRPr="00395881" w:rsidDel="00C1083B">
          <w:rPr>
            <w:rFonts w:ascii="Arial" w:hAnsi="Arial" w:cs="Arial"/>
            <w:sz w:val="22"/>
            <w:szCs w:val="22"/>
            <w:rPrChange w:id="471" w:author="Brian Brummer" w:date="2025-09-04T19:30:00Z" w16du:dateUtc="2025-09-04T17:30:00Z">
              <w:rPr/>
            </w:rPrChange>
          </w:rPr>
          <w:delText xml:space="preserve">and </w:delText>
        </w:r>
        <w:r w:rsidR="000B1F66" w:rsidRPr="00395881" w:rsidDel="00C1083B">
          <w:rPr>
            <w:rFonts w:ascii="Arial" w:hAnsi="Arial" w:cs="Arial"/>
            <w:sz w:val="22"/>
            <w:szCs w:val="22"/>
            <w:rPrChange w:id="472" w:author="Brian Brummer" w:date="2025-09-04T19:30:00Z" w16du:dateUtc="2025-09-04T17:30:00Z">
              <w:rPr/>
            </w:rPrChange>
          </w:rPr>
          <w:delText xml:space="preserve">management </w:delText>
        </w:r>
        <w:commentRangeEnd w:id="461"/>
        <w:r w:rsidDel="00C1083B">
          <w:rPr>
            <w:rStyle w:val="CommentReference"/>
          </w:rPr>
          <w:commentReference w:id="461"/>
        </w:r>
      </w:del>
      <w:del w:id="473" w:author="Brian Brummer" w:date="2025-09-04T19:34:00Z" w16du:dateUtc="2025-09-04T17:34:00Z">
        <w:r w:rsidR="000B1F66" w:rsidRPr="00395881" w:rsidDel="00395881">
          <w:rPr>
            <w:rFonts w:ascii="Arial" w:hAnsi="Arial" w:cs="Arial"/>
            <w:sz w:val="22"/>
            <w:szCs w:val="22"/>
            <w:rPrChange w:id="474" w:author="Brian Brummer" w:date="2025-09-04T19:30:00Z" w16du:dateUtc="2025-09-04T17:30:00Z">
              <w:rPr/>
            </w:rPrChange>
          </w:rPr>
          <w:delText>in</w:delText>
        </w:r>
        <w:r w:rsidR="006C7B71" w:rsidRPr="00395881" w:rsidDel="00395881">
          <w:rPr>
            <w:rFonts w:ascii="Arial" w:hAnsi="Arial" w:cs="Arial"/>
            <w:sz w:val="22"/>
            <w:szCs w:val="22"/>
            <w:rPrChange w:id="475" w:author="Brian Brummer" w:date="2025-09-04T19:30:00Z" w16du:dateUtc="2025-09-04T17:30:00Z">
              <w:rPr/>
            </w:rPrChange>
          </w:rPr>
          <w:delText xml:space="preserve"> the </w:delText>
        </w:r>
        <w:r w:rsidR="00540A2F" w:rsidRPr="00395881" w:rsidDel="00395881">
          <w:rPr>
            <w:rFonts w:ascii="Arial" w:hAnsi="Arial" w:cs="Arial"/>
            <w:sz w:val="22"/>
            <w:szCs w:val="22"/>
            <w:rPrChange w:id="476" w:author="Brian Brummer" w:date="2025-09-04T19:30:00Z" w16du:dateUtc="2025-09-04T17:30:00Z">
              <w:rPr/>
            </w:rPrChange>
          </w:rPr>
          <w:delText>patients’</w:delText>
        </w:r>
        <w:r w:rsidR="006C7B71" w:rsidRPr="00395881" w:rsidDel="00395881">
          <w:rPr>
            <w:rFonts w:ascii="Arial" w:hAnsi="Arial" w:cs="Arial"/>
            <w:sz w:val="22"/>
            <w:szCs w:val="22"/>
            <w:rPrChange w:id="477" w:author="Brian Brummer" w:date="2025-09-04T19:30:00Z" w16du:dateUtc="2025-09-04T17:30:00Z">
              <w:rPr/>
            </w:rPrChange>
          </w:rPr>
          <w:delText xml:space="preserve"> medical records </w:delText>
        </w:r>
        <w:commentRangeEnd w:id="467"/>
        <w:r w:rsidR="007F58A1" w:rsidRPr="00C20F34" w:rsidDel="00395881">
          <w:rPr>
            <w:rStyle w:val="CommentReference"/>
            <w:rFonts w:ascii="Arial" w:hAnsi="Arial" w:cs="Arial"/>
            <w:sz w:val="22"/>
            <w:szCs w:val="22"/>
          </w:rPr>
          <w:commentReference w:id="467"/>
        </w:r>
        <w:r w:rsidR="00AB7C55" w:rsidRPr="00395881" w:rsidDel="00395881">
          <w:rPr>
            <w:rFonts w:ascii="Arial" w:hAnsi="Arial" w:cs="Arial"/>
            <w:sz w:val="22"/>
            <w:szCs w:val="22"/>
            <w:rPrChange w:id="478" w:author="Brian Brummer" w:date="2025-09-04T19:30:00Z" w16du:dateUtc="2025-09-04T17:30:00Z">
              <w:rPr/>
            </w:rPrChange>
          </w:rPr>
          <w:delText>for the treating team</w:delText>
        </w:r>
        <w:r w:rsidR="006C7B71" w:rsidRPr="00395881" w:rsidDel="00395881">
          <w:rPr>
            <w:rFonts w:ascii="Arial" w:hAnsi="Arial" w:cs="Arial"/>
            <w:sz w:val="22"/>
            <w:szCs w:val="22"/>
            <w:rPrChange w:id="479" w:author="Brian Brummer" w:date="2025-09-04T19:30:00Z" w16du:dateUtc="2025-09-04T17:30:00Z">
              <w:rPr/>
            </w:rPrChange>
          </w:rPr>
          <w:delText xml:space="preserve">. The </w:delText>
        </w:r>
        <w:r w:rsidR="00AB7C55" w:rsidRPr="00395881" w:rsidDel="00395881">
          <w:rPr>
            <w:rFonts w:ascii="Arial" w:hAnsi="Arial" w:cs="Arial"/>
            <w:sz w:val="22"/>
            <w:szCs w:val="22"/>
            <w:rPrChange w:id="480" w:author="Brian Brummer" w:date="2025-09-04T19:30:00Z" w16du:dateUtc="2025-09-04T17:30:00Z">
              <w:rPr/>
            </w:rPrChange>
          </w:rPr>
          <w:delText>interventions (medications and procedures)</w:delText>
        </w:r>
        <w:r w:rsidR="0064056B" w:rsidRPr="00395881" w:rsidDel="00395881">
          <w:rPr>
            <w:rFonts w:ascii="Arial" w:hAnsi="Arial" w:cs="Arial"/>
            <w:sz w:val="22"/>
            <w:szCs w:val="22"/>
            <w:rPrChange w:id="481" w:author="Brian Brummer" w:date="2025-09-04T19:30:00Z" w16du:dateUtc="2025-09-04T17:30:00Z">
              <w:rPr/>
            </w:rPrChange>
          </w:rPr>
          <w:delText xml:space="preserve"> and </w:delText>
        </w:r>
        <w:r w:rsidR="00D56940" w:rsidRPr="00395881" w:rsidDel="00395881">
          <w:rPr>
            <w:rFonts w:ascii="Arial" w:hAnsi="Arial" w:cs="Arial"/>
            <w:sz w:val="22"/>
            <w:szCs w:val="22"/>
            <w:rPrChange w:id="482" w:author="Brian Brummer" w:date="2025-09-04T19:30:00Z" w16du:dateUtc="2025-09-04T17:30:00Z">
              <w:rPr/>
            </w:rPrChange>
          </w:rPr>
          <w:delText xml:space="preserve">number of days spent </w:delText>
        </w:r>
        <w:r w:rsidR="004578BC" w:rsidRPr="00395881" w:rsidDel="00395881">
          <w:rPr>
            <w:rFonts w:ascii="Arial" w:hAnsi="Arial" w:cs="Arial"/>
            <w:sz w:val="22"/>
            <w:szCs w:val="22"/>
            <w:rPrChange w:id="483" w:author="Brian Brummer" w:date="2025-09-04T19:30:00Z" w16du:dateUtc="2025-09-04T17:30:00Z">
              <w:rPr/>
            </w:rPrChange>
          </w:rPr>
          <w:delText xml:space="preserve">at each level of </w:delText>
        </w:r>
        <w:r w:rsidR="00F676E3" w:rsidRPr="00395881" w:rsidDel="00395881">
          <w:rPr>
            <w:rFonts w:ascii="Arial" w:hAnsi="Arial" w:cs="Arial"/>
            <w:sz w:val="22"/>
            <w:szCs w:val="22"/>
            <w:rPrChange w:id="484" w:author="Brian Brummer" w:date="2025-09-04T19:30:00Z" w16du:dateUtc="2025-09-04T17:30:00Z">
              <w:rPr/>
            </w:rPrChange>
          </w:rPr>
          <w:delText xml:space="preserve">care </w:delText>
        </w:r>
        <w:commentRangeStart w:id="485"/>
        <w:r w:rsidR="00F676E3" w:rsidRPr="00395881" w:rsidDel="00395881">
          <w:rPr>
            <w:rFonts w:ascii="Arial" w:hAnsi="Arial" w:cs="Arial"/>
            <w:sz w:val="22"/>
            <w:szCs w:val="22"/>
            <w:rPrChange w:id="486" w:author="Brian Brummer" w:date="2025-09-04T19:30:00Z" w16du:dateUtc="2025-09-04T17:30:00Z">
              <w:rPr/>
            </w:rPrChange>
          </w:rPr>
          <w:delText xml:space="preserve">will be </w:delText>
        </w:r>
        <w:r w:rsidR="00703812" w:rsidRPr="00395881" w:rsidDel="00395881">
          <w:rPr>
            <w:rFonts w:ascii="Arial" w:hAnsi="Arial" w:cs="Arial"/>
            <w:sz w:val="22"/>
            <w:szCs w:val="22"/>
            <w:rPrChange w:id="487" w:author="Brian Brummer" w:date="2025-09-04T19:30:00Z" w16du:dateUtc="2025-09-04T17:30:00Z">
              <w:rPr/>
            </w:rPrChange>
          </w:rPr>
          <w:delText>recorded</w:delText>
        </w:r>
        <w:commentRangeEnd w:id="485"/>
        <w:r w:rsidDel="00395881">
          <w:rPr>
            <w:rStyle w:val="CommentReference"/>
          </w:rPr>
          <w:commentReference w:id="485"/>
        </w:r>
        <w:r w:rsidR="00703812" w:rsidRPr="00395881" w:rsidDel="00395881">
          <w:rPr>
            <w:rFonts w:ascii="Arial" w:hAnsi="Arial" w:cs="Arial"/>
            <w:sz w:val="22"/>
            <w:szCs w:val="22"/>
            <w:rPrChange w:id="488" w:author="Brian Brummer" w:date="2025-09-04T19:30:00Z" w16du:dateUtc="2025-09-04T17:30:00Z">
              <w:rPr/>
            </w:rPrChange>
          </w:rPr>
          <w:delText xml:space="preserve">. </w:delText>
        </w:r>
        <w:r w:rsidR="00191CEE" w:rsidRPr="00395881" w:rsidDel="00395881">
          <w:rPr>
            <w:rFonts w:ascii="Arial" w:hAnsi="Arial" w:cs="Arial"/>
            <w:sz w:val="22"/>
            <w:szCs w:val="22"/>
            <w:rPrChange w:id="489" w:author="Brian Brummer" w:date="2025-09-04T19:30:00Z" w16du:dateUtc="2025-09-04T17:30:00Z">
              <w:rPr/>
            </w:rPrChange>
          </w:rPr>
          <w:delText xml:space="preserve">Should </w:delText>
        </w:r>
        <w:r w:rsidR="00F676E3" w:rsidRPr="00395881" w:rsidDel="00395881">
          <w:rPr>
            <w:rFonts w:ascii="Arial" w:hAnsi="Arial" w:cs="Arial"/>
            <w:sz w:val="22"/>
            <w:szCs w:val="22"/>
            <w:rPrChange w:id="490" w:author="Brian Brummer" w:date="2025-09-04T19:30:00Z" w16du:dateUtc="2025-09-04T17:30:00Z">
              <w:rPr/>
            </w:rPrChange>
          </w:rPr>
          <w:delText>a diagnosis of pesticide poisoning be excluded with subsequent investigations</w:delText>
        </w:r>
        <w:r w:rsidR="009237E3" w:rsidRPr="00395881" w:rsidDel="00395881">
          <w:rPr>
            <w:rFonts w:ascii="Arial" w:hAnsi="Arial" w:cs="Arial"/>
            <w:sz w:val="22"/>
            <w:szCs w:val="22"/>
            <w:rPrChange w:id="491" w:author="Brian Brummer" w:date="2025-09-04T19:30:00Z" w16du:dateUtc="2025-09-04T17:30:00Z">
              <w:rPr/>
            </w:rPrChange>
          </w:rPr>
          <w:delText xml:space="preserve">, the </w:delText>
        </w:r>
        <w:r w:rsidR="00F676E3" w:rsidRPr="00395881" w:rsidDel="00395881">
          <w:rPr>
            <w:rFonts w:ascii="Arial" w:hAnsi="Arial" w:cs="Arial"/>
            <w:sz w:val="22"/>
            <w:szCs w:val="22"/>
            <w:rPrChange w:id="492" w:author="Brian Brummer" w:date="2025-09-04T19:30:00Z" w16du:dateUtc="2025-09-04T17:30:00Z">
              <w:rPr/>
            </w:rPrChange>
          </w:rPr>
          <w:delText xml:space="preserve">final </w:delText>
        </w:r>
        <w:r w:rsidR="009237E3" w:rsidRPr="00395881" w:rsidDel="00395881">
          <w:rPr>
            <w:rFonts w:ascii="Arial" w:hAnsi="Arial" w:cs="Arial"/>
            <w:sz w:val="22"/>
            <w:szCs w:val="22"/>
            <w:rPrChange w:id="493" w:author="Brian Brummer" w:date="2025-09-04T19:30:00Z" w16du:dateUtc="2025-09-04T17:30:00Z">
              <w:rPr/>
            </w:rPrChange>
          </w:rPr>
          <w:delText xml:space="preserve">diagnosis will be </w:delText>
        </w:r>
        <w:r w:rsidR="000B1F66" w:rsidRPr="00395881" w:rsidDel="00395881">
          <w:rPr>
            <w:rFonts w:ascii="Arial" w:hAnsi="Arial" w:cs="Arial"/>
            <w:sz w:val="22"/>
            <w:szCs w:val="22"/>
            <w:rPrChange w:id="494" w:author="Brian Brummer" w:date="2025-09-04T19:30:00Z" w16du:dateUtc="2025-09-04T17:30:00Z">
              <w:rPr/>
            </w:rPrChange>
          </w:rPr>
          <w:delText>recorded</w:delText>
        </w:r>
        <w:r w:rsidR="009237E3" w:rsidRPr="00395881" w:rsidDel="00395881">
          <w:rPr>
            <w:rFonts w:ascii="Arial" w:hAnsi="Arial" w:cs="Arial"/>
            <w:sz w:val="22"/>
            <w:szCs w:val="22"/>
            <w:rPrChange w:id="495" w:author="Brian Brummer" w:date="2025-09-04T19:30:00Z" w16du:dateUtc="2025-09-04T17:30:00Z">
              <w:rPr/>
            </w:rPrChange>
          </w:rPr>
          <w:delText xml:space="preserve"> and</w:delText>
        </w:r>
        <w:r w:rsidR="007A122F" w:rsidRPr="00395881" w:rsidDel="00395881">
          <w:rPr>
            <w:rFonts w:ascii="Arial" w:hAnsi="Arial" w:cs="Arial"/>
            <w:sz w:val="22"/>
            <w:szCs w:val="22"/>
            <w:rPrChange w:id="496" w:author="Brian Brummer" w:date="2025-09-04T19:30:00Z" w16du:dateUtc="2025-09-04T17:30:00Z">
              <w:rPr/>
            </w:rPrChange>
          </w:rPr>
          <w:delText xml:space="preserve"> further</w:delText>
        </w:r>
        <w:r w:rsidR="009237E3" w:rsidRPr="00395881" w:rsidDel="00395881">
          <w:rPr>
            <w:rFonts w:ascii="Arial" w:hAnsi="Arial" w:cs="Arial"/>
            <w:sz w:val="22"/>
            <w:szCs w:val="22"/>
            <w:rPrChange w:id="497" w:author="Brian Brummer" w:date="2025-09-04T19:30:00Z" w16du:dateUtc="2025-09-04T17:30:00Z">
              <w:rPr/>
            </w:rPrChange>
          </w:rPr>
          <w:delText xml:space="preserve"> data collection will halt. </w:delText>
        </w:r>
      </w:del>
    </w:p>
    <w:p w14:paraId="63BD51FF" w14:textId="77777777" w:rsidR="004E1CC0" w:rsidRDefault="004E1CC0" w:rsidP="001964CC">
      <w:pPr>
        <w:spacing w:line="276" w:lineRule="auto"/>
        <w:jc w:val="both"/>
        <w:rPr>
          <w:ins w:id="498" w:author="Leslie London" w:date="2025-08-17T22:12:00Z" w16du:dateUtc="2025-08-17T20:12:00Z"/>
          <w:rFonts w:ascii="Arial" w:hAnsi="Arial" w:cs="Arial"/>
          <w:sz w:val="22"/>
          <w:szCs w:val="22"/>
        </w:rPr>
      </w:pPr>
    </w:p>
    <w:p w14:paraId="151548AA" w14:textId="18B1877A" w:rsidR="00395881" w:rsidRDefault="00703812" w:rsidP="00395881">
      <w:pPr>
        <w:pStyle w:val="ListParagraph"/>
        <w:numPr>
          <w:ilvl w:val="0"/>
          <w:numId w:val="23"/>
        </w:numPr>
        <w:spacing w:line="276" w:lineRule="auto"/>
        <w:jc w:val="both"/>
        <w:rPr>
          <w:ins w:id="499" w:author="Brian Brummer" w:date="2025-09-04T19:36:00Z" w16du:dateUtc="2025-09-04T17:36:00Z"/>
          <w:rFonts w:ascii="Arial" w:hAnsi="Arial" w:cs="Arial"/>
          <w:sz w:val="22"/>
          <w:szCs w:val="22"/>
        </w:rPr>
      </w:pPr>
      <w:commentRangeStart w:id="500"/>
      <w:commentRangeStart w:id="501"/>
      <w:del w:id="502" w:author="Brian Brummer" w:date="2025-09-04T19:38:00Z" w16du:dateUtc="2025-09-04T17:38:00Z">
        <w:r w:rsidRPr="00395881" w:rsidDel="00395881">
          <w:rPr>
            <w:rFonts w:ascii="Arial" w:hAnsi="Arial" w:cs="Arial"/>
            <w:b/>
            <w:bCs/>
            <w:sz w:val="22"/>
            <w:szCs w:val="22"/>
            <w:rPrChange w:id="503" w:author="Brian Brummer" w:date="2025-09-04T19:36:00Z" w16du:dateUtc="2025-09-04T17:36:00Z">
              <w:rPr/>
            </w:rPrChange>
          </w:rPr>
          <w:lastRenderedPageBreak/>
          <w:delText xml:space="preserve">For </w:delText>
        </w:r>
      </w:del>
      <w:ins w:id="504" w:author="Brian Brummer" w:date="2025-09-04T19:38:00Z" w16du:dateUtc="2025-09-04T17:38:00Z">
        <w:r w:rsidR="00395881">
          <w:rPr>
            <w:rFonts w:ascii="Arial" w:hAnsi="Arial" w:cs="Arial"/>
            <w:b/>
            <w:bCs/>
            <w:sz w:val="22"/>
            <w:szCs w:val="22"/>
          </w:rPr>
          <w:t>D</w:t>
        </w:r>
      </w:ins>
      <w:del w:id="505" w:author="Brian Brummer" w:date="2025-09-04T19:38:00Z" w16du:dateUtc="2025-09-04T17:38:00Z">
        <w:r w:rsidR="00C20F34" w:rsidRPr="00395881" w:rsidDel="00395881">
          <w:rPr>
            <w:rFonts w:ascii="Arial" w:hAnsi="Arial" w:cs="Arial"/>
            <w:b/>
            <w:bCs/>
            <w:sz w:val="22"/>
            <w:szCs w:val="22"/>
            <w:rPrChange w:id="506" w:author="Brian Brummer" w:date="2025-09-04T19:36:00Z" w16du:dateUtc="2025-09-04T17:36:00Z">
              <w:rPr/>
            </w:rPrChange>
          </w:rPr>
          <w:delText>d</w:delText>
        </w:r>
      </w:del>
      <w:r w:rsidR="00C20F34" w:rsidRPr="00395881">
        <w:rPr>
          <w:rFonts w:ascii="Arial" w:hAnsi="Arial" w:cs="Arial"/>
          <w:b/>
          <w:bCs/>
          <w:sz w:val="22"/>
          <w:szCs w:val="22"/>
          <w:rPrChange w:id="507" w:author="Brian Brummer" w:date="2025-09-04T19:36:00Z" w16du:dateUtc="2025-09-04T17:36:00Z">
            <w:rPr/>
          </w:rPrChange>
        </w:rPr>
        <w:t>ecedents</w:t>
      </w:r>
      <w:r w:rsidRPr="00395881">
        <w:rPr>
          <w:rFonts w:ascii="Arial" w:hAnsi="Arial" w:cs="Arial"/>
          <w:b/>
          <w:bCs/>
          <w:sz w:val="22"/>
          <w:szCs w:val="22"/>
          <w:rPrChange w:id="508" w:author="Brian Brummer" w:date="2025-09-04T19:36:00Z" w16du:dateUtc="2025-09-04T17:36:00Z">
            <w:rPr/>
          </w:rPrChange>
        </w:rPr>
        <w:t xml:space="preserve"> </w:t>
      </w:r>
      <w:commentRangeEnd w:id="500"/>
      <w:r w:rsidR="004E1CC0" w:rsidRPr="00395881">
        <w:rPr>
          <w:rStyle w:val="CommentReference"/>
          <w:b/>
          <w:bCs/>
          <w:rPrChange w:id="509" w:author="Brian Brummer" w:date="2025-09-04T19:36:00Z" w16du:dateUtc="2025-09-04T17:36:00Z">
            <w:rPr>
              <w:rStyle w:val="CommentReference"/>
            </w:rPr>
          </w:rPrChange>
        </w:rPr>
        <w:commentReference w:id="500"/>
      </w:r>
      <w:commentRangeEnd w:id="501"/>
      <w:r w:rsidR="00395881">
        <w:rPr>
          <w:rStyle w:val="CommentReference"/>
        </w:rPr>
        <w:commentReference w:id="501"/>
      </w:r>
      <w:r w:rsidRPr="00395881">
        <w:rPr>
          <w:rFonts w:ascii="Arial" w:hAnsi="Arial" w:cs="Arial"/>
          <w:b/>
          <w:bCs/>
          <w:sz w:val="22"/>
          <w:szCs w:val="22"/>
          <w:rPrChange w:id="510" w:author="Brian Brummer" w:date="2025-09-04T19:36:00Z" w16du:dateUtc="2025-09-04T17:36:00Z">
            <w:rPr/>
          </w:rPrChange>
        </w:rPr>
        <w:t xml:space="preserve">who </w:t>
      </w:r>
      <w:commentRangeStart w:id="511"/>
      <w:commentRangeStart w:id="512"/>
      <w:r w:rsidRPr="00395881">
        <w:rPr>
          <w:rFonts w:ascii="Arial" w:hAnsi="Arial" w:cs="Arial"/>
          <w:b/>
          <w:bCs/>
          <w:sz w:val="22"/>
          <w:szCs w:val="22"/>
          <w:rPrChange w:id="513" w:author="Brian Brummer" w:date="2025-09-04T19:36:00Z" w16du:dateUtc="2025-09-04T17:36:00Z">
            <w:rPr/>
          </w:rPrChange>
        </w:rPr>
        <w:t xml:space="preserve">demise </w:t>
      </w:r>
      <w:del w:id="514" w:author="Brian Brummer" w:date="2025-09-04T19:34:00Z" w16du:dateUtc="2025-09-04T17:34:00Z">
        <w:r w:rsidRPr="00395881" w:rsidDel="00395881">
          <w:rPr>
            <w:rFonts w:ascii="Arial" w:hAnsi="Arial" w:cs="Arial"/>
            <w:b/>
            <w:bCs/>
            <w:sz w:val="22"/>
            <w:szCs w:val="22"/>
            <w:rPrChange w:id="515" w:author="Brian Brummer" w:date="2025-09-04T19:36:00Z" w16du:dateUtc="2025-09-04T17:36:00Z">
              <w:rPr/>
            </w:rPrChange>
          </w:rPr>
          <w:delText>in</w:delText>
        </w:r>
        <w:r w:rsidR="00F676E3" w:rsidRPr="00395881" w:rsidDel="00395881">
          <w:rPr>
            <w:rFonts w:ascii="Arial" w:hAnsi="Arial" w:cs="Arial"/>
            <w:b/>
            <w:bCs/>
            <w:sz w:val="22"/>
            <w:szCs w:val="22"/>
            <w:rPrChange w:id="516" w:author="Brian Brummer" w:date="2025-09-04T19:36:00Z" w16du:dateUtc="2025-09-04T17:36:00Z">
              <w:rPr/>
            </w:rPrChange>
          </w:rPr>
          <w:delText xml:space="preserve"> a</w:delText>
        </w:r>
      </w:del>
      <w:ins w:id="517" w:author="Brian Brummer" w:date="2025-09-04T19:34:00Z" w16du:dateUtc="2025-09-04T17:34:00Z">
        <w:r w:rsidR="00395881" w:rsidRPr="00395881">
          <w:rPr>
            <w:rFonts w:ascii="Arial" w:hAnsi="Arial" w:cs="Arial"/>
            <w:b/>
            <w:bCs/>
            <w:sz w:val="22"/>
            <w:szCs w:val="22"/>
            <w:rPrChange w:id="518" w:author="Brian Brummer" w:date="2025-09-04T19:36:00Z" w16du:dateUtc="2025-09-04T17:36:00Z">
              <w:rPr>
                <w:rFonts w:ascii="Arial" w:hAnsi="Arial" w:cs="Arial"/>
                <w:sz w:val="22"/>
                <w:szCs w:val="22"/>
              </w:rPr>
            </w:rPrChange>
          </w:rPr>
          <w:t>outside</w:t>
        </w:r>
      </w:ins>
      <w:r w:rsidR="00F676E3" w:rsidRPr="00395881">
        <w:rPr>
          <w:rFonts w:ascii="Arial" w:hAnsi="Arial" w:cs="Arial"/>
          <w:b/>
          <w:bCs/>
          <w:sz w:val="22"/>
          <w:szCs w:val="22"/>
          <w:rPrChange w:id="519" w:author="Brian Brummer" w:date="2025-09-04T19:36:00Z" w16du:dateUtc="2025-09-04T17:36:00Z">
            <w:rPr/>
          </w:rPrChange>
        </w:rPr>
        <w:t xml:space="preserve"> healthcare</w:t>
      </w:r>
      <w:r w:rsidRPr="00395881">
        <w:rPr>
          <w:rFonts w:ascii="Arial" w:hAnsi="Arial" w:cs="Arial"/>
          <w:b/>
          <w:bCs/>
          <w:sz w:val="22"/>
          <w:szCs w:val="22"/>
          <w:rPrChange w:id="520" w:author="Brian Brummer" w:date="2025-09-04T19:36:00Z" w16du:dateUtc="2025-09-04T17:36:00Z">
            <w:rPr/>
          </w:rPrChange>
        </w:rPr>
        <w:t xml:space="preserve"> facility</w:t>
      </w:r>
      <w:ins w:id="521" w:author="Brian Brummer" w:date="2025-09-04T19:38:00Z" w16du:dateUtc="2025-09-04T17:38:00Z">
        <w:r w:rsidR="00395881">
          <w:rPr>
            <w:rFonts w:ascii="Arial" w:hAnsi="Arial" w:cs="Arial"/>
            <w:sz w:val="22"/>
            <w:szCs w:val="22"/>
          </w:rPr>
          <w:t>:</w:t>
        </w:r>
      </w:ins>
      <w:del w:id="522" w:author="Brian Brummer" w:date="2025-09-04T19:38:00Z" w16du:dateUtc="2025-09-04T17:38:00Z">
        <w:r w:rsidRPr="00395881" w:rsidDel="00395881">
          <w:rPr>
            <w:rFonts w:ascii="Arial" w:hAnsi="Arial" w:cs="Arial"/>
            <w:b/>
            <w:bCs/>
            <w:sz w:val="22"/>
            <w:szCs w:val="22"/>
            <w:rPrChange w:id="523" w:author="Brian Brummer" w:date="2025-09-04T19:36:00Z" w16du:dateUtc="2025-09-04T17:36:00Z">
              <w:rPr/>
            </w:rPrChange>
          </w:rPr>
          <w:delText>,</w:delText>
        </w:r>
        <w:r w:rsidR="00882FC2" w:rsidRPr="00395881" w:rsidDel="00395881">
          <w:rPr>
            <w:rFonts w:ascii="Arial" w:hAnsi="Arial" w:cs="Arial"/>
            <w:sz w:val="22"/>
            <w:szCs w:val="22"/>
            <w:rPrChange w:id="524" w:author="Brian Brummer" w:date="2025-09-04T19:30:00Z" w16du:dateUtc="2025-09-04T17:30:00Z">
              <w:rPr/>
            </w:rPrChange>
          </w:rPr>
          <w:delText xml:space="preserve"> </w:delText>
        </w:r>
      </w:del>
    </w:p>
    <w:p w14:paraId="7CF97B54" w14:textId="7EEE2DC1" w:rsidR="00395881" w:rsidRDefault="00395881">
      <w:pPr>
        <w:pStyle w:val="ListParagraph"/>
        <w:numPr>
          <w:ilvl w:val="1"/>
          <w:numId w:val="23"/>
        </w:numPr>
        <w:spacing w:line="276" w:lineRule="auto"/>
        <w:jc w:val="both"/>
        <w:rPr>
          <w:ins w:id="525" w:author="Brian Brummer" w:date="2025-09-04T19:36:00Z" w16du:dateUtc="2025-09-04T17:36:00Z"/>
          <w:rFonts w:ascii="Arial" w:hAnsi="Arial" w:cs="Arial"/>
          <w:sz w:val="22"/>
          <w:szCs w:val="22"/>
        </w:rPr>
        <w:pPrChange w:id="526" w:author="Brian Brummer" w:date="2025-09-04T19:36:00Z" w16du:dateUtc="2025-09-04T17:36:00Z">
          <w:pPr>
            <w:pStyle w:val="ListParagraph"/>
            <w:numPr>
              <w:numId w:val="23"/>
            </w:numPr>
            <w:spacing w:line="276" w:lineRule="auto"/>
            <w:ind w:left="360" w:hanging="360"/>
            <w:jc w:val="both"/>
          </w:pPr>
        </w:pPrChange>
      </w:pPr>
      <w:ins w:id="527" w:author="Brian Brummer" w:date="2025-09-04T19:36:00Z" w16du:dateUtc="2025-09-04T17:36:00Z">
        <w:r>
          <w:rPr>
            <w:rFonts w:ascii="Arial" w:hAnsi="Arial" w:cs="Arial"/>
            <w:sz w:val="22"/>
            <w:szCs w:val="22"/>
          </w:rPr>
          <w:t>T</w:t>
        </w:r>
      </w:ins>
      <w:del w:id="528" w:author="Brian Brummer" w:date="2025-09-04T19:36:00Z" w16du:dateUtc="2025-09-04T17:36:00Z">
        <w:r w:rsidR="00882FC2" w:rsidRPr="00395881" w:rsidDel="00395881">
          <w:rPr>
            <w:rFonts w:ascii="Arial" w:hAnsi="Arial" w:cs="Arial"/>
            <w:sz w:val="22"/>
            <w:szCs w:val="22"/>
            <w:rPrChange w:id="529" w:author="Brian Brummer" w:date="2025-09-04T19:30:00Z" w16du:dateUtc="2025-09-04T17:30:00Z">
              <w:rPr/>
            </w:rPrChange>
          </w:rPr>
          <w:delText>t</w:delText>
        </w:r>
      </w:del>
      <w:r w:rsidR="00882FC2" w:rsidRPr="00395881">
        <w:rPr>
          <w:rFonts w:ascii="Arial" w:hAnsi="Arial" w:cs="Arial"/>
          <w:sz w:val="22"/>
          <w:szCs w:val="22"/>
          <w:rPrChange w:id="530" w:author="Brian Brummer" w:date="2025-09-04T19:30:00Z" w16du:dateUtc="2025-09-04T17:30:00Z">
            <w:rPr/>
          </w:rPrChange>
        </w:rPr>
        <w:t xml:space="preserve">he body </w:t>
      </w:r>
      <w:commentRangeStart w:id="531"/>
      <w:commentRangeStart w:id="532"/>
      <w:r w:rsidR="00882FC2" w:rsidRPr="00395881">
        <w:rPr>
          <w:rFonts w:ascii="Arial" w:hAnsi="Arial" w:cs="Arial"/>
          <w:sz w:val="22"/>
          <w:szCs w:val="22"/>
          <w:rPrChange w:id="533" w:author="Brian Brummer" w:date="2025-09-04T19:30:00Z" w16du:dateUtc="2025-09-04T17:30:00Z">
            <w:rPr/>
          </w:rPrChange>
        </w:rPr>
        <w:t>will be referred to forensic pathology</w:t>
      </w:r>
      <w:commentRangeEnd w:id="531"/>
      <w:r w:rsidR="005D00F0" w:rsidRPr="004B6D2F">
        <w:rPr>
          <w:rStyle w:val="CommentReference"/>
          <w:rFonts w:ascii="Arial" w:hAnsi="Arial" w:cs="Arial"/>
          <w:sz w:val="22"/>
          <w:szCs w:val="22"/>
        </w:rPr>
        <w:commentReference w:id="531"/>
      </w:r>
      <w:commentRangeEnd w:id="532"/>
      <w:r w:rsidR="0016356C">
        <w:rPr>
          <w:rStyle w:val="CommentReference"/>
        </w:rPr>
        <w:commentReference w:id="532"/>
      </w:r>
      <w:ins w:id="534" w:author="Brian Brummer" w:date="2025-09-04T19:35:00Z" w16du:dateUtc="2025-09-04T17:35:00Z">
        <w:r>
          <w:rPr>
            <w:rFonts w:ascii="Arial" w:hAnsi="Arial" w:cs="Arial"/>
            <w:sz w:val="22"/>
            <w:szCs w:val="22"/>
          </w:rPr>
          <w:t xml:space="preserve"> immediately</w:t>
        </w:r>
      </w:ins>
      <w:r w:rsidR="00882FC2" w:rsidRPr="00395881">
        <w:rPr>
          <w:rFonts w:ascii="Arial" w:hAnsi="Arial" w:cs="Arial"/>
          <w:sz w:val="22"/>
          <w:szCs w:val="22"/>
          <w:rPrChange w:id="535" w:author="Brian Brummer" w:date="2025-09-04T19:30:00Z" w16du:dateUtc="2025-09-04T17:30:00Z">
            <w:rPr/>
          </w:rPrChange>
        </w:rPr>
        <w:t>.</w:t>
      </w:r>
      <w:ins w:id="536" w:author="Brian Brummer" w:date="2025-09-04T19:35:00Z" w16du:dateUtc="2025-09-04T17:35:00Z">
        <w:r>
          <w:rPr>
            <w:rFonts w:ascii="Arial" w:hAnsi="Arial" w:cs="Arial"/>
            <w:sz w:val="22"/>
            <w:szCs w:val="22"/>
          </w:rPr>
          <w:t xml:space="preserve"> The receiv</w:t>
        </w:r>
      </w:ins>
      <w:ins w:id="537" w:author="Brian Brummer" w:date="2025-09-04T19:36:00Z" w16du:dateUtc="2025-09-04T17:36:00Z">
        <w:r>
          <w:rPr>
            <w:rFonts w:ascii="Arial" w:hAnsi="Arial" w:cs="Arial"/>
            <w:sz w:val="22"/>
            <w:szCs w:val="22"/>
          </w:rPr>
          <w:t>ing</w:t>
        </w:r>
      </w:ins>
      <w:ins w:id="538" w:author="Brian Brummer" w:date="2025-09-04T19:35:00Z" w16du:dateUtc="2025-09-04T17:35:00Z">
        <w:r>
          <w:rPr>
            <w:rFonts w:ascii="Arial" w:hAnsi="Arial" w:cs="Arial"/>
            <w:sz w:val="22"/>
            <w:szCs w:val="22"/>
          </w:rPr>
          <w:t xml:space="preserve"> forensic pathologist will need to notify and conduct recommended investigations for the dedicated surveillance officer to capture. </w:t>
        </w:r>
      </w:ins>
    </w:p>
    <w:p w14:paraId="10BD90FB" w14:textId="4617311B" w:rsidR="00037C4F" w:rsidRPr="00395881" w:rsidDel="00395881" w:rsidRDefault="00882FC2">
      <w:pPr>
        <w:pStyle w:val="ListParagraph"/>
        <w:numPr>
          <w:ilvl w:val="0"/>
          <w:numId w:val="23"/>
        </w:numPr>
        <w:spacing w:line="276" w:lineRule="auto"/>
        <w:jc w:val="both"/>
        <w:rPr>
          <w:del w:id="539" w:author="Brian Brummer" w:date="2025-09-04T19:36:00Z" w16du:dateUtc="2025-09-04T17:36:00Z"/>
          <w:rFonts w:ascii="Arial" w:hAnsi="Arial" w:cs="Arial"/>
          <w:sz w:val="22"/>
          <w:szCs w:val="22"/>
          <w:rPrChange w:id="540" w:author="Brian Brummer" w:date="2025-09-04T19:30:00Z" w16du:dateUtc="2025-09-04T17:30:00Z">
            <w:rPr>
              <w:del w:id="541" w:author="Brian Brummer" w:date="2025-09-04T19:36:00Z" w16du:dateUtc="2025-09-04T17:36:00Z"/>
            </w:rPr>
          </w:rPrChange>
        </w:rPr>
        <w:pPrChange w:id="542" w:author="Brian Brummer" w:date="2025-09-04T19:30:00Z" w16du:dateUtc="2025-09-04T17:30:00Z">
          <w:pPr>
            <w:spacing w:line="276" w:lineRule="auto"/>
            <w:jc w:val="both"/>
          </w:pPr>
        </w:pPrChange>
      </w:pPr>
      <w:del w:id="543" w:author="Brian Brummer" w:date="2025-09-04T19:36:00Z" w16du:dateUtc="2025-09-04T17:36:00Z">
        <w:r w:rsidRPr="00395881" w:rsidDel="00395881">
          <w:rPr>
            <w:rFonts w:ascii="Arial" w:hAnsi="Arial" w:cs="Arial"/>
            <w:sz w:val="22"/>
            <w:szCs w:val="22"/>
            <w:rPrChange w:id="544" w:author="Brian Brummer" w:date="2025-09-04T19:30:00Z" w16du:dateUtc="2025-09-04T17:30:00Z">
              <w:rPr/>
            </w:rPrChange>
          </w:rPr>
          <w:delText xml:space="preserve"> Separate to the forensic services mandates, </w:delText>
        </w:r>
        <w:r w:rsidR="00F676E3" w:rsidRPr="00395881" w:rsidDel="00395881">
          <w:rPr>
            <w:rFonts w:ascii="Arial" w:hAnsi="Arial" w:cs="Arial"/>
            <w:sz w:val="22"/>
            <w:szCs w:val="22"/>
            <w:rPrChange w:id="545" w:author="Brian Brummer" w:date="2025-09-04T19:30:00Z" w16du:dateUtc="2025-09-04T17:30:00Z">
              <w:rPr/>
            </w:rPrChange>
          </w:rPr>
          <w:delText>the</w:delText>
        </w:r>
        <w:r w:rsidR="00703812" w:rsidRPr="00395881" w:rsidDel="00395881">
          <w:rPr>
            <w:rFonts w:ascii="Arial" w:hAnsi="Arial" w:cs="Arial"/>
            <w:sz w:val="22"/>
            <w:szCs w:val="22"/>
            <w:rPrChange w:id="546" w:author="Brian Brummer" w:date="2025-09-04T19:30:00Z" w16du:dateUtc="2025-09-04T17:30:00Z">
              <w:rPr/>
            </w:rPrChange>
          </w:rPr>
          <w:delText xml:space="preserve"> WHO</w:delText>
        </w:r>
        <w:r w:rsidR="00F676E3" w:rsidRPr="00395881" w:rsidDel="00395881">
          <w:rPr>
            <w:rFonts w:ascii="Arial" w:hAnsi="Arial" w:cs="Arial"/>
            <w:sz w:val="22"/>
            <w:szCs w:val="22"/>
            <w:rPrChange w:id="547" w:author="Brian Brummer" w:date="2025-09-04T19:30:00Z" w16du:dateUtc="2025-09-04T17:30:00Z">
              <w:rPr/>
            </w:rPrChange>
          </w:rPr>
          <w:delText>-</w:delText>
        </w:r>
        <w:r w:rsidR="00703812" w:rsidRPr="00395881" w:rsidDel="00395881">
          <w:rPr>
            <w:rFonts w:ascii="Arial" w:hAnsi="Arial" w:cs="Arial"/>
            <w:sz w:val="22"/>
            <w:szCs w:val="22"/>
            <w:rPrChange w:id="548" w:author="Brian Brummer" w:date="2025-09-04T19:30:00Z" w16du:dateUtc="2025-09-04T17:30:00Z">
              <w:rPr/>
            </w:rPrChange>
          </w:rPr>
          <w:delText xml:space="preserve">recommended underlying cause of death tool </w:delText>
        </w:r>
        <w:r w:rsidR="00F676E3" w:rsidRPr="00395881" w:rsidDel="00395881">
          <w:rPr>
            <w:rFonts w:ascii="Arial" w:hAnsi="Arial" w:cs="Arial"/>
            <w:sz w:val="22"/>
            <w:szCs w:val="22"/>
            <w:rPrChange w:id="549" w:author="Brian Brummer" w:date="2025-09-04T19:30:00Z" w16du:dateUtc="2025-09-04T17:30:00Z">
              <w:rPr/>
            </w:rPrChange>
          </w:rPr>
          <w:delText xml:space="preserve">(DORIS) </w:delText>
        </w:r>
        <w:r w:rsidR="009C47B2" w:rsidRPr="00395881" w:rsidDel="00395881">
          <w:rPr>
            <w:rFonts w:ascii="Arial" w:hAnsi="Arial" w:cs="Arial"/>
            <w:sz w:val="22"/>
            <w:szCs w:val="22"/>
            <w:rPrChange w:id="550" w:author="Brian Brummer" w:date="2025-09-04T19:30:00Z" w16du:dateUtc="2025-09-04T17:30:00Z">
              <w:rPr/>
            </w:rPrChange>
          </w:rPr>
          <w:delText>may</w:delText>
        </w:r>
        <w:r w:rsidR="00703812" w:rsidRPr="00395881" w:rsidDel="00395881">
          <w:rPr>
            <w:rFonts w:ascii="Arial" w:hAnsi="Arial" w:cs="Arial"/>
            <w:sz w:val="22"/>
            <w:szCs w:val="22"/>
            <w:rPrChange w:id="551" w:author="Brian Brummer" w:date="2025-09-04T19:30:00Z" w16du:dateUtc="2025-09-04T17:30:00Z">
              <w:rPr/>
            </w:rPrChange>
          </w:rPr>
          <w:delText xml:space="preserve"> </w:delText>
        </w:r>
        <w:r w:rsidR="00B86FB9" w:rsidRPr="00395881" w:rsidDel="00395881">
          <w:rPr>
            <w:rFonts w:ascii="Arial" w:hAnsi="Arial" w:cs="Arial"/>
            <w:sz w:val="22"/>
            <w:szCs w:val="22"/>
            <w:rPrChange w:id="552" w:author="Brian Brummer" w:date="2025-09-04T19:30:00Z" w16du:dateUtc="2025-09-04T17:30:00Z">
              <w:rPr/>
            </w:rPrChange>
          </w:rPr>
          <w:delText xml:space="preserve">be used by the </w:delText>
        </w:r>
        <w:commentRangeStart w:id="553"/>
        <w:commentRangeStart w:id="554"/>
        <w:r w:rsidRPr="00395881" w:rsidDel="00395881">
          <w:rPr>
            <w:rFonts w:ascii="Arial" w:hAnsi="Arial" w:cs="Arial"/>
            <w:sz w:val="22"/>
            <w:szCs w:val="22"/>
            <w:rPrChange w:id="555" w:author="Brian Brummer" w:date="2025-09-04T19:30:00Z" w16du:dateUtc="2025-09-04T17:30:00Z">
              <w:rPr/>
            </w:rPrChange>
          </w:rPr>
          <w:delText>investigating</w:delText>
        </w:r>
        <w:r w:rsidR="00B86FB9" w:rsidRPr="00395881" w:rsidDel="00395881">
          <w:rPr>
            <w:rFonts w:ascii="Arial" w:hAnsi="Arial" w:cs="Arial"/>
            <w:sz w:val="22"/>
            <w:szCs w:val="22"/>
            <w:rPrChange w:id="556" w:author="Brian Brummer" w:date="2025-09-04T19:30:00Z" w16du:dateUtc="2025-09-04T17:30:00Z">
              <w:rPr/>
            </w:rPrChange>
          </w:rPr>
          <w:delText xml:space="preserve"> clinicians to </w:delText>
        </w:r>
        <w:r w:rsidR="00703812" w:rsidRPr="00395881" w:rsidDel="00395881">
          <w:rPr>
            <w:rFonts w:ascii="Arial" w:hAnsi="Arial" w:cs="Arial"/>
            <w:sz w:val="22"/>
            <w:szCs w:val="22"/>
            <w:rPrChange w:id="557" w:author="Brian Brummer" w:date="2025-09-04T19:30:00Z" w16du:dateUtc="2025-09-04T17:30:00Z">
              <w:rPr/>
            </w:rPrChange>
          </w:rPr>
          <w:delText>record the mechanisms and manner of death</w:delText>
        </w:r>
        <w:commentRangeEnd w:id="553"/>
        <w:r w:rsidR="0014796A" w:rsidRPr="004B6D2F" w:rsidDel="00395881">
          <w:rPr>
            <w:rStyle w:val="CommentReference"/>
            <w:rFonts w:ascii="Arial" w:hAnsi="Arial" w:cs="Arial"/>
            <w:sz w:val="22"/>
            <w:szCs w:val="22"/>
          </w:rPr>
          <w:commentReference w:id="553"/>
        </w:r>
        <w:commentRangeEnd w:id="554"/>
        <w:r w:rsidR="00250470" w:rsidDel="00395881">
          <w:rPr>
            <w:rStyle w:val="CommentReference"/>
          </w:rPr>
          <w:commentReference w:id="554"/>
        </w:r>
        <w:r w:rsidRPr="00395881" w:rsidDel="00395881">
          <w:rPr>
            <w:rFonts w:ascii="Arial" w:hAnsi="Arial" w:cs="Arial"/>
            <w:sz w:val="22"/>
            <w:szCs w:val="22"/>
            <w:rPrChange w:id="558" w:author="Brian Brummer" w:date="2025-09-04T19:30:00Z" w16du:dateUtc="2025-09-04T17:30:00Z">
              <w:rPr/>
            </w:rPrChange>
          </w:rPr>
          <w:delText xml:space="preserve"> and link it to clinical records that were collected as part of the enhanced surveillance. </w:delText>
        </w:r>
        <w:r w:rsidR="00703812" w:rsidRPr="00395881" w:rsidDel="00395881">
          <w:rPr>
            <w:rFonts w:ascii="Arial" w:hAnsi="Arial" w:cs="Arial"/>
            <w:sz w:val="22"/>
            <w:szCs w:val="22"/>
            <w:rPrChange w:id="559" w:author="Brian Brummer" w:date="2025-09-04T19:30:00Z" w16du:dateUtc="2025-09-04T17:30:00Z">
              <w:rPr/>
            </w:rPrChange>
          </w:rPr>
          <w:delText xml:space="preserve"> </w:delText>
        </w:r>
        <w:r w:rsidR="00A01269" w:rsidRPr="00395881" w:rsidDel="00395881">
          <w:rPr>
            <w:rFonts w:ascii="Arial" w:hAnsi="Arial" w:cs="Arial"/>
            <w:sz w:val="22"/>
            <w:szCs w:val="22"/>
            <w:rPrChange w:id="560" w:author="Brian Brummer" w:date="2025-09-04T19:30:00Z" w16du:dateUtc="2025-09-04T17:30:00Z">
              <w:rPr/>
            </w:rPrChange>
          </w:rPr>
          <w:delText>For those who are dead</w:delText>
        </w:r>
        <w:r w:rsidR="00B86FB9" w:rsidRPr="00395881" w:rsidDel="00395881">
          <w:rPr>
            <w:rFonts w:ascii="Arial" w:hAnsi="Arial" w:cs="Arial"/>
            <w:sz w:val="22"/>
            <w:szCs w:val="22"/>
            <w:rPrChange w:id="561" w:author="Brian Brummer" w:date="2025-09-04T19:30:00Z" w16du:dateUtc="2025-09-04T17:30:00Z">
              <w:rPr/>
            </w:rPrChange>
          </w:rPr>
          <w:delText>-</w:delText>
        </w:r>
        <w:r w:rsidR="00A01269" w:rsidRPr="00395881" w:rsidDel="00395881">
          <w:rPr>
            <w:rFonts w:ascii="Arial" w:hAnsi="Arial" w:cs="Arial"/>
            <w:sz w:val="22"/>
            <w:szCs w:val="22"/>
            <w:rPrChange w:id="562" w:author="Brian Brummer" w:date="2025-09-04T19:30:00Z" w16du:dateUtc="2025-09-04T17:30:00Z">
              <w:rPr/>
            </w:rPrChange>
          </w:rPr>
          <w:delText>on</w:delText>
        </w:r>
        <w:r w:rsidR="00B86FB9" w:rsidRPr="00395881" w:rsidDel="00395881">
          <w:rPr>
            <w:rFonts w:ascii="Arial" w:hAnsi="Arial" w:cs="Arial"/>
            <w:sz w:val="22"/>
            <w:szCs w:val="22"/>
            <w:rPrChange w:id="563" w:author="Brian Brummer" w:date="2025-09-04T19:30:00Z" w16du:dateUtc="2025-09-04T17:30:00Z">
              <w:rPr/>
            </w:rPrChange>
          </w:rPr>
          <w:delText>-</w:delText>
        </w:r>
        <w:r w:rsidR="00A01269" w:rsidRPr="00395881" w:rsidDel="00395881">
          <w:rPr>
            <w:rFonts w:ascii="Arial" w:hAnsi="Arial" w:cs="Arial"/>
            <w:sz w:val="22"/>
            <w:szCs w:val="22"/>
            <w:rPrChange w:id="564" w:author="Brian Brummer" w:date="2025-09-04T19:30:00Z" w16du:dateUtc="2025-09-04T17:30:00Z">
              <w:rPr/>
            </w:rPrChange>
          </w:rPr>
          <w:delText>arrival, the surveillance officer will record the death</w:delText>
        </w:r>
        <w:commentRangeEnd w:id="511"/>
        <w:r w:rsidR="000055F3" w:rsidRPr="004B6D2F" w:rsidDel="00395881">
          <w:rPr>
            <w:rStyle w:val="CommentReference"/>
            <w:rFonts w:ascii="Arial" w:hAnsi="Arial" w:cs="Arial"/>
            <w:sz w:val="22"/>
            <w:szCs w:val="22"/>
          </w:rPr>
          <w:commentReference w:id="511"/>
        </w:r>
        <w:commentRangeEnd w:id="512"/>
        <w:r w:rsidR="004751DD" w:rsidRPr="004B6D2F" w:rsidDel="00395881">
          <w:rPr>
            <w:rStyle w:val="CommentReference"/>
            <w:rFonts w:ascii="Arial" w:hAnsi="Arial" w:cs="Arial"/>
            <w:sz w:val="22"/>
            <w:szCs w:val="22"/>
          </w:rPr>
          <w:commentReference w:id="512"/>
        </w:r>
        <w:r w:rsidR="004751DD" w:rsidRPr="00395881" w:rsidDel="00395881">
          <w:rPr>
            <w:rFonts w:ascii="Arial" w:hAnsi="Arial" w:cs="Arial"/>
            <w:sz w:val="22"/>
            <w:szCs w:val="22"/>
            <w:rPrChange w:id="565" w:author="Brian Brummer" w:date="2025-09-04T19:30:00Z" w16du:dateUtc="2025-09-04T17:30:00Z">
              <w:rPr/>
            </w:rPrChange>
          </w:rPr>
          <w:delText xml:space="preserve"> and relevant demographic details, </w:delText>
        </w:r>
        <w:r w:rsidR="001E580E" w:rsidRPr="00395881" w:rsidDel="00395881">
          <w:rPr>
            <w:rFonts w:ascii="Arial" w:hAnsi="Arial" w:cs="Arial"/>
            <w:sz w:val="22"/>
            <w:szCs w:val="22"/>
            <w:rPrChange w:id="566" w:author="Brian Brummer" w:date="2025-09-04T19:30:00Z" w16du:dateUtc="2025-09-04T17:30:00Z">
              <w:rPr/>
            </w:rPrChange>
          </w:rPr>
          <w:delText xml:space="preserve">and </w:delText>
        </w:r>
        <w:r w:rsidR="004751DD" w:rsidRPr="00395881" w:rsidDel="00395881">
          <w:rPr>
            <w:rFonts w:ascii="Arial" w:hAnsi="Arial" w:cs="Arial"/>
            <w:sz w:val="22"/>
            <w:szCs w:val="22"/>
            <w:rPrChange w:id="567" w:author="Brian Brummer" w:date="2025-09-04T19:30:00Z" w16du:dateUtc="2025-09-04T17:30:00Z">
              <w:rPr/>
            </w:rPrChange>
          </w:rPr>
          <w:delText xml:space="preserve">patients will be referred to forensic pathology and follow the protocol above. </w:delText>
        </w:r>
      </w:del>
    </w:p>
    <w:p w14:paraId="4C43F6DD" w14:textId="20530DF0" w:rsidR="007420B3" w:rsidRPr="005B1888" w:rsidRDefault="007420B3" w:rsidP="007420B3">
      <w:pPr>
        <w:pStyle w:val="Heading2"/>
        <w:spacing w:line="276" w:lineRule="auto"/>
        <w:jc w:val="both"/>
        <w:rPr>
          <w:rFonts w:ascii="Arial" w:hAnsi="Arial" w:cs="Arial"/>
          <w:sz w:val="22"/>
          <w:szCs w:val="22"/>
        </w:rPr>
      </w:pPr>
      <w:bookmarkStart w:id="568" w:name="_Toc205830137"/>
      <w:r w:rsidRPr="005B1888">
        <w:rPr>
          <w:rFonts w:ascii="Arial" w:hAnsi="Arial" w:cs="Arial"/>
          <w:sz w:val="22"/>
          <w:szCs w:val="22"/>
        </w:rPr>
        <w:t>3.4 Potential phases</w:t>
      </w:r>
      <w:bookmarkEnd w:id="568"/>
      <w:ins w:id="569" w:author="Brian Brummer" w:date="2025-09-04T19:38:00Z" w16du:dateUtc="2025-09-04T17:38:00Z">
        <w:r w:rsidR="00395881">
          <w:rPr>
            <w:rFonts w:ascii="Arial" w:hAnsi="Arial" w:cs="Arial"/>
            <w:sz w:val="22"/>
            <w:szCs w:val="22"/>
          </w:rPr>
          <w:t xml:space="preserve"> of rollout</w:t>
        </w:r>
      </w:ins>
    </w:p>
    <w:p w14:paraId="7B95F11D" w14:textId="1ACD4976" w:rsidR="007420B3" w:rsidRPr="00C6044A" w:rsidRDefault="024B0857" w:rsidP="007420B3">
      <w:pPr>
        <w:rPr>
          <w:rFonts w:ascii="Arial" w:hAnsi="Arial" w:cs="Arial"/>
          <w:sz w:val="22"/>
          <w:szCs w:val="22"/>
        </w:rPr>
      </w:pPr>
      <w:r w:rsidRPr="024B0857">
        <w:rPr>
          <w:rFonts w:ascii="Arial" w:hAnsi="Arial" w:cs="Arial"/>
          <w:sz w:val="22"/>
          <w:szCs w:val="22"/>
        </w:rPr>
        <w:t>Phase</w:t>
      </w:r>
      <w:ins w:id="570" w:author="Brian Brummer" w:date="2025-09-05T15:36:00Z" w16du:dateUtc="2025-09-05T13:36:00Z">
        <w:r w:rsidR="0005297C">
          <w:rPr>
            <w:rFonts w:ascii="Arial" w:hAnsi="Arial" w:cs="Arial"/>
            <w:sz w:val="22"/>
            <w:szCs w:val="22"/>
          </w:rPr>
          <w:t>d</w:t>
        </w:r>
      </w:ins>
      <w:del w:id="571" w:author="Brian Brummer" w:date="2025-09-05T15:36:00Z" w16du:dateUtc="2025-09-05T13:36:00Z">
        <w:r w:rsidRPr="024B0857" w:rsidDel="0005297C">
          <w:rPr>
            <w:rFonts w:ascii="Arial" w:hAnsi="Arial" w:cs="Arial"/>
            <w:sz w:val="22"/>
            <w:szCs w:val="22"/>
          </w:rPr>
          <w:delText>s</w:delText>
        </w:r>
      </w:del>
      <w:r w:rsidRPr="024B0857">
        <w:rPr>
          <w:rFonts w:ascii="Arial" w:hAnsi="Arial" w:cs="Arial"/>
          <w:sz w:val="22"/>
          <w:szCs w:val="22"/>
        </w:rPr>
        <w:t xml:space="preserve"> </w:t>
      </w:r>
      <w:del w:id="572" w:author="Brian Brummer" w:date="2025-09-05T15:36:00Z" w16du:dateUtc="2025-09-05T13:36:00Z">
        <w:r w:rsidRPr="024B0857" w:rsidDel="0005297C">
          <w:rPr>
            <w:rFonts w:ascii="Arial" w:hAnsi="Arial" w:cs="Arial"/>
            <w:sz w:val="22"/>
            <w:szCs w:val="22"/>
          </w:rPr>
          <w:delText xml:space="preserve">of </w:delText>
        </w:r>
      </w:del>
      <w:r w:rsidRPr="024B0857">
        <w:rPr>
          <w:rFonts w:ascii="Arial" w:hAnsi="Arial" w:cs="Arial"/>
          <w:sz w:val="22"/>
          <w:szCs w:val="22"/>
        </w:rPr>
        <w:t xml:space="preserve">enhanced surveillance may be beneficial, focussing on sites with existing surveillance structure earlier, and later focussing on enhancing data quality with Verbal Autopsy and long-term follow up and household investigations. </w:t>
      </w:r>
    </w:p>
    <w:p w14:paraId="6BE2903A" w14:textId="18281C9B" w:rsidR="0005297C" w:rsidRDefault="007420B3" w:rsidP="007420B3">
      <w:pPr>
        <w:rPr>
          <w:ins w:id="573" w:author="Brian Brummer" w:date="2025-09-05T15:36:00Z" w16du:dateUtc="2025-09-05T13:36:00Z"/>
          <w:rFonts w:ascii="Arial" w:hAnsi="Arial" w:cs="Arial"/>
          <w:sz w:val="22"/>
          <w:szCs w:val="22"/>
        </w:rPr>
      </w:pPr>
      <w:r w:rsidRPr="00C6044A">
        <w:rPr>
          <w:rFonts w:ascii="Arial" w:hAnsi="Arial" w:cs="Arial"/>
          <w:sz w:val="22"/>
          <w:szCs w:val="22"/>
        </w:rPr>
        <w:tab/>
      </w:r>
      <w:ins w:id="574" w:author="Brian Brummer" w:date="2025-09-05T15:36:00Z" w16du:dateUtc="2025-09-05T13:36:00Z">
        <w:r w:rsidR="0005297C" w:rsidRPr="00C6044A">
          <w:rPr>
            <w:rFonts w:ascii="Arial" w:hAnsi="Arial" w:cs="Arial"/>
            <w:sz w:val="22"/>
            <w:szCs w:val="22"/>
          </w:rPr>
          <w:t xml:space="preserve">Phase </w:t>
        </w:r>
        <w:r w:rsidR="0005297C">
          <w:rPr>
            <w:rFonts w:ascii="Arial" w:hAnsi="Arial" w:cs="Arial"/>
            <w:sz w:val="22"/>
            <w:szCs w:val="22"/>
          </w:rPr>
          <w:t>1</w:t>
        </w:r>
        <w:r w:rsidR="0005297C" w:rsidRPr="00C6044A">
          <w:rPr>
            <w:rFonts w:ascii="Arial" w:hAnsi="Arial" w:cs="Arial"/>
            <w:sz w:val="22"/>
            <w:szCs w:val="22"/>
          </w:rPr>
          <w:t xml:space="preserve">: </w:t>
        </w:r>
        <w:r w:rsidR="0005297C">
          <w:rPr>
            <w:rFonts w:ascii="Arial" w:hAnsi="Arial" w:cs="Arial"/>
            <w:sz w:val="22"/>
            <w:szCs w:val="22"/>
          </w:rPr>
          <w:t xml:space="preserve">Pilot surveillance established at Chris Hani Baragwanath Hospital. </w:t>
        </w:r>
        <w:r w:rsidR="0005297C" w:rsidRPr="00C6044A">
          <w:rPr>
            <w:rFonts w:ascii="Arial" w:hAnsi="Arial" w:cs="Arial"/>
            <w:sz w:val="22"/>
            <w:szCs w:val="22"/>
          </w:rPr>
          <w:t xml:space="preserve"> </w:t>
        </w:r>
      </w:ins>
    </w:p>
    <w:p w14:paraId="333733D5" w14:textId="5390EE93" w:rsidR="007420B3" w:rsidRPr="00C6044A" w:rsidRDefault="007420B3" w:rsidP="0005297C">
      <w:pPr>
        <w:ind w:firstLine="720"/>
        <w:rPr>
          <w:rFonts w:ascii="Arial" w:hAnsi="Arial" w:cs="Arial"/>
          <w:sz w:val="22"/>
          <w:szCs w:val="22"/>
        </w:rPr>
        <w:pPrChange w:id="575" w:author="Brian Brummer" w:date="2025-09-05T15:36:00Z" w16du:dateUtc="2025-09-05T13:36:00Z">
          <w:pPr/>
        </w:pPrChange>
      </w:pPr>
      <w:r w:rsidRPr="00C6044A">
        <w:rPr>
          <w:rFonts w:ascii="Arial" w:hAnsi="Arial" w:cs="Arial"/>
          <w:sz w:val="22"/>
          <w:szCs w:val="22"/>
        </w:rPr>
        <w:t xml:space="preserve">Phase </w:t>
      </w:r>
      <w:ins w:id="576" w:author="Brian Brummer" w:date="2025-09-05T15:36:00Z" w16du:dateUtc="2025-09-05T13:36:00Z">
        <w:r w:rsidR="0005297C">
          <w:rPr>
            <w:rFonts w:ascii="Arial" w:hAnsi="Arial" w:cs="Arial"/>
            <w:sz w:val="22"/>
            <w:szCs w:val="22"/>
          </w:rPr>
          <w:t>2</w:t>
        </w:r>
      </w:ins>
      <w:del w:id="577" w:author="Brian Brummer" w:date="2025-09-05T15:36:00Z" w16du:dateUtc="2025-09-05T13:36:00Z">
        <w:r w:rsidRPr="00C6044A" w:rsidDel="0005297C">
          <w:rPr>
            <w:rFonts w:ascii="Arial" w:hAnsi="Arial" w:cs="Arial"/>
            <w:sz w:val="22"/>
            <w:szCs w:val="22"/>
          </w:rPr>
          <w:delText>1</w:delText>
        </w:r>
      </w:del>
      <w:r w:rsidRPr="00C6044A">
        <w:rPr>
          <w:rFonts w:ascii="Arial" w:hAnsi="Arial" w:cs="Arial"/>
          <w:sz w:val="22"/>
          <w:szCs w:val="22"/>
        </w:rPr>
        <w:t xml:space="preserve">: Focus on identifying </w:t>
      </w:r>
      <w:ins w:id="578" w:author="Brian Brummer" w:date="2025-09-05T15:39:00Z" w16du:dateUtc="2025-09-05T13:39:00Z">
        <w:r w:rsidR="0005297C">
          <w:rPr>
            <w:rFonts w:ascii="Arial" w:hAnsi="Arial" w:cs="Arial"/>
            <w:sz w:val="22"/>
            <w:szCs w:val="22"/>
          </w:rPr>
          <w:t xml:space="preserve">next </w:t>
        </w:r>
      </w:ins>
      <w:r w:rsidRPr="00C6044A">
        <w:rPr>
          <w:rFonts w:ascii="Arial" w:hAnsi="Arial" w:cs="Arial"/>
          <w:sz w:val="22"/>
          <w:szCs w:val="22"/>
        </w:rPr>
        <w:t>high</w:t>
      </w:r>
      <w:del w:id="579" w:author="Brian Brummer" w:date="2025-09-05T15:39:00Z" w16du:dateUtc="2025-09-05T13:39:00Z">
        <w:r w:rsidRPr="00C6044A" w:rsidDel="0005297C">
          <w:rPr>
            <w:rFonts w:ascii="Arial" w:hAnsi="Arial" w:cs="Arial"/>
            <w:sz w:val="22"/>
            <w:szCs w:val="22"/>
          </w:rPr>
          <w:delText>est</w:delText>
        </w:r>
      </w:del>
      <w:r w:rsidRPr="00C6044A">
        <w:rPr>
          <w:rFonts w:ascii="Arial" w:hAnsi="Arial" w:cs="Arial"/>
          <w:sz w:val="22"/>
          <w:szCs w:val="22"/>
        </w:rPr>
        <w:t xml:space="preserve"> prevalence sites and sites with </w:t>
      </w:r>
      <w:commentRangeStart w:id="580"/>
      <w:commentRangeStart w:id="581"/>
      <w:commentRangeStart w:id="582"/>
      <w:r w:rsidRPr="00C6044A">
        <w:rPr>
          <w:rFonts w:ascii="Arial" w:hAnsi="Arial" w:cs="Arial"/>
          <w:sz w:val="22"/>
          <w:szCs w:val="22"/>
        </w:rPr>
        <w:t>strong</w:t>
      </w:r>
      <w:ins w:id="583" w:author="Brian Brummer" w:date="2025-09-05T15:39:00Z" w16du:dateUtc="2025-09-05T13:39:00Z">
        <w:r w:rsidR="0005297C">
          <w:rPr>
            <w:rFonts w:ascii="Arial" w:hAnsi="Arial" w:cs="Arial"/>
            <w:sz w:val="22"/>
            <w:szCs w:val="22"/>
          </w:rPr>
          <w:t xml:space="preserve"> </w:t>
        </w:r>
      </w:ins>
      <w:del w:id="584" w:author="Brian Brummer" w:date="2025-09-05T15:39:00Z" w16du:dateUtc="2025-09-05T13:39:00Z">
        <w:r w:rsidRPr="00C6044A" w:rsidDel="0005297C">
          <w:rPr>
            <w:rFonts w:ascii="Arial" w:hAnsi="Arial" w:cs="Arial"/>
            <w:sz w:val="22"/>
            <w:szCs w:val="22"/>
          </w:rPr>
          <w:delText xml:space="preserve">est </w:delText>
        </w:r>
      </w:del>
      <w:r w:rsidRPr="00C6044A">
        <w:rPr>
          <w:rFonts w:ascii="Arial" w:hAnsi="Arial" w:cs="Arial"/>
          <w:sz w:val="22"/>
          <w:szCs w:val="22"/>
        </w:rPr>
        <w:t xml:space="preserve">surveillance infrastructure for pesticide poisoning surveillance </w:t>
      </w:r>
      <w:commentRangeEnd w:id="580"/>
      <w:r w:rsidR="00D54E02" w:rsidRPr="00C6044A">
        <w:rPr>
          <w:rStyle w:val="CommentReference"/>
          <w:rFonts w:ascii="Arial" w:hAnsi="Arial" w:cs="Arial"/>
          <w:sz w:val="22"/>
          <w:szCs w:val="22"/>
        </w:rPr>
        <w:commentReference w:id="580"/>
      </w:r>
      <w:commentRangeEnd w:id="581"/>
      <w:r w:rsidR="00B05235" w:rsidRPr="00C6044A">
        <w:rPr>
          <w:rStyle w:val="CommentReference"/>
          <w:rFonts w:ascii="Arial" w:hAnsi="Arial" w:cs="Arial"/>
          <w:sz w:val="22"/>
          <w:szCs w:val="22"/>
        </w:rPr>
        <w:commentReference w:id="581"/>
      </w:r>
      <w:commentRangeEnd w:id="582"/>
      <w:r w:rsidRPr="00C6044A">
        <w:rPr>
          <w:rStyle w:val="CommentReference"/>
          <w:rFonts w:ascii="Arial" w:hAnsi="Arial" w:cs="Arial"/>
          <w:sz w:val="22"/>
          <w:szCs w:val="22"/>
        </w:rPr>
        <w:commentReference w:id="582"/>
      </w:r>
      <w:r w:rsidRPr="00C6044A">
        <w:rPr>
          <w:rFonts w:ascii="Arial" w:hAnsi="Arial" w:cs="Arial"/>
          <w:sz w:val="22"/>
          <w:szCs w:val="22"/>
        </w:rPr>
        <w:t xml:space="preserve">to leverage. This will likely be </w:t>
      </w:r>
      <w:ins w:id="585" w:author="Brian Brummer" w:date="2025-09-05T15:39:00Z" w16du:dateUtc="2025-09-05T13:39:00Z">
        <w:r w:rsidR="0005297C">
          <w:rPr>
            <w:rFonts w:ascii="Arial" w:hAnsi="Arial" w:cs="Arial"/>
            <w:sz w:val="22"/>
            <w:szCs w:val="22"/>
          </w:rPr>
          <w:t>Groote Schuur Hospital in WC, Albert Luthuli in KZN, Uni</w:t>
        </w:r>
      </w:ins>
      <w:ins w:id="586" w:author="Brian Brummer" w:date="2025-09-05T15:40:00Z" w16du:dateUtc="2025-09-05T13:40:00Z">
        <w:r w:rsidR="0005297C">
          <w:rPr>
            <w:rFonts w:ascii="Arial" w:hAnsi="Arial" w:cs="Arial"/>
            <w:sz w:val="22"/>
            <w:szCs w:val="22"/>
          </w:rPr>
          <w:t>versitas Hospital in FS and Steve Bike Academic Hospital in Gauteng.</w:t>
        </w:r>
      </w:ins>
      <w:del w:id="587" w:author="Brian Brummer" w:date="2025-09-05T15:39:00Z" w16du:dateUtc="2025-09-05T13:39:00Z">
        <w:r w:rsidRPr="00C6044A" w:rsidDel="0005297C">
          <w:rPr>
            <w:rFonts w:ascii="Arial" w:hAnsi="Arial" w:cs="Arial"/>
            <w:sz w:val="22"/>
            <w:szCs w:val="22"/>
          </w:rPr>
          <w:delText xml:space="preserve">around tertiary Gauteng hospitals in Tshwane </w:delText>
        </w:r>
      </w:del>
      <w:del w:id="588" w:author="Brian Brummer" w:date="2025-09-04T18:20:00Z" w16du:dateUtc="2025-09-04T16:20:00Z">
        <w:r w:rsidRPr="00C6044A" w:rsidDel="004D362C">
          <w:rPr>
            <w:rFonts w:ascii="Arial" w:hAnsi="Arial" w:cs="Arial"/>
            <w:sz w:val="22"/>
            <w:szCs w:val="22"/>
          </w:rPr>
          <w:delText xml:space="preserve">and </w:delText>
        </w:r>
        <w:commentRangeStart w:id="589"/>
        <w:r w:rsidRPr="00C6044A" w:rsidDel="004D362C">
          <w:rPr>
            <w:rFonts w:ascii="Arial" w:hAnsi="Arial" w:cs="Arial"/>
            <w:sz w:val="22"/>
            <w:szCs w:val="22"/>
          </w:rPr>
          <w:delText xml:space="preserve">Ekurhuleni districts </w:delText>
        </w:r>
        <w:commentRangeEnd w:id="589"/>
        <w:r w:rsidR="00C34999" w:rsidDel="004D362C">
          <w:rPr>
            <w:rStyle w:val="CommentReference"/>
            <w:rFonts w:ascii="Calibri" w:eastAsia="Calibri" w:hAnsi="Calibri" w:cs="Calibri"/>
          </w:rPr>
          <w:commentReference w:id="589"/>
        </w:r>
      </w:del>
      <w:del w:id="590" w:author="Brian Brummer" w:date="2025-09-05T15:39:00Z" w16du:dateUtc="2025-09-05T13:39:00Z">
        <w:r w:rsidRPr="00C6044A" w:rsidDel="0005297C">
          <w:rPr>
            <w:rFonts w:ascii="Arial" w:hAnsi="Arial" w:cs="Arial"/>
            <w:sz w:val="22"/>
            <w:szCs w:val="22"/>
          </w:rPr>
          <w:delText>namely Steve Bik</w:delText>
        </w:r>
      </w:del>
      <w:ins w:id="591" w:author="Leslie London" w:date="2025-08-17T22:15:00Z" w16du:dateUtc="2025-08-17T20:15:00Z">
        <w:del w:id="592" w:author="Brian Brummer" w:date="2025-09-05T15:39:00Z" w16du:dateUtc="2025-09-05T13:39:00Z">
          <w:r w:rsidR="004E1CC0" w:rsidDel="0005297C">
            <w:rPr>
              <w:rFonts w:ascii="Arial" w:hAnsi="Arial" w:cs="Arial"/>
              <w:sz w:val="22"/>
              <w:szCs w:val="22"/>
            </w:rPr>
            <w:delText>o</w:delText>
          </w:r>
        </w:del>
      </w:ins>
      <w:del w:id="593" w:author="Brian Brummer" w:date="2025-09-05T15:39:00Z" w16du:dateUtc="2025-09-05T13:39:00Z">
        <w:r w:rsidRPr="00C6044A" w:rsidDel="0005297C">
          <w:rPr>
            <w:rFonts w:ascii="Arial" w:hAnsi="Arial" w:cs="Arial"/>
            <w:sz w:val="22"/>
            <w:szCs w:val="22"/>
          </w:rPr>
          <w:delText>e Academic and Chris Hani Baragwan</w:delText>
        </w:r>
        <w:r w:rsidR="024B0857" w:rsidRPr="024B0857" w:rsidDel="0005297C">
          <w:rPr>
            <w:rFonts w:ascii="Arial" w:hAnsi="Arial" w:cs="Arial"/>
            <w:sz w:val="22"/>
            <w:szCs w:val="22"/>
          </w:rPr>
          <w:delText>a</w:delText>
        </w:r>
        <w:r w:rsidRPr="00C6044A" w:rsidDel="0005297C">
          <w:rPr>
            <w:rFonts w:ascii="Arial" w:hAnsi="Arial" w:cs="Arial"/>
            <w:sz w:val="22"/>
            <w:szCs w:val="22"/>
          </w:rPr>
          <w:delText xml:space="preserve">th Academic hospital. </w:delText>
        </w:r>
      </w:del>
    </w:p>
    <w:p w14:paraId="3F9CD6A7" w14:textId="0C3A468B" w:rsidR="007420B3" w:rsidRPr="00C6044A" w:rsidRDefault="007420B3" w:rsidP="007420B3">
      <w:pPr>
        <w:rPr>
          <w:rFonts w:ascii="Arial" w:hAnsi="Arial" w:cs="Arial"/>
          <w:sz w:val="22"/>
          <w:szCs w:val="22"/>
        </w:rPr>
      </w:pPr>
      <w:r w:rsidRPr="00C6044A">
        <w:rPr>
          <w:rFonts w:ascii="Arial" w:hAnsi="Arial" w:cs="Arial"/>
          <w:sz w:val="22"/>
          <w:szCs w:val="22"/>
        </w:rPr>
        <w:tab/>
        <w:t xml:space="preserve">Phase </w:t>
      </w:r>
      <w:ins w:id="594" w:author="Brian Brummer" w:date="2025-09-05T15:36:00Z" w16du:dateUtc="2025-09-05T13:36:00Z">
        <w:r w:rsidR="0005297C">
          <w:rPr>
            <w:rFonts w:ascii="Arial" w:hAnsi="Arial" w:cs="Arial"/>
            <w:sz w:val="22"/>
            <w:szCs w:val="22"/>
          </w:rPr>
          <w:t>3</w:t>
        </w:r>
      </w:ins>
      <w:del w:id="595" w:author="Brian Brummer" w:date="2025-09-05T15:36:00Z" w16du:dateUtc="2025-09-05T13:36:00Z">
        <w:r w:rsidRPr="00C6044A" w:rsidDel="0005297C">
          <w:rPr>
            <w:rFonts w:ascii="Arial" w:hAnsi="Arial" w:cs="Arial"/>
            <w:sz w:val="22"/>
            <w:szCs w:val="22"/>
          </w:rPr>
          <w:delText>2</w:delText>
        </w:r>
      </w:del>
      <w:r w:rsidRPr="00C6044A">
        <w:rPr>
          <w:rFonts w:ascii="Arial" w:hAnsi="Arial" w:cs="Arial"/>
          <w:sz w:val="22"/>
          <w:szCs w:val="22"/>
        </w:rPr>
        <w:t>: Can be roll</w:t>
      </w:r>
      <w:r w:rsidR="009B4F34">
        <w:rPr>
          <w:rFonts w:ascii="Arial" w:hAnsi="Arial" w:cs="Arial"/>
          <w:sz w:val="22"/>
          <w:szCs w:val="22"/>
        </w:rPr>
        <w:t>ed</w:t>
      </w:r>
      <w:r w:rsidRPr="00C6044A">
        <w:rPr>
          <w:rFonts w:ascii="Arial" w:hAnsi="Arial" w:cs="Arial"/>
          <w:sz w:val="22"/>
          <w:szCs w:val="22"/>
        </w:rPr>
        <w:t xml:space="preserve"> out to areas with a high prevalence, but with less existing surveillance infrastructure, this may be around the </w:t>
      </w:r>
      <w:commentRangeStart w:id="596"/>
      <w:commentRangeStart w:id="597"/>
      <w:r w:rsidRPr="00C6044A">
        <w:rPr>
          <w:rFonts w:ascii="Arial" w:hAnsi="Arial" w:cs="Arial"/>
          <w:sz w:val="22"/>
          <w:szCs w:val="22"/>
        </w:rPr>
        <w:t xml:space="preserve">West Rand of Gauteng </w:t>
      </w:r>
      <w:commentRangeEnd w:id="596"/>
      <w:r w:rsidR="00C34999">
        <w:rPr>
          <w:rStyle w:val="CommentReference"/>
          <w:rFonts w:ascii="Calibri" w:eastAsia="Calibri" w:hAnsi="Calibri" w:cs="Calibri"/>
        </w:rPr>
        <w:commentReference w:id="596"/>
      </w:r>
      <w:commentRangeEnd w:id="597"/>
      <w:r w:rsidR="005E6652">
        <w:rPr>
          <w:rStyle w:val="CommentReference"/>
          <w:rFonts w:ascii="Calibri" w:eastAsia="Calibri" w:hAnsi="Calibri" w:cs="Calibri"/>
        </w:rPr>
        <w:commentReference w:id="597"/>
      </w:r>
      <w:r w:rsidRPr="00C6044A">
        <w:rPr>
          <w:rFonts w:ascii="Arial" w:hAnsi="Arial" w:cs="Arial"/>
          <w:sz w:val="22"/>
          <w:szCs w:val="22"/>
        </w:rPr>
        <w:t>and Northern Free Stat</w:t>
      </w:r>
      <w:ins w:id="598" w:author="Brian Brummer" w:date="2025-09-05T15:40:00Z" w16du:dateUtc="2025-09-05T13:40:00Z">
        <w:r w:rsidR="0005297C">
          <w:rPr>
            <w:rFonts w:ascii="Arial" w:hAnsi="Arial" w:cs="Arial"/>
            <w:sz w:val="22"/>
            <w:szCs w:val="22"/>
          </w:rPr>
          <w:t>e.</w:t>
        </w:r>
      </w:ins>
      <w:del w:id="599" w:author="Brian Brummer" w:date="2025-09-05T15:40:00Z" w16du:dateUtc="2025-09-05T13:40:00Z">
        <w:r w:rsidRPr="00C6044A" w:rsidDel="0005297C">
          <w:rPr>
            <w:rFonts w:ascii="Arial" w:hAnsi="Arial" w:cs="Arial"/>
            <w:sz w:val="22"/>
            <w:szCs w:val="22"/>
          </w:rPr>
          <w:delText>e</w:delText>
        </w:r>
      </w:del>
      <w:del w:id="600" w:author="Brian Brummer" w:date="2025-09-04T19:22:00Z" w16du:dateUtc="2025-09-04T17:22:00Z">
        <w:r w:rsidRPr="00C6044A" w:rsidDel="00426537">
          <w:rPr>
            <w:rFonts w:ascii="Arial" w:hAnsi="Arial" w:cs="Arial"/>
            <w:sz w:val="22"/>
            <w:szCs w:val="22"/>
          </w:rPr>
          <w:delText xml:space="preserve"> and </w:delText>
        </w:r>
      </w:del>
      <w:del w:id="601" w:author="Brian Brummer" w:date="2025-09-05T15:40:00Z" w16du:dateUtc="2025-09-05T13:40:00Z">
        <w:r w:rsidRPr="00C6044A" w:rsidDel="0005297C">
          <w:rPr>
            <w:rFonts w:ascii="Arial" w:hAnsi="Arial" w:cs="Arial"/>
            <w:sz w:val="22"/>
            <w:szCs w:val="22"/>
          </w:rPr>
          <w:delText>KwaZulu</w:delText>
        </w:r>
        <w:r w:rsidR="00C05FA5" w:rsidDel="0005297C">
          <w:rPr>
            <w:rFonts w:ascii="Arial" w:hAnsi="Arial" w:cs="Arial"/>
            <w:sz w:val="22"/>
            <w:szCs w:val="22"/>
          </w:rPr>
          <w:delText>-</w:delText>
        </w:r>
        <w:r w:rsidRPr="00C6044A" w:rsidDel="0005297C">
          <w:rPr>
            <w:rFonts w:ascii="Arial" w:hAnsi="Arial" w:cs="Arial"/>
            <w:sz w:val="22"/>
            <w:szCs w:val="22"/>
          </w:rPr>
          <w:delText>Natal</w:delText>
        </w:r>
      </w:del>
      <w:del w:id="602" w:author="Brian Brummer" w:date="2025-09-04T19:22:00Z" w16du:dateUtc="2025-09-04T17:22:00Z">
        <w:r w:rsidRPr="00C6044A" w:rsidDel="00426537">
          <w:rPr>
            <w:rFonts w:ascii="Arial" w:hAnsi="Arial" w:cs="Arial"/>
            <w:sz w:val="22"/>
            <w:szCs w:val="22"/>
          </w:rPr>
          <w:delText xml:space="preserve">. </w:delText>
        </w:r>
      </w:del>
    </w:p>
    <w:p w14:paraId="7814A04F" w14:textId="019DAEA7" w:rsidR="007420B3" w:rsidRPr="00C6044A" w:rsidRDefault="007420B3" w:rsidP="007420B3">
      <w:pPr>
        <w:rPr>
          <w:rFonts w:ascii="Arial" w:hAnsi="Arial" w:cs="Arial"/>
          <w:sz w:val="22"/>
          <w:szCs w:val="22"/>
        </w:rPr>
      </w:pPr>
      <w:r w:rsidRPr="00C6044A">
        <w:rPr>
          <w:rFonts w:ascii="Arial" w:hAnsi="Arial" w:cs="Arial"/>
          <w:sz w:val="22"/>
          <w:szCs w:val="22"/>
        </w:rPr>
        <w:tab/>
        <w:t xml:space="preserve">Phase </w:t>
      </w:r>
      <w:ins w:id="603" w:author="Brian Brummer" w:date="2025-09-05T15:36:00Z" w16du:dateUtc="2025-09-05T13:36:00Z">
        <w:r w:rsidR="0005297C">
          <w:rPr>
            <w:rFonts w:ascii="Arial" w:hAnsi="Arial" w:cs="Arial"/>
            <w:sz w:val="22"/>
            <w:szCs w:val="22"/>
          </w:rPr>
          <w:t>4</w:t>
        </w:r>
      </w:ins>
      <w:del w:id="604" w:author="Brian Brummer" w:date="2025-09-05T15:36:00Z" w16du:dateUtc="2025-09-05T13:36:00Z">
        <w:r w:rsidRPr="00C6044A" w:rsidDel="0005297C">
          <w:rPr>
            <w:rFonts w:ascii="Arial" w:hAnsi="Arial" w:cs="Arial"/>
            <w:sz w:val="22"/>
            <w:szCs w:val="22"/>
          </w:rPr>
          <w:delText>3</w:delText>
        </w:r>
      </w:del>
      <w:r w:rsidRPr="00C6044A">
        <w:rPr>
          <w:rFonts w:ascii="Arial" w:hAnsi="Arial" w:cs="Arial"/>
          <w:sz w:val="22"/>
          <w:szCs w:val="22"/>
        </w:rPr>
        <w:t xml:space="preserve">: </w:t>
      </w:r>
      <w:r w:rsidR="00F01496">
        <w:rPr>
          <w:rFonts w:ascii="Arial" w:hAnsi="Arial" w:cs="Arial"/>
          <w:sz w:val="22"/>
          <w:szCs w:val="22"/>
        </w:rPr>
        <w:t>May</w:t>
      </w:r>
      <w:r w:rsidRPr="00C6044A">
        <w:rPr>
          <w:rFonts w:ascii="Arial" w:hAnsi="Arial" w:cs="Arial"/>
          <w:sz w:val="22"/>
          <w:szCs w:val="22"/>
        </w:rPr>
        <w:t xml:space="preserve"> enhance surveillance with the addition of </w:t>
      </w:r>
      <w:commentRangeStart w:id="605"/>
      <w:commentRangeStart w:id="606"/>
      <w:r w:rsidRPr="00C6044A">
        <w:rPr>
          <w:rFonts w:ascii="Arial" w:hAnsi="Arial" w:cs="Arial"/>
          <w:sz w:val="22"/>
          <w:szCs w:val="22"/>
        </w:rPr>
        <w:t xml:space="preserve">Verbal Autopsy </w:t>
      </w:r>
      <w:commentRangeEnd w:id="605"/>
      <w:r w:rsidR="00AE0538" w:rsidRPr="00C6044A">
        <w:rPr>
          <w:rStyle w:val="CommentReference"/>
          <w:rFonts w:ascii="Arial" w:hAnsi="Arial" w:cs="Arial"/>
          <w:sz w:val="22"/>
          <w:szCs w:val="22"/>
        </w:rPr>
        <w:commentReference w:id="605"/>
      </w:r>
      <w:commentRangeEnd w:id="606"/>
      <w:r w:rsidR="00734C48" w:rsidRPr="00C6044A">
        <w:rPr>
          <w:rStyle w:val="CommentReference"/>
          <w:rFonts w:ascii="Arial" w:hAnsi="Arial" w:cs="Arial"/>
          <w:sz w:val="22"/>
          <w:szCs w:val="22"/>
        </w:rPr>
        <w:commentReference w:id="606"/>
      </w:r>
      <w:r w:rsidRPr="00C6044A">
        <w:rPr>
          <w:rFonts w:ascii="Arial" w:hAnsi="Arial" w:cs="Arial"/>
          <w:sz w:val="22"/>
          <w:szCs w:val="22"/>
        </w:rPr>
        <w:t xml:space="preserve">and home visits for an environmental investigation. Long term cost to households and families as a result of poisoning could be captured under this </w:t>
      </w:r>
      <w:del w:id="607" w:author="Leslie London" w:date="2025-08-17T22:18:00Z" w16du:dateUtc="2025-08-17T20:18:00Z">
        <w:r w:rsidRPr="00C6044A" w:rsidDel="00C34999">
          <w:rPr>
            <w:rFonts w:ascii="Arial" w:hAnsi="Arial" w:cs="Arial"/>
            <w:sz w:val="22"/>
            <w:szCs w:val="22"/>
          </w:rPr>
          <w:delText>methodology</w:delText>
        </w:r>
      </w:del>
      <w:ins w:id="608" w:author="Leslie London" w:date="2025-08-17T22:18:00Z" w16du:dateUtc="2025-08-17T20:18:00Z">
        <w:r w:rsidR="00C34999">
          <w:rPr>
            <w:rFonts w:ascii="Arial" w:hAnsi="Arial" w:cs="Arial"/>
            <w:sz w:val="22"/>
            <w:szCs w:val="22"/>
          </w:rPr>
          <w:t>phase</w:t>
        </w:r>
      </w:ins>
      <w:r w:rsidRPr="00C6044A">
        <w:rPr>
          <w:rFonts w:ascii="Arial" w:hAnsi="Arial" w:cs="Arial"/>
          <w:sz w:val="22"/>
          <w:szCs w:val="22"/>
        </w:rPr>
        <w:t xml:space="preserve">. </w:t>
      </w:r>
    </w:p>
    <w:p w14:paraId="361F5683" w14:textId="0674FDD1" w:rsidR="007420B3" w:rsidRPr="005B1888" w:rsidDel="0005297C" w:rsidRDefault="007420B3" w:rsidP="00C6044A">
      <w:pPr>
        <w:rPr>
          <w:del w:id="609" w:author="Brian Brummer" w:date="2025-09-05T15:40:00Z" w16du:dateUtc="2025-09-05T13:40:00Z"/>
          <w:rFonts w:ascii="Arial" w:hAnsi="Arial" w:cs="Arial"/>
          <w:sz w:val="22"/>
          <w:szCs w:val="22"/>
        </w:rPr>
      </w:pPr>
      <w:del w:id="610" w:author="Brian Brummer" w:date="2025-09-05T15:40:00Z" w16du:dateUtc="2025-09-05T13:40:00Z">
        <w:r w:rsidRPr="00C6044A" w:rsidDel="0005297C">
          <w:rPr>
            <w:rFonts w:ascii="Arial" w:hAnsi="Arial" w:cs="Arial"/>
            <w:sz w:val="22"/>
            <w:szCs w:val="22"/>
          </w:rPr>
          <w:tab/>
          <w:delText xml:space="preserve">Phase </w:delText>
        </w:r>
      </w:del>
      <w:del w:id="611" w:author="Brian Brummer" w:date="2025-09-05T15:36:00Z" w16du:dateUtc="2025-09-05T13:36:00Z">
        <w:r w:rsidRPr="00C6044A" w:rsidDel="0005297C">
          <w:rPr>
            <w:rFonts w:ascii="Arial" w:hAnsi="Arial" w:cs="Arial"/>
            <w:sz w:val="22"/>
            <w:szCs w:val="22"/>
          </w:rPr>
          <w:delText>4</w:delText>
        </w:r>
      </w:del>
      <w:del w:id="612" w:author="Brian Brummer" w:date="2025-09-05T15:40:00Z" w16du:dateUtc="2025-09-05T13:40:00Z">
        <w:r w:rsidRPr="00C6044A" w:rsidDel="0005297C">
          <w:rPr>
            <w:rFonts w:ascii="Arial" w:hAnsi="Arial" w:cs="Arial"/>
            <w:sz w:val="22"/>
            <w:szCs w:val="22"/>
          </w:rPr>
          <w:delText xml:space="preserve">: Could be an early or late phase implementation, but it relates to the more widespread availability of toxicology testing as part of routine clinical care. This should be available nationally and will have to be promoted, and then thoroughly analysed. </w:delText>
        </w:r>
      </w:del>
    </w:p>
    <w:p w14:paraId="5872AB09" w14:textId="77777777" w:rsidR="007420B3" w:rsidRPr="004B6D2F" w:rsidRDefault="007420B3" w:rsidP="001964CC">
      <w:pPr>
        <w:spacing w:line="276" w:lineRule="auto"/>
        <w:jc w:val="both"/>
        <w:rPr>
          <w:rFonts w:ascii="Arial" w:hAnsi="Arial" w:cs="Arial"/>
          <w:sz w:val="22"/>
          <w:szCs w:val="22"/>
        </w:rPr>
      </w:pPr>
    </w:p>
    <w:p w14:paraId="14189CE4" w14:textId="0792B506" w:rsidR="00FB599E" w:rsidRPr="004B6D2F" w:rsidRDefault="00FB599E" w:rsidP="001964CC">
      <w:pPr>
        <w:pStyle w:val="Heading2"/>
        <w:spacing w:line="276" w:lineRule="auto"/>
        <w:jc w:val="both"/>
        <w:rPr>
          <w:rFonts w:ascii="Arial" w:hAnsi="Arial" w:cs="Arial"/>
          <w:sz w:val="22"/>
          <w:szCs w:val="22"/>
        </w:rPr>
      </w:pPr>
      <w:bookmarkStart w:id="613" w:name="_Toc205830138"/>
      <w:r w:rsidRPr="004B6D2F">
        <w:rPr>
          <w:rFonts w:ascii="Arial" w:hAnsi="Arial" w:cs="Arial"/>
          <w:sz w:val="22"/>
          <w:szCs w:val="22"/>
        </w:rPr>
        <w:t>3.</w:t>
      </w:r>
      <w:r w:rsidR="00771AB4" w:rsidRPr="004B6D2F">
        <w:rPr>
          <w:rFonts w:ascii="Arial" w:hAnsi="Arial" w:cs="Arial"/>
          <w:sz w:val="22"/>
          <w:szCs w:val="22"/>
        </w:rPr>
        <w:t>4</w:t>
      </w:r>
      <w:r w:rsidRPr="004B6D2F">
        <w:rPr>
          <w:rFonts w:ascii="Arial" w:hAnsi="Arial" w:cs="Arial"/>
          <w:sz w:val="22"/>
          <w:szCs w:val="22"/>
        </w:rPr>
        <w:t xml:space="preserve"> Sampling</w:t>
      </w:r>
      <w:bookmarkEnd w:id="613"/>
    </w:p>
    <w:p w14:paraId="2A937026" w14:textId="77777777" w:rsidR="00C34999" w:rsidRDefault="121B24AC" w:rsidP="001964CC">
      <w:pPr>
        <w:spacing w:line="276" w:lineRule="auto"/>
        <w:jc w:val="both"/>
        <w:rPr>
          <w:ins w:id="614" w:author="Leslie London" w:date="2025-08-17T22:18:00Z" w16du:dateUtc="2025-08-17T20:18:00Z"/>
          <w:rFonts w:ascii="Arial" w:hAnsi="Arial" w:cs="Arial"/>
          <w:sz w:val="22"/>
          <w:szCs w:val="22"/>
        </w:rPr>
      </w:pPr>
      <w:r w:rsidRPr="121B24AC">
        <w:rPr>
          <w:rFonts w:ascii="Arial" w:hAnsi="Arial" w:cs="Arial"/>
          <w:sz w:val="22"/>
          <w:szCs w:val="22"/>
        </w:rPr>
        <w:t>We intend to include any person who is admitted with suspected or confirmed agricultural or stock remedy poisoning as per the NMC case definition</w:t>
      </w:r>
      <w:commentRangeStart w:id="615"/>
      <w:commentRangeStart w:id="616"/>
      <w:r w:rsidRPr="121B24AC">
        <w:rPr>
          <w:rFonts w:ascii="Arial" w:hAnsi="Arial" w:cs="Arial"/>
          <w:sz w:val="22"/>
          <w:szCs w:val="22"/>
        </w:rPr>
        <w:t xml:space="preserve">. While the WHO recommends classifying pesticides based on hazard (reference), pesticide poisoning can also be categorised by grouping the causative agents into </w:t>
      </w:r>
      <w:commentRangeStart w:id="617"/>
      <w:r w:rsidRPr="121B24AC">
        <w:rPr>
          <w:rFonts w:ascii="Arial" w:hAnsi="Arial" w:cs="Arial"/>
          <w:sz w:val="22"/>
          <w:szCs w:val="22"/>
        </w:rPr>
        <w:t>chemical classes</w:t>
      </w:r>
      <w:commentRangeEnd w:id="617"/>
      <w:r w:rsidR="171EE62F" w:rsidRPr="121B24AC">
        <w:rPr>
          <w:rStyle w:val="CommentReference"/>
          <w:rFonts w:ascii="Arial" w:hAnsi="Arial" w:cs="Arial"/>
          <w:sz w:val="22"/>
          <w:szCs w:val="22"/>
        </w:rPr>
        <w:commentReference w:id="617"/>
      </w:r>
      <w:r w:rsidRPr="121B24AC">
        <w:rPr>
          <w:rFonts w:ascii="Arial" w:hAnsi="Arial" w:cs="Arial"/>
          <w:sz w:val="22"/>
          <w:szCs w:val="22"/>
        </w:rPr>
        <w:t>. Depending upon the chemical composition, organophosphates, carbamates, organochlorines, pyrethroids, neonicotinoids, and phosphides are the most common classes of pesticides used in a</w:t>
      </w:r>
      <w:commentRangeStart w:id="618"/>
      <w:commentRangeStart w:id="619"/>
      <w:commentRangeStart w:id="620"/>
      <w:r w:rsidRPr="121B24AC">
        <w:rPr>
          <w:rFonts w:ascii="Arial" w:hAnsi="Arial" w:cs="Arial"/>
          <w:sz w:val="22"/>
          <w:szCs w:val="22"/>
        </w:rPr>
        <w:t>griculture and pest control, while there are many others</w:t>
      </w:r>
      <w:commentRangeEnd w:id="618"/>
      <w:r w:rsidR="171EE62F" w:rsidRPr="121B24AC">
        <w:rPr>
          <w:rStyle w:val="CommentReference"/>
          <w:rFonts w:ascii="Arial" w:hAnsi="Arial" w:cs="Arial"/>
          <w:sz w:val="22"/>
          <w:szCs w:val="22"/>
        </w:rPr>
        <w:commentReference w:id="618"/>
      </w:r>
      <w:commentRangeEnd w:id="619"/>
      <w:r w:rsidR="171EE62F" w:rsidRPr="121B24AC">
        <w:rPr>
          <w:rStyle w:val="CommentReference"/>
          <w:rFonts w:ascii="Arial" w:hAnsi="Arial" w:cs="Arial"/>
          <w:sz w:val="22"/>
          <w:szCs w:val="22"/>
        </w:rPr>
        <w:commentReference w:id="619"/>
      </w:r>
      <w:commentRangeEnd w:id="620"/>
      <w:r w:rsidR="171EE62F" w:rsidRPr="121B24AC">
        <w:rPr>
          <w:rStyle w:val="CommentReference"/>
          <w:rFonts w:ascii="Arial" w:hAnsi="Arial" w:cs="Arial"/>
          <w:sz w:val="22"/>
          <w:szCs w:val="22"/>
        </w:rPr>
        <w:commentReference w:id="620"/>
      </w:r>
      <w:r w:rsidRPr="121B24AC">
        <w:rPr>
          <w:rFonts w:ascii="Arial" w:hAnsi="Arial" w:cs="Arial"/>
          <w:sz w:val="22"/>
          <w:szCs w:val="22"/>
        </w:rPr>
        <w:t>. In instances of the cholinergic toxidrome caused by organophosphate and carbamate poisoning</w:t>
      </w:r>
      <w:r w:rsidRPr="121B24AC">
        <w:rPr>
          <w:rFonts w:ascii="Arial" w:eastAsia="Arial" w:hAnsi="Arial" w:cs="Arial"/>
          <w:sz w:val="22"/>
          <w:szCs w:val="22"/>
        </w:rPr>
        <w:t xml:space="preserve"> inhibiting acetylcholinesterase, </w:t>
      </w:r>
      <w:r w:rsidRPr="121B24AC">
        <w:rPr>
          <w:rFonts w:ascii="Arial" w:hAnsi="Arial" w:cs="Arial"/>
          <w:sz w:val="22"/>
          <w:szCs w:val="22"/>
        </w:rPr>
        <w:t>a severe or moderate butyrylcholinesterase inhibition will likely result in a serious clinical presentation requiring admission to a healthcare facility and mortality rate of ~ 30%</w:t>
      </w:r>
      <w:r w:rsidR="171EE62F" w:rsidRPr="121B24AC">
        <w:rPr>
          <w:rFonts w:ascii="Arial" w:hAnsi="Arial" w:cs="Arial"/>
          <w:sz w:val="22"/>
          <w:szCs w:val="22"/>
        </w:rPr>
        <w:fldChar w:fldCharType="begin"/>
      </w:r>
      <w:r w:rsidR="171EE62F" w:rsidRPr="121B24AC">
        <w:rPr>
          <w:rFonts w:ascii="Arial" w:hAnsi="Arial" w:cs="Arial"/>
          <w:sz w:val="22"/>
          <w:szCs w:val="22"/>
        </w:rPr>
        <w:instrText xml:space="preserve"> ADDIN ZOTERO_ITEM CSL_CITATION {"citationID":"u2UP4sZp","properties":{"formattedCitation":"(6,9,10)","plainCitation":"(6,9,10)","noteIndex":0},"citationItems":[{"id":1708,"uris":["http://zotero.org/users/9454588/items/SZLLA63J"],"itemData":{"id":1708,"type":"article-journal","abstract":"Background Pesticide poisoning is among the most common means of suicide globally, but can be prevented with regulation of the most hazardous agents. We aimed to compare the lethality of pesticides ingested by our cohort, seek evidence on variation between human and regulatory animal toxicity, and establish change over time in the case fatality of individual pesticides in Sri Lanka.","container-title":"The Lancet Global Health","DOI":"10.1016/S2214-109X(21)00086-3","ISSN":"2214109X","issue":"6","journalAbbreviation":"The Lancet Global Health","language":"en","page":"e854-e862","source":"DOI.org (Crossref)","title":"Case fatality of agricultural pesticides after self-poisoning in Sri Lanka: a prospective cohort study","title-short":"Case fatality of agricultural pesticides after self-poisoning in Sri Lanka","volume":"9","author":[{"family":"Buckley","given":"Nicholas A"},{"family":"Fahim","given":"Mohamed"},{"family":"Raubenheimer","given":"Jacques"},{"family":"Gawarammana","given":"Indika B"},{"family":"Eddleston","given":"Michael"},{"family":"Roberts","given":"Michael S"},{"family":"Dawson","given":"Andrew H"}],"issued":{"date-parts":[["2021",6]]},"citation-key":"buckley2021CaseFatalityAgricultural"}},{"id":1704,"uris":["http://zotero.org/users/9454588/items/GALVX9LY"],"itemData":{"id":1704,"type":"article-journal","abstract":"Background: Organophosphorous (OP) poisoning is one of the most common poisonings seen in India. OP compounds act through inhibition of enzyme acetylcholinesterase and estimation of pseudocholinesterase (PCE) activity strengthens the diagnosis in clinically uncertain cases of OP poisoning. The role of pralidoxime (PAM) therapy in OP poisoning has been controversial. Study Objectives: This study was aimed to determine the prognostic significance of estimation of PCE activity and also to assess the role of PAM therapy in OP poisoning. Materials and Methods: Patients of suspected OP poisoning of age &gt;12 years admitted to emergency unit at a tertiary healthcare center of north India were enrolled. Patients were categorized into two groups; group A who were given intravenous atropine and group B who were given injectable PAM along with atropine. Serum PCE level was estimated at the time of admission in all patients and severity of OP poisoning was assessed according to PCE level. Requirement of atropine, oxygen inhalation, intubation and ventilatory support, total hospital stay, and mortality were compared between different classes of severity and also between Groups A and B. Results: This study included a total of 70 subjects, 35 in each group with mean age of 24.99 ± 8.7 years. Out of 70 subjects 49 (70%) were male and 21 (30%) were female. Forty nine patients (70%) of OP poisoning were with suicidal intent while 21 (30%) cases were accidentally poisoned. In all suicidal cases route of poisoning was ingestion whereas in all the accidental cases route of exposure was inhalational. PCE levels were reduced in all the cases and the mean level was 3,154.16 ± 2,562.40 IU/L. The total dose of atropine required, need for oxygen inhalation and need for intubation and ventilatory support, mean duration of hospital stay and mortality rate (P = 0.003) were higher in moderate to severe cases and did not have significant difference between Groups A and B. Conclusion: The study recommends estimation of PCE level at admission to classify severity of OP poisoning and to estimate prognosis. This study did not find any beneficial role of PAM therapy in reducing morbidity as well as mortality.","container-title":"Toxicology International","DOI":"10.4103/0971-6580.121669","ISSN":"0971-6580","issue":"3","journalAbbreviation":"Toxicol Int","language":"en","page":"214","source":"DOI.org (Crossref)","title":"Prognostic significance of estimation of pseudocholinesterase activity and role of pralidoxime therapy in organophosphorous poisoning","volume":"20","author":[{"family":"Chaudhary","given":"ShyamChand"},{"family":"Jain","given":"Nirdesh"},{"family":"Atam","given":"Virendra"},{"family":"Agarwal","given":"Avinash"},{"family":"Singh","given":"Khemraj"},{"family":"Sawlani","given":"KamalKumar"},{"family":"Vaish","given":"ArvindKumar"},{"family":"Patel","given":"MunnaLal"}],"issued":{"date-parts":[["2013"]]},"citation-key":"chaudhary2013PrognosticSignificanceEstimation"}},{"id":1696,"uris":["http://zotero.org/users/9454588/items/KUG8VHM7"],"itemData":{"id":1696,"type":"article-journal","container-title":"Indian Journal of Critical Care Medicine","DOI":"10.4103/0972-5229.192052","ISSN":"0972-5229, 1998-359X","issue":"10","language":"en","page":"601-604","source":"DOI.org (Crossref)","title":"Pseudocholinesterase as a predictor of mortality and morbidity in organophosphorus poisoning","volume":"20","author":[{"family":"Rao","given":"Karthik"},{"family":"Rangappa","given":"Pradeep"},{"family":"Jacob","given":"Ipe"},{"family":"Hiremath","given":"Pradeepkumar"}],"issued":{"date-parts":[["2016",10]]},"citation-key":"rao2016PseudocholinesterasePredictorMortality"}}],"schema":"https://github.com/citation-style-language/schema/raw/master/csl-citation.json"} </w:instrText>
      </w:r>
      <w:r w:rsidR="171EE62F" w:rsidRPr="121B24AC">
        <w:rPr>
          <w:rFonts w:ascii="Arial" w:hAnsi="Arial" w:cs="Arial"/>
          <w:sz w:val="22"/>
          <w:szCs w:val="22"/>
        </w:rPr>
        <w:fldChar w:fldCharType="separate"/>
      </w:r>
      <w:r w:rsidRPr="121B24AC">
        <w:rPr>
          <w:rFonts w:ascii="Arial" w:hAnsi="Arial" w:cs="Arial"/>
          <w:noProof/>
          <w:sz w:val="22"/>
          <w:szCs w:val="22"/>
        </w:rPr>
        <w:t>(6,9,10)</w:t>
      </w:r>
      <w:r w:rsidR="171EE62F" w:rsidRPr="121B24AC">
        <w:rPr>
          <w:rFonts w:ascii="Arial" w:hAnsi="Arial" w:cs="Arial"/>
          <w:sz w:val="22"/>
          <w:szCs w:val="22"/>
        </w:rPr>
        <w:fldChar w:fldCharType="end"/>
      </w:r>
      <w:r w:rsidRPr="121B24AC">
        <w:rPr>
          <w:rFonts w:ascii="Arial" w:hAnsi="Arial" w:cs="Arial"/>
          <w:sz w:val="22"/>
          <w:szCs w:val="22"/>
        </w:rPr>
        <w:t>.</w:t>
      </w:r>
      <w:commentRangeEnd w:id="615"/>
      <w:r w:rsidR="171EE62F" w:rsidRPr="121B24AC">
        <w:rPr>
          <w:rStyle w:val="CommentReference"/>
          <w:rFonts w:ascii="Arial" w:hAnsi="Arial" w:cs="Arial"/>
          <w:sz w:val="22"/>
          <w:szCs w:val="22"/>
        </w:rPr>
        <w:commentReference w:id="615"/>
      </w:r>
      <w:commentRangeEnd w:id="616"/>
      <w:r w:rsidR="171EE62F" w:rsidRPr="121B24AC">
        <w:rPr>
          <w:rStyle w:val="CommentReference"/>
          <w:rFonts w:ascii="Arial" w:hAnsi="Arial" w:cs="Arial"/>
          <w:sz w:val="22"/>
          <w:szCs w:val="22"/>
        </w:rPr>
        <w:commentReference w:id="616"/>
      </w:r>
      <w:r w:rsidRPr="121B24AC">
        <w:rPr>
          <w:rFonts w:ascii="Arial" w:hAnsi="Arial" w:cs="Arial"/>
          <w:sz w:val="22"/>
          <w:szCs w:val="22"/>
        </w:rPr>
        <w:t xml:space="preserve"> Table 4 shows the number of moderate and severe butyrylcholinesterase inhibition cases seen at proposed sites from 2020 to </w:t>
      </w:r>
      <w:del w:id="621" w:author="Leslie London" w:date="2025-08-17T22:18:00Z" w16du:dateUtc="2025-08-17T20:18:00Z">
        <w:r w:rsidRPr="121B24AC" w:rsidDel="00C34999">
          <w:rPr>
            <w:rFonts w:ascii="Arial" w:hAnsi="Arial" w:cs="Arial"/>
            <w:sz w:val="22"/>
            <w:szCs w:val="22"/>
          </w:rPr>
          <w:delText>2025</w:delText>
        </w:r>
      </w:del>
      <w:ins w:id="622" w:author="Leslie London" w:date="2025-08-17T22:18:00Z" w16du:dateUtc="2025-08-17T20:18:00Z">
        <w:r w:rsidR="00C34999">
          <w:rPr>
            <w:rFonts w:ascii="Arial" w:hAnsi="Arial" w:cs="Arial"/>
            <w:sz w:val="22"/>
            <w:szCs w:val="22"/>
          </w:rPr>
          <w:t>2025.</w:t>
        </w:r>
      </w:ins>
    </w:p>
    <w:p w14:paraId="62914890" w14:textId="676F0EB0" w:rsidR="00FB599E" w:rsidRPr="004B6D2F" w:rsidRDefault="121B24AC" w:rsidP="001964CC">
      <w:pPr>
        <w:spacing w:line="276" w:lineRule="auto"/>
        <w:jc w:val="both"/>
        <w:rPr>
          <w:rFonts w:ascii="Arial" w:hAnsi="Arial" w:cs="Arial"/>
          <w:sz w:val="22"/>
          <w:szCs w:val="22"/>
        </w:rPr>
      </w:pPr>
      <w:r w:rsidRPr="121B24AC">
        <w:rPr>
          <w:rFonts w:ascii="Arial" w:hAnsi="Arial" w:cs="Arial"/>
          <w:sz w:val="22"/>
          <w:szCs w:val="22"/>
        </w:rPr>
        <w:t xml:space="preserve"> </w:t>
      </w:r>
    </w:p>
    <w:p w14:paraId="0EA418BE" w14:textId="4DFB3214" w:rsidR="00CF1FF1" w:rsidRPr="004B6D2F" w:rsidRDefault="00CF1FF1" w:rsidP="001964CC">
      <w:pPr>
        <w:spacing w:line="276" w:lineRule="auto"/>
        <w:jc w:val="both"/>
        <w:rPr>
          <w:rFonts w:ascii="Arial" w:hAnsi="Arial" w:cs="Arial"/>
          <w:sz w:val="22"/>
          <w:szCs w:val="22"/>
        </w:rPr>
      </w:pPr>
      <w:r w:rsidRPr="004B6D2F">
        <w:rPr>
          <w:rFonts w:ascii="Arial" w:hAnsi="Arial" w:cs="Arial"/>
          <w:sz w:val="22"/>
          <w:szCs w:val="22"/>
        </w:rPr>
        <w:t xml:space="preserve">Based on an anticipated prevalence </w:t>
      </w:r>
      <w:r w:rsidR="00A568C2" w:rsidRPr="004B6D2F">
        <w:rPr>
          <w:rFonts w:ascii="Arial" w:hAnsi="Arial" w:cs="Arial"/>
          <w:sz w:val="22"/>
          <w:szCs w:val="22"/>
        </w:rPr>
        <w:t xml:space="preserve">of death among hospitalised patients </w:t>
      </w:r>
      <w:r w:rsidRPr="004B6D2F">
        <w:rPr>
          <w:rFonts w:ascii="Arial" w:hAnsi="Arial" w:cs="Arial"/>
          <w:sz w:val="22"/>
          <w:szCs w:val="22"/>
        </w:rPr>
        <w:t>(p) of 0.3</w:t>
      </w:r>
      <w:r w:rsidR="00A568C2" w:rsidRPr="004B6D2F">
        <w:rPr>
          <w:rFonts w:ascii="Arial" w:hAnsi="Arial" w:cs="Arial"/>
          <w:sz w:val="22"/>
          <w:szCs w:val="22"/>
        </w:rPr>
        <w:t xml:space="preserve"> (</w:t>
      </w:r>
      <w:r w:rsidR="009B1C2D" w:rsidRPr="004B6D2F">
        <w:rPr>
          <w:rFonts w:ascii="Arial" w:hAnsi="Arial" w:cs="Arial"/>
          <w:sz w:val="22"/>
          <w:szCs w:val="22"/>
        </w:rPr>
        <w:t>5)</w:t>
      </w:r>
      <w:r w:rsidRPr="004B6D2F">
        <w:rPr>
          <w:rFonts w:ascii="Arial" w:hAnsi="Arial" w:cs="Arial"/>
          <w:sz w:val="22"/>
          <w:szCs w:val="22"/>
        </w:rPr>
        <w:t xml:space="preserve"> and a desired margin of error (d) of ± 5 %, with a significance level (α) </w:t>
      </w:r>
      <w:r w:rsidR="000B1F66" w:rsidRPr="004B6D2F">
        <w:rPr>
          <w:rFonts w:ascii="Arial" w:hAnsi="Arial" w:cs="Arial"/>
          <w:sz w:val="22"/>
          <w:szCs w:val="22"/>
        </w:rPr>
        <w:t>of 0.05</w:t>
      </w:r>
      <w:r w:rsidRPr="004B6D2F">
        <w:rPr>
          <w:rFonts w:ascii="Arial" w:hAnsi="Arial" w:cs="Arial"/>
          <w:sz w:val="22"/>
          <w:szCs w:val="22"/>
        </w:rPr>
        <w:t>, the required sample size (n) is calculated using the formula:</w:t>
      </w:r>
    </w:p>
    <w:p w14:paraId="4855E8EB" w14:textId="1573F7B0" w:rsidR="00CF1FF1" w:rsidRPr="004B6D2F" w:rsidRDefault="00CF1FF1" w:rsidP="00455622">
      <w:pPr>
        <w:spacing w:line="276" w:lineRule="auto"/>
        <w:jc w:val="both"/>
        <w:rPr>
          <w:rFonts w:ascii="Arial" w:hAnsi="Arial" w:cs="Arial"/>
          <w:sz w:val="22"/>
          <w:szCs w:val="22"/>
        </w:rPr>
      </w:pPr>
      <m:oMathPara>
        <m:oMath>
          <m:r>
            <w:rPr>
              <w:rFonts w:ascii="Cambria Math" w:hAnsi="Cambria Math" w:cs="Arial"/>
              <w:sz w:val="22"/>
              <w:szCs w:val="22"/>
            </w:rPr>
            <m:t xml:space="preserve">   n =</m:t>
          </m:r>
          <m:f>
            <m:fPr>
              <m:ctrlPr>
                <w:rPr>
                  <w:rFonts w:ascii="Cambria Math" w:hAnsi="Cambria Math" w:cs="Arial"/>
                  <w:i/>
                  <w:sz w:val="22"/>
                  <w:szCs w:val="22"/>
                </w:rPr>
              </m:ctrlPr>
            </m:fPr>
            <m:num>
              <m:d>
                <m:dPr>
                  <m:ctrlPr>
                    <w:rPr>
                      <w:rFonts w:ascii="Cambria Math" w:hAnsi="Cambria Math" w:cs="Arial"/>
                      <w:i/>
                      <w:sz w:val="22"/>
                      <w:szCs w:val="22"/>
                    </w:rPr>
                  </m:ctrlPr>
                </m:dPr>
                <m:e>
                  <m:sSup>
                    <m:sSupPr>
                      <m:ctrlPr>
                        <w:rPr>
                          <w:rFonts w:ascii="Cambria Math" w:hAnsi="Cambria Math" w:cs="Arial"/>
                          <w:i/>
                          <w:sz w:val="22"/>
                          <w:szCs w:val="22"/>
                        </w:rPr>
                      </m:ctrlPr>
                    </m:sSupPr>
                    <m:e>
                      <m:r>
                        <w:rPr>
                          <w:rFonts w:ascii="Cambria Math" w:hAnsi="Cambria Math" w:cs="Arial"/>
                          <w:sz w:val="22"/>
                          <w:szCs w:val="22"/>
                        </w:rPr>
                        <m:t>z</m:t>
                      </m:r>
                    </m:e>
                    <m:sup>
                      <m:r>
                        <w:rPr>
                          <w:rFonts w:ascii="Cambria Math" w:hAnsi="Cambria Math" w:cs="Arial"/>
                          <w:sz w:val="22"/>
                          <w:szCs w:val="22"/>
                        </w:rPr>
                        <m:t>2</m:t>
                      </m:r>
                    </m:sup>
                  </m:sSup>
                  <m:r>
                    <w:rPr>
                      <w:rFonts w:ascii="Cambria Math" w:hAnsi="Cambria Math" w:cs="Arial"/>
                      <w:sz w:val="22"/>
                      <w:szCs w:val="22"/>
                    </w:rPr>
                    <m:t xml:space="preserve">* p * </m:t>
                  </m:r>
                  <m:d>
                    <m:dPr>
                      <m:ctrlPr>
                        <w:rPr>
                          <w:rFonts w:ascii="Cambria Math" w:hAnsi="Cambria Math" w:cs="Arial"/>
                          <w:i/>
                          <w:sz w:val="22"/>
                          <w:szCs w:val="22"/>
                        </w:rPr>
                      </m:ctrlPr>
                    </m:dPr>
                    <m:e>
                      <m:r>
                        <w:rPr>
                          <w:rFonts w:ascii="Cambria Math" w:hAnsi="Cambria Math" w:cs="Arial"/>
                          <w:sz w:val="22"/>
                          <w:szCs w:val="22"/>
                        </w:rPr>
                        <m:t>1-p</m:t>
                      </m:r>
                    </m:e>
                  </m:d>
                </m:e>
              </m:d>
            </m:num>
            <m:den>
              <m:sSup>
                <m:sSupPr>
                  <m:ctrlPr>
                    <w:rPr>
                      <w:rFonts w:ascii="Cambria Math" w:hAnsi="Cambria Math" w:cs="Arial"/>
                      <w:i/>
                      <w:sz w:val="22"/>
                      <w:szCs w:val="22"/>
                    </w:rPr>
                  </m:ctrlPr>
                </m:sSupPr>
                <m:e>
                  <m:r>
                    <w:rPr>
                      <w:rFonts w:ascii="Cambria Math" w:hAnsi="Cambria Math" w:cs="Arial"/>
                      <w:sz w:val="22"/>
                      <w:szCs w:val="22"/>
                    </w:rPr>
                    <m:t>d</m:t>
                  </m:r>
                </m:e>
                <m:sup>
                  <m:r>
                    <w:rPr>
                      <w:rFonts w:ascii="Cambria Math" w:hAnsi="Cambria Math" w:cs="Arial"/>
                      <w:sz w:val="22"/>
                      <w:szCs w:val="22"/>
                    </w:rPr>
                    <m:t>2</m:t>
                  </m:r>
                </m:sup>
              </m:sSup>
            </m:den>
          </m:f>
        </m:oMath>
      </m:oMathPara>
    </w:p>
    <w:p w14:paraId="14FE54D7" w14:textId="62D30184" w:rsidR="00FB599E" w:rsidRPr="004B6D2F" w:rsidRDefault="00CF1FF1" w:rsidP="00455622">
      <w:pPr>
        <w:spacing w:line="276" w:lineRule="auto"/>
        <w:jc w:val="both"/>
        <w:rPr>
          <w:rFonts w:ascii="Arial" w:hAnsi="Arial" w:cs="Arial"/>
          <w:sz w:val="22"/>
          <w:szCs w:val="22"/>
        </w:rPr>
      </w:pPr>
      <w:r w:rsidRPr="004B6D2F">
        <w:rPr>
          <w:rFonts w:ascii="Arial" w:hAnsi="Arial" w:cs="Arial"/>
          <w:sz w:val="22"/>
          <w:szCs w:val="22"/>
        </w:rPr>
        <w:t xml:space="preserve"> where z is the z-score corresponding to a confidence level of (1 - α/2).</w:t>
      </w:r>
      <w:r w:rsidR="000B1F66" w:rsidRPr="004B6D2F">
        <w:rPr>
          <w:rFonts w:ascii="Arial" w:hAnsi="Arial" w:cs="Arial"/>
          <w:sz w:val="22"/>
          <w:szCs w:val="22"/>
        </w:rPr>
        <w:t xml:space="preserve"> </w:t>
      </w:r>
      <w:r w:rsidRPr="004B6D2F">
        <w:rPr>
          <w:rFonts w:ascii="Arial" w:hAnsi="Arial" w:cs="Arial"/>
          <w:sz w:val="22"/>
          <w:szCs w:val="22"/>
        </w:rPr>
        <w:t xml:space="preserve"> For these parameters, the calculated sample size </w:t>
      </w:r>
      <w:commentRangeStart w:id="623"/>
      <w:commentRangeStart w:id="624"/>
      <w:r w:rsidR="006C7C60" w:rsidRPr="004B6D2F">
        <w:rPr>
          <w:rFonts w:ascii="Arial" w:hAnsi="Arial" w:cs="Arial"/>
          <w:sz w:val="22"/>
          <w:szCs w:val="22"/>
        </w:rPr>
        <w:t>N =</w:t>
      </w:r>
      <w:r w:rsidRPr="004B6D2F">
        <w:rPr>
          <w:rFonts w:ascii="Arial" w:hAnsi="Arial" w:cs="Arial"/>
          <w:sz w:val="22"/>
          <w:szCs w:val="22"/>
        </w:rPr>
        <w:t xml:space="preserve"> 323.</w:t>
      </w:r>
      <w:r w:rsidR="00D87F9A" w:rsidRPr="004B6D2F">
        <w:rPr>
          <w:rFonts w:ascii="Arial" w:hAnsi="Arial" w:cs="Arial"/>
          <w:sz w:val="22"/>
          <w:szCs w:val="22"/>
        </w:rPr>
        <w:t xml:space="preserve"> </w:t>
      </w:r>
      <w:commentRangeEnd w:id="623"/>
      <w:r w:rsidR="00B86FB9" w:rsidRPr="004B6D2F">
        <w:rPr>
          <w:rStyle w:val="CommentReference"/>
          <w:rFonts w:ascii="Arial" w:hAnsi="Arial" w:cs="Arial"/>
          <w:sz w:val="22"/>
          <w:szCs w:val="22"/>
        </w:rPr>
        <w:commentReference w:id="623"/>
      </w:r>
      <w:commentRangeEnd w:id="624"/>
      <w:r w:rsidR="005B1888" w:rsidRPr="004B6D2F">
        <w:rPr>
          <w:rStyle w:val="CommentReference"/>
          <w:rFonts w:ascii="Arial" w:hAnsi="Arial" w:cs="Arial"/>
          <w:sz w:val="22"/>
          <w:szCs w:val="22"/>
        </w:rPr>
        <w:commentReference w:id="624"/>
      </w:r>
    </w:p>
    <w:p w14:paraId="76A25098" w14:textId="77777777" w:rsidR="00D505A4" w:rsidRPr="004B6D2F" w:rsidRDefault="00D505A4" w:rsidP="000B1F66">
      <w:pPr>
        <w:spacing w:line="276" w:lineRule="auto"/>
        <w:jc w:val="both"/>
        <w:rPr>
          <w:rFonts w:ascii="Arial" w:hAnsi="Arial" w:cs="Arial"/>
          <w:sz w:val="22"/>
          <w:szCs w:val="22"/>
        </w:rPr>
      </w:pPr>
    </w:p>
    <w:p w14:paraId="6ED6F69F" w14:textId="26F8F509" w:rsidR="00D505A4" w:rsidRPr="004B6D2F" w:rsidRDefault="00D505A4" w:rsidP="000B1F66">
      <w:pPr>
        <w:spacing w:line="276" w:lineRule="auto"/>
        <w:jc w:val="both"/>
        <w:rPr>
          <w:rFonts w:ascii="Arial" w:hAnsi="Arial" w:cs="Arial"/>
          <w:sz w:val="22"/>
          <w:szCs w:val="22"/>
        </w:rPr>
      </w:pPr>
      <w:r w:rsidRPr="004B6D2F">
        <w:rPr>
          <w:rFonts w:ascii="Arial" w:hAnsi="Arial" w:cs="Arial"/>
          <w:sz w:val="22"/>
          <w:szCs w:val="22"/>
        </w:rPr>
        <w:t xml:space="preserve">There may be </w:t>
      </w:r>
      <w:commentRangeStart w:id="625"/>
      <w:commentRangeStart w:id="626"/>
      <w:r w:rsidRPr="004B6D2F">
        <w:rPr>
          <w:rFonts w:ascii="Arial" w:hAnsi="Arial" w:cs="Arial"/>
          <w:sz w:val="22"/>
          <w:szCs w:val="22"/>
        </w:rPr>
        <w:t xml:space="preserve">additional </w:t>
      </w:r>
      <w:r w:rsidR="002775BE" w:rsidRPr="004B6D2F">
        <w:rPr>
          <w:rFonts w:ascii="Arial" w:hAnsi="Arial" w:cs="Arial"/>
          <w:sz w:val="22"/>
          <w:szCs w:val="22"/>
        </w:rPr>
        <w:t>testing</w:t>
      </w:r>
      <w:commentRangeEnd w:id="625"/>
      <w:r w:rsidR="00193837" w:rsidRPr="004B6D2F">
        <w:rPr>
          <w:rStyle w:val="CommentReference"/>
          <w:rFonts w:ascii="Arial" w:hAnsi="Arial" w:cs="Arial"/>
          <w:sz w:val="22"/>
          <w:szCs w:val="22"/>
        </w:rPr>
        <w:commentReference w:id="625"/>
      </w:r>
      <w:commentRangeEnd w:id="626"/>
      <w:r w:rsidR="00C66CFC" w:rsidRPr="004B6D2F">
        <w:rPr>
          <w:rStyle w:val="CommentReference"/>
          <w:rFonts w:ascii="Arial" w:hAnsi="Arial" w:cs="Arial"/>
          <w:sz w:val="22"/>
          <w:szCs w:val="22"/>
        </w:rPr>
        <w:commentReference w:id="626"/>
      </w:r>
      <w:r w:rsidR="002775BE" w:rsidRPr="004B6D2F">
        <w:rPr>
          <w:rFonts w:ascii="Arial" w:hAnsi="Arial" w:cs="Arial"/>
          <w:sz w:val="22"/>
          <w:szCs w:val="22"/>
        </w:rPr>
        <w:t xml:space="preserve"> required during screening, whether this may form part of surveillance costs or part of clinical care should be established with surveillance sites. </w:t>
      </w:r>
    </w:p>
    <w:p w14:paraId="18EC2E52" w14:textId="77777777" w:rsidR="007420B3" w:rsidRPr="004B6D2F" w:rsidRDefault="007420B3" w:rsidP="000B1F66">
      <w:pPr>
        <w:spacing w:line="276" w:lineRule="auto"/>
        <w:jc w:val="both"/>
        <w:rPr>
          <w:rFonts w:ascii="Arial" w:hAnsi="Arial" w:cs="Arial"/>
          <w:sz w:val="22"/>
          <w:szCs w:val="22"/>
        </w:rPr>
      </w:pPr>
    </w:p>
    <w:p w14:paraId="6BCDA841" w14:textId="77777777" w:rsidR="00FF4011" w:rsidRPr="004B6D2F" w:rsidRDefault="00FF4011" w:rsidP="000B1F66">
      <w:pPr>
        <w:spacing w:line="276" w:lineRule="auto"/>
        <w:jc w:val="both"/>
        <w:rPr>
          <w:rFonts w:ascii="Arial" w:hAnsi="Arial" w:cs="Arial"/>
          <w:b/>
          <w:color w:val="000000"/>
        </w:rPr>
      </w:pPr>
      <w:r w:rsidRPr="004B6D2F">
        <w:rPr>
          <w:rFonts w:ascii="Arial" w:hAnsi="Arial" w:cs="Arial"/>
        </w:rPr>
        <w:br w:type="page"/>
      </w:r>
    </w:p>
    <w:p w14:paraId="30E8B760" w14:textId="4FDE6979" w:rsidR="009540E2" w:rsidRPr="004B6D2F" w:rsidRDefault="009540E2" w:rsidP="009540E2">
      <w:pPr>
        <w:pStyle w:val="Heading2"/>
        <w:rPr>
          <w:rFonts w:ascii="Arial" w:hAnsi="Arial" w:cs="Arial"/>
        </w:rPr>
      </w:pPr>
      <w:bookmarkStart w:id="627" w:name="_Toc205830139"/>
      <w:r w:rsidRPr="004B6D2F">
        <w:rPr>
          <w:rFonts w:ascii="Arial" w:hAnsi="Arial" w:cs="Arial"/>
        </w:rPr>
        <w:lastRenderedPageBreak/>
        <w:t>3.</w:t>
      </w:r>
      <w:r w:rsidR="00771AB4" w:rsidRPr="004B6D2F">
        <w:rPr>
          <w:rFonts w:ascii="Arial" w:hAnsi="Arial" w:cs="Arial"/>
        </w:rPr>
        <w:t>5</w:t>
      </w:r>
      <w:r w:rsidRPr="004B6D2F">
        <w:rPr>
          <w:rFonts w:ascii="Arial" w:hAnsi="Arial" w:cs="Arial"/>
        </w:rPr>
        <w:t xml:space="preserve"> Study sites</w:t>
      </w:r>
      <w:bookmarkEnd w:id="627"/>
    </w:p>
    <w:tbl>
      <w:tblPr>
        <w:tblW w:w="5000" w:type="pct"/>
        <w:tblLook w:val="0000" w:firstRow="0" w:lastRow="0" w:firstColumn="0" w:lastColumn="0" w:noHBand="0" w:noVBand="0"/>
      </w:tblPr>
      <w:tblGrid>
        <w:gridCol w:w="9360"/>
      </w:tblGrid>
      <w:tr w:rsidR="00610049" w:rsidRPr="00C6044A" w14:paraId="50AFC066" w14:textId="77777777" w:rsidTr="00A73D9E">
        <w:tc>
          <w:tcPr>
            <w:tcW w:w="7920" w:type="dxa"/>
          </w:tcPr>
          <w:p w14:paraId="009F0007" w14:textId="41E9F20C" w:rsidR="00C77A8F" w:rsidRPr="004B6D2F" w:rsidRDefault="00C77A8F" w:rsidP="00C77A8F">
            <w:pPr>
              <w:spacing w:before="200"/>
              <w:rPr>
                <w:rFonts w:ascii="Arial" w:hAnsi="Arial" w:cs="Arial"/>
                <w:i/>
                <w:iCs/>
                <w:sz w:val="20"/>
                <w:szCs w:val="20"/>
              </w:rPr>
            </w:pPr>
            <w:bookmarkStart w:id="628" w:name="tbl-table_of_testings"/>
            <w:commentRangeStart w:id="629"/>
            <w:commentRangeStart w:id="630"/>
            <w:r w:rsidRPr="004B6D2F">
              <w:rPr>
                <w:rFonts w:ascii="Arial" w:hAnsi="Arial" w:cs="Arial"/>
                <w:i/>
                <w:iCs/>
                <w:sz w:val="20"/>
                <w:szCs w:val="20"/>
              </w:rPr>
              <w:t xml:space="preserve">Table 2: Table of number of </w:t>
            </w:r>
            <w:r w:rsidR="00845EEF" w:rsidRPr="004B6D2F">
              <w:rPr>
                <w:rFonts w:ascii="Arial" w:hAnsi="Arial" w:cs="Arial"/>
                <w:i/>
                <w:iCs/>
                <w:sz w:val="20"/>
                <w:szCs w:val="20"/>
              </w:rPr>
              <w:t xml:space="preserve">unique </w:t>
            </w:r>
            <w:r w:rsidRPr="004B6D2F">
              <w:rPr>
                <w:rFonts w:ascii="Arial" w:hAnsi="Arial" w:cs="Arial"/>
                <w:i/>
                <w:iCs/>
                <w:sz w:val="20"/>
                <w:szCs w:val="20"/>
              </w:rPr>
              <w:t xml:space="preserve">cholinesterase tests </w:t>
            </w:r>
            <w:r w:rsidR="007C1099" w:rsidRPr="004B6D2F">
              <w:rPr>
                <w:rFonts w:ascii="Arial" w:hAnsi="Arial" w:cs="Arial"/>
                <w:i/>
                <w:iCs/>
                <w:sz w:val="20"/>
                <w:szCs w:val="20"/>
              </w:rPr>
              <w:t>(each test represents one patient)</w:t>
            </w:r>
            <w:r w:rsidRPr="004B6D2F">
              <w:rPr>
                <w:rFonts w:ascii="Arial" w:hAnsi="Arial" w:cs="Arial"/>
                <w:i/>
                <w:iCs/>
                <w:sz w:val="20"/>
                <w:szCs w:val="20"/>
              </w:rPr>
              <w:t xml:space="preserve"> with moderate and severe inhibition conducted at the NHLS between 2020 and 2025 at prospective sites</w:t>
            </w:r>
            <w:r w:rsidR="007A122F">
              <w:rPr>
                <w:rFonts w:ascii="Arial" w:hAnsi="Arial" w:cs="Arial"/>
                <w:i/>
                <w:iCs/>
                <w:sz w:val="20"/>
                <w:szCs w:val="20"/>
              </w:rPr>
              <w:t xml:space="preserve"> in FS and GP. The total number of tests would satisfy a minimum sample size in 1 year if trend is stable. KZN and WC have few tests record on NHLS data and are not tabulated. </w:t>
            </w:r>
            <w:r w:rsidRPr="004B6D2F">
              <w:rPr>
                <w:rFonts w:ascii="Arial" w:hAnsi="Arial" w:cs="Arial"/>
                <w:i/>
                <w:iCs/>
                <w:sz w:val="20"/>
                <w:szCs w:val="20"/>
              </w:rPr>
              <w:br/>
            </w:r>
            <w:commentRangeEnd w:id="629"/>
            <w:r w:rsidR="00F92425" w:rsidRPr="004B6D2F">
              <w:rPr>
                <w:rStyle w:val="CommentReference"/>
                <w:rFonts w:ascii="Arial" w:hAnsi="Arial" w:cs="Arial"/>
                <w:i/>
                <w:iCs/>
                <w:sz w:val="20"/>
                <w:szCs w:val="20"/>
              </w:rPr>
              <w:commentReference w:id="629"/>
            </w:r>
            <w:commentRangeEnd w:id="630"/>
            <w:r w:rsidR="00BE1786" w:rsidRPr="004B6D2F">
              <w:rPr>
                <w:rStyle w:val="CommentReference"/>
                <w:rFonts w:ascii="Arial" w:hAnsi="Arial" w:cs="Arial"/>
                <w:i/>
                <w:iCs/>
                <w:sz w:val="20"/>
                <w:szCs w:val="20"/>
              </w:rPr>
              <w:commentReference w:id="630"/>
            </w:r>
            <w:r w:rsidRPr="004B6D2F">
              <w:rPr>
                <w:rFonts w:ascii="Arial" w:hAnsi="Arial" w:cs="Arial"/>
                <w:i/>
                <w:iCs/>
                <w:sz w:val="20"/>
                <w:szCs w:val="20"/>
              </w:rPr>
              <w:t xml:space="preserve">*2025 is only up to Feb 28 of that year. </w:t>
            </w:r>
          </w:p>
          <w:tbl>
            <w:tblPr>
              <w:tblW w:w="9224" w:type="dxa"/>
              <w:jc w:val="center"/>
              <w:tblBorders>
                <w:top w:val="single" w:sz="6" w:space="0" w:color="666666"/>
                <w:left w:val="single" w:sz="4" w:space="0" w:color="auto"/>
                <w:bottom w:val="single" w:sz="6" w:space="0" w:color="666666"/>
                <w:right w:val="single" w:sz="6" w:space="0" w:color="666666"/>
                <w:insideH w:val="single" w:sz="6" w:space="0" w:color="666666"/>
                <w:insideV w:val="single" w:sz="6" w:space="0" w:color="666666"/>
              </w:tblBorders>
              <w:tblLook w:val="0420" w:firstRow="1" w:lastRow="0" w:firstColumn="0" w:lastColumn="0" w:noHBand="0" w:noVBand="1"/>
            </w:tblPr>
            <w:tblGrid>
              <w:gridCol w:w="2283"/>
              <w:gridCol w:w="991"/>
              <w:gridCol w:w="991"/>
              <w:gridCol w:w="993"/>
              <w:gridCol w:w="991"/>
              <w:gridCol w:w="1020"/>
              <w:gridCol w:w="1092"/>
              <w:gridCol w:w="863"/>
            </w:tblGrid>
            <w:tr w:rsidR="00C54706" w:rsidRPr="00C6044A" w14:paraId="2952A3D9" w14:textId="77777777" w:rsidTr="00FF4011">
              <w:trPr>
                <w:tblHeader/>
                <w:jc w:val="center"/>
              </w:trPr>
              <w:tc>
                <w:tcPr>
                  <w:tcW w:w="1238" w:type="pct"/>
                  <w:shd w:val="clear" w:color="auto" w:fill="FFFFFF"/>
                  <w:tcMar>
                    <w:top w:w="0" w:type="dxa"/>
                    <w:left w:w="0" w:type="dxa"/>
                    <w:bottom w:w="0" w:type="dxa"/>
                    <w:right w:w="0" w:type="dxa"/>
                  </w:tcMar>
                  <w:vAlign w:val="center"/>
                </w:tcPr>
                <w:p w14:paraId="6ED0BCDF" w14:textId="77777777" w:rsidR="00C77A8F" w:rsidRPr="004B6D2F" w:rsidRDefault="00C77A8F" w:rsidP="00EB0DA3">
                  <w:pPr>
                    <w:pBdr>
                      <w:top w:val="none" w:sz="0" w:space="0" w:color="000000"/>
                      <w:left w:val="none" w:sz="0" w:space="0" w:color="000000"/>
                      <w:bottom w:val="none" w:sz="0" w:space="0" w:color="000000"/>
                      <w:right w:val="none" w:sz="0" w:space="0" w:color="000000"/>
                    </w:pBdr>
                    <w:spacing w:before="40" w:after="40"/>
                    <w:ind w:left="100" w:right="100"/>
                    <w:rPr>
                      <w:rFonts w:ascii="Arial" w:eastAsia="Helvetica" w:hAnsi="Arial" w:cs="Arial"/>
                      <w:b/>
                      <w:bCs/>
                      <w:color w:val="000000"/>
                      <w:sz w:val="20"/>
                      <w:szCs w:val="20"/>
                    </w:rPr>
                  </w:pPr>
                  <w:r w:rsidRPr="004B6D2F">
                    <w:rPr>
                      <w:rFonts w:ascii="Arial" w:eastAsia="Helvetica" w:hAnsi="Arial" w:cs="Arial"/>
                      <w:b/>
                      <w:bCs/>
                      <w:color w:val="000000"/>
                      <w:sz w:val="20"/>
                      <w:szCs w:val="20"/>
                    </w:rPr>
                    <w:t>Facility Name</w:t>
                  </w:r>
                </w:p>
              </w:tc>
              <w:tc>
                <w:tcPr>
                  <w:tcW w:w="537" w:type="pct"/>
                  <w:shd w:val="clear" w:color="auto" w:fill="FFFFFF"/>
                  <w:vAlign w:val="center"/>
                </w:tcPr>
                <w:p w14:paraId="58EA96EB" w14:textId="52049BEE" w:rsidR="00C77A8F" w:rsidRPr="004B6D2F" w:rsidRDefault="00C77A8F" w:rsidP="00EB0DA3">
                  <w:pPr>
                    <w:pBdr>
                      <w:top w:val="none" w:sz="0" w:space="0" w:color="000000"/>
                      <w:left w:val="none" w:sz="0" w:space="0" w:color="000000"/>
                      <w:bottom w:val="none" w:sz="0" w:space="0" w:color="000000"/>
                      <w:right w:val="none" w:sz="0" w:space="0" w:color="000000"/>
                    </w:pBdr>
                    <w:spacing w:before="40" w:after="40"/>
                    <w:ind w:left="100" w:right="100"/>
                    <w:rPr>
                      <w:rFonts w:ascii="Arial" w:eastAsia="Helvetica" w:hAnsi="Arial" w:cs="Arial"/>
                      <w:b/>
                      <w:bCs/>
                      <w:color w:val="000000"/>
                      <w:sz w:val="20"/>
                      <w:szCs w:val="20"/>
                    </w:rPr>
                  </w:pPr>
                  <w:r w:rsidRPr="004B6D2F">
                    <w:rPr>
                      <w:rFonts w:ascii="Arial" w:eastAsia="Helvetica" w:hAnsi="Arial" w:cs="Arial"/>
                      <w:b/>
                      <w:bCs/>
                      <w:color w:val="000000"/>
                      <w:sz w:val="20"/>
                      <w:szCs w:val="20"/>
                    </w:rPr>
                    <w:t>Prov</w:t>
                  </w:r>
                  <w:r w:rsidR="00C54706" w:rsidRPr="004B6D2F">
                    <w:rPr>
                      <w:rFonts w:ascii="Arial" w:eastAsia="Helvetica" w:hAnsi="Arial" w:cs="Arial"/>
                      <w:b/>
                      <w:bCs/>
                      <w:color w:val="000000"/>
                      <w:sz w:val="20"/>
                      <w:szCs w:val="20"/>
                    </w:rPr>
                    <w:t>.</w:t>
                  </w:r>
                </w:p>
              </w:tc>
              <w:tc>
                <w:tcPr>
                  <w:tcW w:w="537" w:type="pct"/>
                  <w:shd w:val="clear" w:color="auto" w:fill="FFFFFF"/>
                  <w:tcMar>
                    <w:top w:w="0" w:type="dxa"/>
                    <w:left w:w="0" w:type="dxa"/>
                    <w:bottom w:w="0" w:type="dxa"/>
                    <w:right w:w="0" w:type="dxa"/>
                  </w:tcMar>
                  <w:vAlign w:val="center"/>
                </w:tcPr>
                <w:p w14:paraId="3AACADEE" w14:textId="4785E4F6" w:rsidR="00C77A8F" w:rsidRPr="004B6D2F" w:rsidRDefault="00C77A8F" w:rsidP="00EB0DA3">
                  <w:pPr>
                    <w:pBdr>
                      <w:top w:val="none" w:sz="0" w:space="0" w:color="000000"/>
                      <w:left w:val="none" w:sz="0" w:space="0" w:color="000000"/>
                      <w:bottom w:val="none" w:sz="0" w:space="0" w:color="000000"/>
                      <w:right w:val="none" w:sz="0" w:space="0" w:color="000000"/>
                    </w:pBdr>
                    <w:spacing w:before="40" w:after="40"/>
                    <w:ind w:left="100" w:right="100"/>
                    <w:rPr>
                      <w:rFonts w:ascii="Arial" w:eastAsia="Helvetica" w:hAnsi="Arial" w:cs="Arial"/>
                      <w:b/>
                      <w:bCs/>
                      <w:color w:val="000000"/>
                      <w:sz w:val="20"/>
                      <w:szCs w:val="20"/>
                    </w:rPr>
                  </w:pPr>
                  <w:r w:rsidRPr="004B6D2F">
                    <w:rPr>
                      <w:rFonts w:ascii="Arial" w:eastAsia="Helvetica" w:hAnsi="Arial" w:cs="Arial"/>
                      <w:b/>
                      <w:bCs/>
                      <w:color w:val="000000"/>
                      <w:sz w:val="20"/>
                      <w:szCs w:val="20"/>
                    </w:rPr>
                    <w:t>2020</w:t>
                  </w:r>
                </w:p>
              </w:tc>
              <w:tc>
                <w:tcPr>
                  <w:tcW w:w="538" w:type="pct"/>
                  <w:shd w:val="clear" w:color="auto" w:fill="FFFFFF"/>
                  <w:tcMar>
                    <w:top w:w="0" w:type="dxa"/>
                    <w:left w:w="0" w:type="dxa"/>
                    <w:bottom w:w="0" w:type="dxa"/>
                    <w:right w:w="0" w:type="dxa"/>
                  </w:tcMar>
                  <w:vAlign w:val="center"/>
                </w:tcPr>
                <w:p w14:paraId="0D996745" w14:textId="5FC38858" w:rsidR="00C77A8F" w:rsidRPr="004B6D2F" w:rsidRDefault="00C77A8F" w:rsidP="00EB0DA3">
                  <w:pPr>
                    <w:pBdr>
                      <w:top w:val="none" w:sz="0" w:space="0" w:color="000000"/>
                      <w:left w:val="none" w:sz="0" w:space="0" w:color="000000"/>
                      <w:bottom w:val="none" w:sz="0" w:space="0" w:color="000000"/>
                      <w:right w:val="none" w:sz="0" w:space="0" w:color="000000"/>
                    </w:pBdr>
                    <w:spacing w:before="40" w:after="40"/>
                    <w:ind w:left="100" w:right="100"/>
                    <w:rPr>
                      <w:rFonts w:ascii="Arial" w:eastAsia="Helvetica" w:hAnsi="Arial" w:cs="Arial"/>
                      <w:b/>
                      <w:bCs/>
                      <w:color w:val="000000"/>
                      <w:sz w:val="20"/>
                      <w:szCs w:val="20"/>
                    </w:rPr>
                  </w:pPr>
                  <w:r w:rsidRPr="004B6D2F">
                    <w:rPr>
                      <w:rFonts w:ascii="Arial" w:eastAsia="Helvetica" w:hAnsi="Arial" w:cs="Arial"/>
                      <w:b/>
                      <w:bCs/>
                      <w:color w:val="000000"/>
                      <w:sz w:val="20"/>
                      <w:szCs w:val="20"/>
                    </w:rPr>
                    <w:t>2021</w:t>
                  </w:r>
                </w:p>
              </w:tc>
              <w:tc>
                <w:tcPr>
                  <w:tcW w:w="537" w:type="pct"/>
                  <w:shd w:val="clear" w:color="auto" w:fill="FFFFFF"/>
                  <w:tcMar>
                    <w:top w:w="0" w:type="dxa"/>
                    <w:left w:w="0" w:type="dxa"/>
                    <w:bottom w:w="0" w:type="dxa"/>
                    <w:right w:w="0" w:type="dxa"/>
                  </w:tcMar>
                  <w:vAlign w:val="center"/>
                </w:tcPr>
                <w:p w14:paraId="511B7372" w14:textId="25EE9656" w:rsidR="00C77A8F" w:rsidRPr="004B6D2F" w:rsidRDefault="00C77A8F" w:rsidP="00EB0DA3">
                  <w:pPr>
                    <w:pBdr>
                      <w:top w:val="none" w:sz="0" w:space="0" w:color="000000"/>
                      <w:left w:val="none" w:sz="0" w:space="0" w:color="000000"/>
                      <w:bottom w:val="none" w:sz="0" w:space="0" w:color="000000"/>
                      <w:right w:val="none" w:sz="0" w:space="0" w:color="000000"/>
                    </w:pBdr>
                    <w:spacing w:before="40" w:after="40"/>
                    <w:ind w:left="100" w:right="100"/>
                    <w:rPr>
                      <w:rFonts w:ascii="Arial" w:eastAsia="Helvetica" w:hAnsi="Arial" w:cs="Arial"/>
                      <w:b/>
                      <w:bCs/>
                      <w:color w:val="000000"/>
                      <w:sz w:val="20"/>
                      <w:szCs w:val="20"/>
                    </w:rPr>
                  </w:pPr>
                  <w:r w:rsidRPr="004B6D2F">
                    <w:rPr>
                      <w:rFonts w:ascii="Arial" w:eastAsia="Helvetica" w:hAnsi="Arial" w:cs="Arial"/>
                      <w:b/>
                      <w:bCs/>
                      <w:color w:val="000000"/>
                      <w:sz w:val="20"/>
                      <w:szCs w:val="20"/>
                    </w:rPr>
                    <w:t>2022</w:t>
                  </w:r>
                </w:p>
              </w:tc>
              <w:tc>
                <w:tcPr>
                  <w:tcW w:w="553" w:type="pct"/>
                  <w:shd w:val="clear" w:color="auto" w:fill="FFFFFF"/>
                  <w:tcMar>
                    <w:top w:w="0" w:type="dxa"/>
                    <w:left w:w="0" w:type="dxa"/>
                    <w:bottom w:w="0" w:type="dxa"/>
                    <w:right w:w="0" w:type="dxa"/>
                  </w:tcMar>
                  <w:vAlign w:val="center"/>
                </w:tcPr>
                <w:p w14:paraId="2528AACB" w14:textId="21F9B051" w:rsidR="00C77A8F" w:rsidRPr="004B6D2F" w:rsidRDefault="00C77A8F" w:rsidP="00EB0DA3">
                  <w:pPr>
                    <w:pBdr>
                      <w:top w:val="none" w:sz="0" w:space="0" w:color="000000"/>
                      <w:left w:val="none" w:sz="0" w:space="0" w:color="000000"/>
                      <w:bottom w:val="none" w:sz="0" w:space="0" w:color="000000"/>
                      <w:right w:val="none" w:sz="0" w:space="0" w:color="000000"/>
                    </w:pBdr>
                    <w:spacing w:before="40" w:after="40"/>
                    <w:ind w:left="100" w:right="100"/>
                    <w:rPr>
                      <w:rFonts w:ascii="Arial" w:eastAsia="Helvetica" w:hAnsi="Arial" w:cs="Arial"/>
                      <w:b/>
                      <w:bCs/>
                      <w:color w:val="000000"/>
                      <w:sz w:val="20"/>
                      <w:szCs w:val="20"/>
                    </w:rPr>
                  </w:pPr>
                  <w:r w:rsidRPr="004B6D2F">
                    <w:rPr>
                      <w:rFonts w:ascii="Arial" w:eastAsia="Helvetica" w:hAnsi="Arial" w:cs="Arial"/>
                      <w:b/>
                      <w:bCs/>
                      <w:color w:val="000000"/>
                      <w:sz w:val="20"/>
                      <w:szCs w:val="20"/>
                    </w:rPr>
                    <w:t>2023</w:t>
                  </w:r>
                </w:p>
              </w:tc>
              <w:tc>
                <w:tcPr>
                  <w:tcW w:w="592" w:type="pct"/>
                  <w:shd w:val="clear" w:color="auto" w:fill="FFFFFF"/>
                  <w:tcMar>
                    <w:top w:w="0" w:type="dxa"/>
                    <w:left w:w="0" w:type="dxa"/>
                    <w:bottom w:w="0" w:type="dxa"/>
                    <w:right w:w="0" w:type="dxa"/>
                  </w:tcMar>
                  <w:vAlign w:val="center"/>
                </w:tcPr>
                <w:p w14:paraId="242CE113" w14:textId="77CBF3E3" w:rsidR="00C77A8F" w:rsidRPr="004B6D2F" w:rsidRDefault="00C77A8F" w:rsidP="00EB0DA3">
                  <w:pPr>
                    <w:pBdr>
                      <w:top w:val="none" w:sz="0" w:space="0" w:color="000000"/>
                      <w:left w:val="none" w:sz="0" w:space="0" w:color="000000"/>
                      <w:bottom w:val="none" w:sz="0" w:space="0" w:color="000000"/>
                      <w:right w:val="none" w:sz="0" w:space="0" w:color="000000"/>
                    </w:pBdr>
                    <w:spacing w:before="40" w:after="40"/>
                    <w:ind w:left="100" w:right="100"/>
                    <w:rPr>
                      <w:rFonts w:ascii="Arial" w:eastAsia="Helvetica" w:hAnsi="Arial" w:cs="Arial"/>
                      <w:color w:val="000000"/>
                      <w:sz w:val="20"/>
                      <w:szCs w:val="20"/>
                    </w:rPr>
                  </w:pPr>
                  <w:r w:rsidRPr="004B6D2F">
                    <w:rPr>
                      <w:rFonts w:ascii="Arial" w:eastAsia="Helvetica" w:hAnsi="Arial" w:cs="Arial"/>
                      <w:b/>
                      <w:bCs/>
                      <w:color w:val="000000"/>
                      <w:sz w:val="20"/>
                      <w:szCs w:val="20"/>
                    </w:rPr>
                    <w:t>2024</w:t>
                  </w:r>
                </w:p>
              </w:tc>
              <w:tc>
                <w:tcPr>
                  <w:tcW w:w="468" w:type="pct"/>
                  <w:shd w:val="clear" w:color="auto" w:fill="FFFFFF"/>
                  <w:tcMar>
                    <w:top w:w="0" w:type="dxa"/>
                    <w:left w:w="0" w:type="dxa"/>
                    <w:bottom w:w="0" w:type="dxa"/>
                    <w:right w:w="0" w:type="dxa"/>
                  </w:tcMar>
                  <w:vAlign w:val="center"/>
                </w:tcPr>
                <w:p w14:paraId="68C359A3" w14:textId="63F72C3F" w:rsidR="00C77A8F" w:rsidRPr="004B6D2F" w:rsidRDefault="00C77A8F" w:rsidP="00EB0DA3">
                  <w:pPr>
                    <w:pBdr>
                      <w:top w:val="none" w:sz="0" w:space="0" w:color="000000"/>
                      <w:left w:val="none" w:sz="0" w:space="0" w:color="000000"/>
                      <w:bottom w:val="none" w:sz="0" w:space="0" w:color="000000"/>
                      <w:right w:val="none" w:sz="0" w:space="0" w:color="000000"/>
                    </w:pBdr>
                    <w:spacing w:before="40" w:after="40"/>
                    <w:ind w:left="100" w:right="100"/>
                    <w:rPr>
                      <w:rFonts w:ascii="Arial" w:eastAsia="Helvetica" w:hAnsi="Arial" w:cs="Arial"/>
                      <w:color w:val="000000"/>
                      <w:sz w:val="20"/>
                      <w:szCs w:val="20"/>
                    </w:rPr>
                  </w:pPr>
                  <w:r w:rsidRPr="004B6D2F">
                    <w:rPr>
                      <w:rFonts w:ascii="Arial" w:eastAsia="Helvetica" w:hAnsi="Arial" w:cs="Arial"/>
                      <w:b/>
                      <w:bCs/>
                      <w:color w:val="000000"/>
                      <w:sz w:val="20"/>
                      <w:szCs w:val="20"/>
                    </w:rPr>
                    <w:t>2025*</w:t>
                  </w:r>
                </w:p>
              </w:tc>
            </w:tr>
            <w:tr w:rsidR="00C54706" w:rsidRPr="00C6044A" w14:paraId="5681E907" w14:textId="77777777" w:rsidTr="00FF4011">
              <w:trPr>
                <w:jc w:val="center"/>
              </w:trPr>
              <w:tc>
                <w:tcPr>
                  <w:tcW w:w="1238" w:type="pct"/>
                  <w:shd w:val="clear" w:color="auto" w:fill="FFFFFF"/>
                  <w:tcMar>
                    <w:top w:w="0" w:type="dxa"/>
                    <w:left w:w="0" w:type="dxa"/>
                    <w:bottom w:w="0" w:type="dxa"/>
                    <w:right w:w="0" w:type="dxa"/>
                  </w:tcMar>
                </w:tcPr>
                <w:p w14:paraId="6264894E" w14:textId="6742C3AC"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300" w:right="100"/>
                    <w:rPr>
                      <w:rFonts w:ascii="Arial" w:eastAsia="Helvetica" w:hAnsi="Arial" w:cs="Arial"/>
                      <w:color w:val="000000"/>
                      <w:sz w:val="20"/>
                      <w:szCs w:val="20"/>
                    </w:rPr>
                  </w:pPr>
                  <w:r w:rsidRPr="004B6D2F">
                    <w:rPr>
                      <w:rFonts w:ascii="Arial" w:eastAsia="Helvetica" w:hAnsi="Arial" w:cs="Arial"/>
                      <w:color w:val="000000"/>
                      <w:sz w:val="20"/>
                      <w:szCs w:val="20"/>
                    </w:rPr>
                    <w:t>Chris Hani B</w:t>
                  </w:r>
                  <w:r w:rsidR="000B15AD" w:rsidRPr="004B6D2F">
                    <w:rPr>
                      <w:rFonts w:ascii="Arial" w:eastAsia="Helvetica" w:hAnsi="Arial" w:cs="Arial"/>
                      <w:color w:val="000000"/>
                      <w:sz w:val="20"/>
                      <w:szCs w:val="20"/>
                    </w:rPr>
                    <w:t xml:space="preserve">aragwanath </w:t>
                  </w:r>
                  <w:r w:rsidRPr="004B6D2F">
                    <w:rPr>
                      <w:rFonts w:ascii="Arial" w:eastAsia="Helvetica" w:hAnsi="Arial" w:cs="Arial"/>
                      <w:color w:val="000000"/>
                      <w:sz w:val="20"/>
                      <w:szCs w:val="20"/>
                    </w:rPr>
                    <w:t xml:space="preserve"> Hospital</w:t>
                  </w:r>
                </w:p>
              </w:tc>
              <w:tc>
                <w:tcPr>
                  <w:tcW w:w="537" w:type="pct"/>
                  <w:shd w:val="clear" w:color="auto" w:fill="FFFFFF"/>
                  <w:vAlign w:val="center"/>
                </w:tcPr>
                <w:p w14:paraId="45F46E7F"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b/>
                      <w:bCs/>
                      <w:color w:val="000000"/>
                      <w:sz w:val="20"/>
                      <w:szCs w:val="20"/>
                    </w:rPr>
                  </w:pPr>
                  <w:r w:rsidRPr="004B6D2F">
                    <w:rPr>
                      <w:rFonts w:ascii="Arial" w:eastAsia="Helvetica" w:hAnsi="Arial" w:cs="Arial"/>
                      <w:b/>
                      <w:bCs/>
                      <w:color w:val="000000"/>
                      <w:sz w:val="20"/>
                      <w:szCs w:val="20"/>
                    </w:rPr>
                    <w:t>GP</w:t>
                  </w:r>
                </w:p>
              </w:tc>
              <w:tc>
                <w:tcPr>
                  <w:tcW w:w="537" w:type="pct"/>
                  <w:shd w:val="clear" w:color="auto" w:fill="FFFFFF"/>
                  <w:tcMar>
                    <w:top w:w="0" w:type="dxa"/>
                    <w:left w:w="0" w:type="dxa"/>
                    <w:bottom w:w="0" w:type="dxa"/>
                    <w:right w:w="0" w:type="dxa"/>
                  </w:tcMar>
                  <w:vAlign w:val="center"/>
                </w:tcPr>
                <w:p w14:paraId="4D3FCCF6"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color w:val="000000"/>
                      <w:sz w:val="20"/>
                      <w:szCs w:val="20"/>
                    </w:rPr>
                  </w:pPr>
                  <w:r w:rsidRPr="004B6D2F">
                    <w:rPr>
                      <w:rFonts w:ascii="Arial" w:eastAsia="Helvetica" w:hAnsi="Arial" w:cs="Arial"/>
                      <w:color w:val="000000"/>
                      <w:sz w:val="20"/>
                      <w:szCs w:val="20"/>
                    </w:rPr>
                    <w:t>121</w:t>
                  </w:r>
                </w:p>
              </w:tc>
              <w:tc>
                <w:tcPr>
                  <w:tcW w:w="538" w:type="pct"/>
                  <w:shd w:val="clear" w:color="auto" w:fill="FFFFFF"/>
                  <w:tcMar>
                    <w:top w:w="0" w:type="dxa"/>
                    <w:left w:w="0" w:type="dxa"/>
                    <w:bottom w:w="0" w:type="dxa"/>
                    <w:right w:w="0" w:type="dxa"/>
                  </w:tcMar>
                  <w:vAlign w:val="center"/>
                </w:tcPr>
                <w:p w14:paraId="23A6D681"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color w:val="000000"/>
                      <w:sz w:val="20"/>
                      <w:szCs w:val="20"/>
                    </w:rPr>
                  </w:pPr>
                  <w:r w:rsidRPr="004B6D2F">
                    <w:rPr>
                      <w:rFonts w:ascii="Arial" w:eastAsia="Helvetica" w:hAnsi="Arial" w:cs="Arial"/>
                      <w:color w:val="000000"/>
                      <w:sz w:val="20"/>
                      <w:szCs w:val="20"/>
                    </w:rPr>
                    <w:t>158</w:t>
                  </w:r>
                </w:p>
              </w:tc>
              <w:tc>
                <w:tcPr>
                  <w:tcW w:w="537" w:type="pct"/>
                  <w:shd w:val="clear" w:color="auto" w:fill="FFFFFF"/>
                  <w:tcMar>
                    <w:top w:w="0" w:type="dxa"/>
                    <w:left w:w="0" w:type="dxa"/>
                    <w:bottom w:w="0" w:type="dxa"/>
                    <w:right w:w="0" w:type="dxa"/>
                  </w:tcMar>
                  <w:vAlign w:val="center"/>
                </w:tcPr>
                <w:p w14:paraId="527FE43C"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color w:val="000000"/>
                      <w:sz w:val="20"/>
                      <w:szCs w:val="20"/>
                    </w:rPr>
                  </w:pPr>
                  <w:r w:rsidRPr="004B6D2F">
                    <w:rPr>
                      <w:rFonts w:ascii="Arial" w:eastAsia="Helvetica" w:hAnsi="Arial" w:cs="Arial"/>
                      <w:color w:val="000000"/>
                      <w:sz w:val="20"/>
                      <w:szCs w:val="20"/>
                    </w:rPr>
                    <w:t>189</w:t>
                  </w:r>
                </w:p>
              </w:tc>
              <w:tc>
                <w:tcPr>
                  <w:tcW w:w="553" w:type="pct"/>
                  <w:shd w:val="clear" w:color="auto" w:fill="FFFFFF"/>
                  <w:tcMar>
                    <w:top w:w="0" w:type="dxa"/>
                    <w:left w:w="0" w:type="dxa"/>
                    <w:bottom w:w="0" w:type="dxa"/>
                    <w:right w:w="0" w:type="dxa"/>
                  </w:tcMar>
                  <w:vAlign w:val="center"/>
                </w:tcPr>
                <w:p w14:paraId="0F63B5AE"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color w:val="000000"/>
                      <w:sz w:val="20"/>
                      <w:szCs w:val="20"/>
                    </w:rPr>
                  </w:pPr>
                  <w:r w:rsidRPr="004B6D2F">
                    <w:rPr>
                      <w:rFonts w:ascii="Arial" w:eastAsia="Helvetica" w:hAnsi="Arial" w:cs="Arial"/>
                      <w:color w:val="000000"/>
                      <w:sz w:val="20"/>
                      <w:szCs w:val="20"/>
                    </w:rPr>
                    <w:t>338</w:t>
                  </w:r>
                </w:p>
              </w:tc>
              <w:tc>
                <w:tcPr>
                  <w:tcW w:w="592" w:type="pct"/>
                  <w:shd w:val="clear" w:color="auto" w:fill="FFFFFF"/>
                  <w:tcMar>
                    <w:top w:w="0" w:type="dxa"/>
                    <w:left w:w="0" w:type="dxa"/>
                    <w:bottom w:w="0" w:type="dxa"/>
                    <w:right w:w="0" w:type="dxa"/>
                  </w:tcMar>
                  <w:vAlign w:val="center"/>
                </w:tcPr>
                <w:p w14:paraId="7F3D8C8E"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color w:val="000000"/>
                      <w:sz w:val="20"/>
                      <w:szCs w:val="20"/>
                    </w:rPr>
                  </w:pPr>
                  <w:r w:rsidRPr="004B6D2F">
                    <w:rPr>
                      <w:rFonts w:ascii="Arial" w:eastAsia="Helvetica" w:hAnsi="Arial" w:cs="Arial"/>
                      <w:color w:val="000000"/>
                      <w:sz w:val="20"/>
                      <w:szCs w:val="20"/>
                    </w:rPr>
                    <w:t>228</w:t>
                  </w:r>
                </w:p>
              </w:tc>
              <w:tc>
                <w:tcPr>
                  <w:tcW w:w="468" w:type="pct"/>
                  <w:shd w:val="clear" w:color="auto" w:fill="FFFFFF"/>
                  <w:tcMar>
                    <w:top w:w="0" w:type="dxa"/>
                    <w:left w:w="0" w:type="dxa"/>
                    <w:bottom w:w="0" w:type="dxa"/>
                    <w:right w:w="0" w:type="dxa"/>
                  </w:tcMar>
                  <w:vAlign w:val="center"/>
                </w:tcPr>
                <w:p w14:paraId="77461433"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color w:val="000000"/>
                      <w:sz w:val="20"/>
                      <w:szCs w:val="20"/>
                    </w:rPr>
                  </w:pPr>
                  <w:r w:rsidRPr="004B6D2F">
                    <w:rPr>
                      <w:rFonts w:ascii="Arial" w:eastAsia="Helvetica" w:hAnsi="Arial" w:cs="Arial"/>
                      <w:color w:val="000000"/>
                      <w:sz w:val="20"/>
                      <w:szCs w:val="20"/>
                    </w:rPr>
                    <w:t>36</w:t>
                  </w:r>
                </w:p>
              </w:tc>
            </w:tr>
            <w:tr w:rsidR="00C54706" w:rsidRPr="00C6044A" w14:paraId="64D117AF" w14:textId="77777777" w:rsidTr="00FF4011">
              <w:trPr>
                <w:jc w:val="center"/>
              </w:trPr>
              <w:tc>
                <w:tcPr>
                  <w:tcW w:w="1238" w:type="pct"/>
                  <w:shd w:val="clear" w:color="auto" w:fill="FFFFFF"/>
                  <w:tcMar>
                    <w:top w:w="0" w:type="dxa"/>
                    <w:left w:w="0" w:type="dxa"/>
                    <w:bottom w:w="0" w:type="dxa"/>
                    <w:right w:w="0" w:type="dxa"/>
                  </w:tcMar>
                </w:tcPr>
                <w:p w14:paraId="50D59F2A"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300" w:right="100"/>
                    <w:rPr>
                      <w:rFonts w:ascii="Arial" w:eastAsia="Helvetica" w:hAnsi="Arial" w:cs="Arial"/>
                      <w:color w:val="000000"/>
                      <w:sz w:val="20"/>
                      <w:szCs w:val="20"/>
                    </w:rPr>
                  </w:pPr>
                  <w:commentRangeStart w:id="631"/>
                  <w:commentRangeStart w:id="632"/>
                  <w:r w:rsidRPr="004B6D2F">
                    <w:rPr>
                      <w:rFonts w:ascii="Arial" w:eastAsia="Helvetica" w:hAnsi="Arial" w:cs="Arial"/>
                      <w:color w:val="000000"/>
                      <w:sz w:val="20"/>
                      <w:szCs w:val="20"/>
                    </w:rPr>
                    <w:t>Bongani Regional Hospital</w:t>
                  </w:r>
                  <w:commentRangeEnd w:id="631"/>
                  <w:r w:rsidR="00C34999">
                    <w:rPr>
                      <w:rStyle w:val="CommentReference"/>
                      <w:rFonts w:ascii="Calibri" w:eastAsia="Calibri" w:hAnsi="Calibri" w:cs="Calibri"/>
                    </w:rPr>
                    <w:commentReference w:id="631"/>
                  </w:r>
                  <w:commentRangeEnd w:id="632"/>
                  <w:r w:rsidR="005E6652">
                    <w:rPr>
                      <w:rStyle w:val="CommentReference"/>
                      <w:rFonts w:ascii="Calibri" w:eastAsia="Calibri" w:hAnsi="Calibri" w:cs="Calibri"/>
                    </w:rPr>
                    <w:commentReference w:id="632"/>
                  </w:r>
                </w:p>
              </w:tc>
              <w:tc>
                <w:tcPr>
                  <w:tcW w:w="537" w:type="pct"/>
                  <w:shd w:val="clear" w:color="auto" w:fill="FFFFFF"/>
                  <w:vAlign w:val="center"/>
                </w:tcPr>
                <w:p w14:paraId="2E47DE22"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i/>
                      <w:iCs/>
                      <w:color w:val="000000"/>
                      <w:sz w:val="20"/>
                      <w:szCs w:val="20"/>
                    </w:rPr>
                  </w:pPr>
                  <w:r w:rsidRPr="004B6D2F">
                    <w:rPr>
                      <w:rFonts w:ascii="Arial" w:eastAsia="Helvetica" w:hAnsi="Arial" w:cs="Arial"/>
                      <w:i/>
                      <w:iCs/>
                      <w:color w:val="000000"/>
                      <w:sz w:val="20"/>
                      <w:szCs w:val="20"/>
                    </w:rPr>
                    <w:t>FS</w:t>
                  </w:r>
                </w:p>
              </w:tc>
              <w:tc>
                <w:tcPr>
                  <w:tcW w:w="537" w:type="pct"/>
                  <w:shd w:val="clear" w:color="auto" w:fill="FFFFFF"/>
                  <w:tcMar>
                    <w:top w:w="0" w:type="dxa"/>
                    <w:left w:w="0" w:type="dxa"/>
                    <w:bottom w:w="0" w:type="dxa"/>
                    <w:right w:w="0" w:type="dxa"/>
                  </w:tcMar>
                  <w:vAlign w:val="center"/>
                </w:tcPr>
                <w:p w14:paraId="162189F5"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color w:val="000000"/>
                      <w:sz w:val="20"/>
                      <w:szCs w:val="20"/>
                    </w:rPr>
                  </w:pPr>
                  <w:r w:rsidRPr="004B6D2F">
                    <w:rPr>
                      <w:rFonts w:ascii="Arial" w:eastAsia="Helvetica" w:hAnsi="Arial" w:cs="Arial"/>
                      <w:color w:val="000000"/>
                      <w:sz w:val="20"/>
                      <w:szCs w:val="20"/>
                    </w:rPr>
                    <w:t>53</w:t>
                  </w:r>
                </w:p>
              </w:tc>
              <w:tc>
                <w:tcPr>
                  <w:tcW w:w="538" w:type="pct"/>
                  <w:shd w:val="clear" w:color="auto" w:fill="FFFFFF"/>
                  <w:tcMar>
                    <w:top w:w="0" w:type="dxa"/>
                    <w:left w:w="0" w:type="dxa"/>
                    <w:bottom w:w="0" w:type="dxa"/>
                    <w:right w:w="0" w:type="dxa"/>
                  </w:tcMar>
                  <w:vAlign w:val="center"/>
                </w:tcPr>
                <w:p w14:paraId="1FB63A0C"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color w:val="000000"/>
                      <w:sz w:val="20"/>
                      <w:szCs w:val="20"/>
                    </w:rPr>
                  </w:pPr>
                  <w:r w:rsidRPr="004B6D2F">
                    <w:rPr>
                      <w:rFonts w:ascii="Arial" w:eastAsia="Helvetica" w:hAnsi="Arial" w:cs="Arial"/>
                      <w:color w:val="000000"/>
                      <w:sz w:val="20"/>
                      <w:szCs w:val="20"/>
                    </w:rPr>
                    <w:t>83</w:t>
                  </w:r>
                </w:p>
              </w:tc>
              <w:tc>
                <w:tcPr>
                  <w:tcW w:w="537" w:type="pct"/>
                  <w:shd w:val="clear" w:color="auto" w:fill="FFFFFF"/>
                  <w:tcMar>
                    <w:top w:w="0" w:type="dxa"/>
                    <w:left w:w="0" w:type="dxa"/>
                    <w:bottom w:w="0" w:type="dxa"/>
                    <w:right w:w="0" w:type="dxa"/>
                  </w:tcMar>
                  <w:vAlign w:val="center"/>
                </w:tcPr>
                <w:p w14:paraId="2CDDA11F"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color w:val="000000"/>
                      <w:sz w:val="20"/>
                      <w:szCs w:val="20"/>
                    </w:rPr>
                  </w:pPr>
                  <w:r w:rsidRPr="004B6D2F">
                    <w:rPr>
                      <w:rFonts w:ascii="Arial" w:eastAsia="Helvetica" w:hAnsi="Arial" w:cs="Arial"/>
                      <w:color w:val="000000"/>
                      <w:sz w:val="20"/>
                      <w:szCs w:val="20"/>
                    </w:rPr>
                    <w:t>136</w:t>
                  </w:r>
                </w:p>
              </w:tc>
              <w:tc>
                <w:tcPr>
                  <w:tcW w:w="553" w:type="pct"/>
                  <w:shd w:val="clear" w:color="auto" w:fill="FFFFFF"/>
                  <w:tcMar>
                    <w:top w:w="0" w:type="dxa"/>
                    <w:left w:w="0" w:type="dxa"/>
                    <w:bottom w:w="0" w:type="dxa"/>
                    <w:right w:w="0" w:type="dxa"/>
                  </w:tcMar>
                  <w:vAlign w:val="center"/>
                </w:tcPr>
                <w:p w14:paraId="4D7AF608"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color w:val="000000"/>
                      <w:sz w:val="20"/>
                      <w:szCs w:val="20"/>
                    </w:rPr>
                  </w:pPr>
                  <w:r w:rsidRPr="004B6D2F">
                    <w:rPr>
                      <w:rFonts w:ascii="Arial" w:eastAsia="Helvetica" w:hAnsi="Arial" w:cs="Arial"/>
                      <w:color w:val="000000"/>
                      <w:sz w:val="20"/>
                      <w:szCs w:val="20"/>
                    </w:rPr>
                    <w:t>91</w:t>
                  </w:r>
                </w:p>
              </w:tc>
              <w:tc>
                <w:tcPr>
                  <w:tcW w:w="592" w:type="pct"/>
                  <w:shd w:val="clear" w:color="auto" w:fill="FFFFFF"/>
                  <w:tcMar>
                    <w:top w:w="0" w:type="dxa"/>
                    <w:left w:w="0" w:type="dxa"/>
                    <w:bottom w:w="0" w:type="dxa"/>
                    <w:right w:w="0" w:type="dxa"/>
                  </w:tcMar>
                  <w:vAlign w:val="center"/>
                </w:tcPr>
                <w:p w14:paraId="013D6D99"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color w:val="000000"/>
                      <w:sz w:val="20"/>
                      <w:szCs w:val="20"/>
                    </w:rPr>
                  </w:pPr>
                  <w:r w:rsidRPr="004B6D2F">
                    <w:rPr>
                      <w:rFonts w:ascii="Arial" w:eastAsia="Helvetica" w:hAnsi="Arial" w:cs="Arial"/>
                      <w:color w:val="000000"/>
                      <w:sz w:val="20"/>
                      <w:szCs w:val="20"/>
                    </w:rPr>
                    <w:t>110</w:t>
                  </w:r>
                </w:p>
              </w:tc>
              <w:tc>
                <w:tcPr>
                  <w:tcW w:w="468" w:type="pct"/>
                  <w:shd w:val="clear" w:color="auto" w:fill="FFFFFF"/>
                  <w:tcMar>
                    <w:top w:w="0" w:type="dxa"/>
                    <w:left w:w="0" w:type="dxa"/>
                    <w:bottom w:w="0" w:type="dxa"/>
                    <w:right w:w="0" w:type="dxa"/>
                  </w:tcMar>
                  <w:vAlign w:val="center"/>
                </w:tcPr>
                <w:p w14:paraId="2CA22E25"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color w:val="000000"/>
                      <w:sz w:val="20"/>
                      <w:szCs w:val="20"/>
                    </w:rPr>
                  </w:pPr>
                  <w:r w:rsidRPr="004B6D2F">
                    <w:rPr>
                      <w:rFonts w:ascii="Arial" w:eastAsia="Helvetica" w:hAnsi="Arial" w:cs="Arial"/>
                      <w:color w:val="000000"/>
                      <w:sz w:val="20"/>
                      <w:szCs w:val="20"/>
                    </w:rPr>
                    <w:t>7</w:t>
                  </w:r>
                </w:p>
              </w:tc>
            </w:tr>
            <w:tr w:rsidR="00C54706" w:rsidRPr="00C6044A" w14:paraId="0288B072" w14:textId="77777777" w:rsidTr="00FF4011">
              <w:trPr>
                <w:jc w:val="center"/>
              </w:trPr>
              <w:tc>
                <w:tcPr>
                  <w:tcW w:w="1238" w:type="pct"/>
                  <w:shd w:val="clear" w:color="auto" w:fill="FFFFFF"/>
                  <w:tcMar>
                    <w:top w:w="0" w:type="dxa"/>
                    <w:left w:w="0" w:type="dxa"/>
                    <w:bottom w:w="0" w:type="dxa"/>
                    <w:right w:w="0" w:type="dxa"/>
                  </w:tcMar>
                </w:tcPr>
                <w:p w14:paraId="44867C8A"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300" w:right="100"/>
                    <w:rPr>
                      <w:rFonts w:ascii="Arial" w:eastAsia="Helvetica" w:hAnsi="Arial" w:cs="Arial"/>
                      <w:color w:val="000000"/>
                      <w:sz w:val="20"/>
                      <w:szCs w:val="20"/>
                    </w:rPr>
                  </w:pPr>
                  <w:r w:rsidRPr="004B6D2F">
                    <w:rPr>
                      <w:rFonts w:ascii="Arial" w:eastAsia="Helvetica" w:hAnsi="Arial" w:cs="Arial"/>
                      <w:color w:val="000000"/>
                      <w:sz w:val="20"/>
                      <w:szCs w:val="20"/>
                    </w:rPr>
                    <w:t>Steve Biko Academic Hospital</w:t>
                  </w:r>
                </w:p>
              </w:tc>
              <w:tc>
                <w:tcPr>
                  <w:tcW w:w="537" w:type="pct"/>
                  <w:shd w:val="clear" w:color="auto" w:fill="FFFFFF"/>
                  <w:vAlign w:val="center"/>
                </w:tcPr>
                <w:p w14:paraId="766481D6"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b/>
                      <w:bCs/>
                      <w:color w:val="000000"/>
                      <w:sz w:val="20"/>
                      <w:szCs w:val="20"/>
                    </w:rPr>
                  </w:pPr>
                  <w:r w:rsidRPr="004B6D2F">
                    <w:rPr>
                      <w:rFonts w:ascii="Arial" w:eastAsia="Helvetica" w:hAnsi="Arial" w:cs="Arial"/>
                      <w:b/>
                      <w:bCs/>
                      <w:color w:val="000000"/>
                      <w:sz w:val="20"/>
                      <w:szCs w:val="20"/>
                    </w:rPr>
                    <w:t>GP</w:t>
                  </w:r>
                </w:p>
              </w:tc>
              <w:tc>
                <w:tcPr>
                  <w:tcW w:w="537" w:type="pct"/>
                  <w:shd w:val="clear" w:color="auto" w:fill="FFFFFF"/>
                  <w:tcMar>
                    <w:top w:w="0" w:type="dxa"/>
                    <w:left w:w="0" w:type="dxa"/>
                    <w:bottom w:w="0" w:type="dxa"/>
                    <w:right w:w="0" w:type="dxa"/>
                  </w:tcMar>
                  <w:vAlign w:val="center"/>
                </w:tcPr>
                <w:p w14:paraId="08D5E86E"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color w:val="000000"/>
                      <w:sz w:val="20"/>
                      <w:szCs w:val="20"/>
                    </w:rPr>
                  </w:pPr>
                  <w:r w:rsidRPr="004B6D2F">
                    <w:rPr>
                      <w:rFonts w:ascii="Arial" w:eastAsia="Helvetica" w:hAnsi="Arial" w:cs="Arial"/>
                      <w:color w:val="000000"/>
                      <w:sz w:val="20"/>
                      <w:szCs w:val="20"/>
                    </w:rPr>
                    <w:t>22</w:t>
                  </w:r>
                </w:p>
              </w:tc>
              <w:tc>
                <w:tcPr>
                  <w:tcW w:w="538" w:type="pct"/>
                  <w:shd w:val="clear" w:color="auto" w:fill="FFFFFF"/>
                  <w:tcMar>
                    <w:top w:w="0" w:type="dxa"/>
                    <w:left w:w="0" w:type="dxa"/>
                    <w:bottom w:w="0" w:type="dxa"/>
                    <w:right w:w="0" w:type="dxa"/>
                  </w:tcMar>
                  <w:vAlign w:val="center"/>
                </w:tcPr>
                <w:p w14:paraId="114276D7"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color w:val="000000"/>
                      <w:sz w:val="20"/>
                      <w:szCs w:val="20"/>
                    </w:rPr>
                  </w:pPr>
                  <w:r w:rsidRPr="004B6D2F">
                    <w:rPr>
                      <w:rFonts w:ascii="Arial" w:eastAsia="Helvetica" w:hAnsi="Arial" w:cs="Arial"/>
                      <w:color w:val="000000"/>
                      <w:sz w:val="20"/>
                      <w:szCs w:val="20"/>
                    </w:rPr>
                    <w:t>45</w:t>
                  </w:r>
                </w:p>
              </w:tc>
              <w:tc>
                <w:tcPr>
                  <w:tcW w:w="537" w:type="pct"/>
                  <w:shd w:val="clear" w:color="auto" w:fill="FFFFFF"/>
                  <w:tcMar>
                    <w:top w:w="0" w:type="dxa"/>
                    <w:left w:w="0" w:type="dxa"/>
                    <w:bottom w:w="0" w:type="dxa"/>
                    <w:right w:w="0" w:type="dxa"/>
                  </w:tcMar>
                  <w:vAlign w:val="center"/>
                </w:tcPr>
                <w:p w14:paraId="3DD5D665"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color w:val="000000"/>
                      <w:sz w:val="20"/>
                      <w:szCs w:val="20"/>
                    </w:rPr>
                  </w:pPr>
                  <w:r w:rsidRPr="004B6D2F">
                    <w:rPr>
                      <w:rFonts w:ascii="Arial" w:eastAsia="Helvetica" w:hAnsi="Arial" w:cs="Arial"/>
                      <w:color w:val="000000"/>
                      <w:sz w:val="20"/>
                      <w:szCs w:val="20"/>
                    </w:rPr>
                    <w:t>57</w:t>
                  </w:r>
                </w:p>
              </w:tc>
              <w:tc>
                <w:tcPr>
                  <w:tcW w:w="553" w:type="pct"/>
                  <w:shd w:val="clear" w:color="auto" w:fill="FFFFFF"/>
                  <w:tcMar>
                    <w:top w:w="0" w:type="dxa"/>
                    <w:left w:w="0" w:type="dxa"/>
                    <w:bottom w:w="0" w:type="dxa"/>
                    <w:right w:w="0" w:type="dxa"/>
                  </w:tcMar>
                  <w:vAlign w:val="center"/>
                </w:tcPr>
                <w:p w14:paraId="4F8EB4AF"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color w:val="000000"/>
                      <w:sz w:val="20"/>
                      <w:szCs w:val="20"/>
                    </w:rPr>
                  </w:pPr>
                  <w:r w:rsidRPr="004B6D2F">
                    <w:rPr>
                      <w:rFonts w:ascii="Arial" w:eastAsia="Helvetica" w:hAnsi="Arial" w:cs="Arial"/>
                      <w:color w:val="000000"/>
                      <w:sz w:val="20"/>
                      <w:szCs w:val="20"/>
                    </w:rPr>
                    <w:t>51</w:t>
                  </w:r>
                </w:p>
              </w:tc>
              <w:tc>
                <w:tcPr>
                  <w:tcW w:w="592" w:type="pct"/>
                  <w:shd w:val="clear" w:color="auto" w:fill="FFFFFF"/>
                  <w:tcMar>
                    <w:top w:w="0" w:type="dxa"/>
                    <w:left w:w="0" w:type="dxa"/>
                    <w:bottom w:w="0" w:type="dxa"/>
                    <w:right w:w="0" w:type="dxa"/>
                  </w:tcMar>
                  <w:vAlign w:val="center"/>
                </w:tcPr>
                <w:p w14:paraId="30B68F2B"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color w:val="000000"/>
                      <w:sz w:val="20"/>
                      <w:szCs w:val="20"/>
                    </w:rPr>
                  </w:pPr>
                  <w:r w:rsidRPr="004B6D2F">
                    <w:rPr>
                      <w:rFonts w:ascii="Arial" w:eastAsia="Helvetica" w:hAnsi="Arial" w:cs="Arial"/>
                      <w:color w:val="000000"/>
                      <w:sz w:val="20"/>
                      <w:szCs w:val="20"/>
                    </w:rPr>
                    <w:t>39</w:t>
                  </w:r>
                </w:p>
              </w:tc>
              <w:tc>
                <w:tcPr>
                  <w:tcW w:w="468" w:type="pct"/>
                  <w:shd w:val="clear" w:color="auto" w:fill="FFFFFF"/>
                  <w:tcMar>
                    <w:top w:w="0" w:type="dxa"/>
                    <w:left w:w="0" w:type="dxa"/>
                    <w:bottom w:w="0" w:type="dxa"/>
                    <w:right w:w="0" w:type="dxa"/>
                  </w:tcMar>
                  <w:vAlign w:val="center"/>
                </w:tcPr>
                <w:p w14:paraId="669F262E"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color w:val="000000"/>
                      <w:sz w:val="20"/>
                      <w:szCs w:val="20"/>
                    </w:rPr>
                  </w:pPr>
                  <w:r w:rsidRPr="004B6D2F">
                    <w:rPr>
                      <w:rFonts w:ascii="Arial" w:eastAsia="Helvetica" w:hAnsi="Arial" w:cs="Arial"/>
                      <w:color w:val="000000"/>
                      <w:sz w:val="20"/>
                      <w:szCs w:val="20"/>
                    </w:rPr>
                    <w:t>7</w:t>
                  </w:r>
                </w:p>
              </w:tc>
            </w:tr>
            <w:tr w:rsidR="00C54706" w:rsidRPr="00C6044A" w14:paraId="0933B4BE" w14:textId="77777777" w:rsidTr="00FF4011">
              <w:trPr>
                <w:jc w:val="center"/>
              </w:trPr>
              <w:tc>
                <w:tcPr>
                  <w:tcW w:w="1238" w:type="pct"/>
                  <w:shd w:val="clear" w:color="auto" w:fill="FFFFFF"/>
                  <w:tcMar>
                    <w:top w:w="0" w:type="dxa"/>
                    <w:left w:w="0" w:type="dxa"/>
                    <w:bottom w:w="0" w:type="dxa"/>
                    <w:right w:w="0" w:type="dxa"/>
                  </w:tcMar>
                </w:tcPr>
                <w:p w14:paraId="50E5B0F2"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300" w:right="100"/>
                    <w:rPr>
                      <w:rFonts w:ascii="Arial" w:eastAsia="Helvetica" w:hAnsi="Arial" w:cs="Arial"/>
                      <w:color w:val="000000"/>
                      <w:sz w:val="20"/>
                      <w:szCs w:val="20"/>
                    </w:rPr>
                  </w:pPr>
                  <w:r w:rsidRPr="004B6D2F">
                    <w:rPr>
                      <w:rFonts w:ascii="Arial" w:eastAsia="Helvetica" w:hAnsi="Arial" w:cs="Arial"/>
                      <w:color w:val="000000"/>
                      <w:sz w:val="20"/>
                      <w:szCs w:val="20"/>
                    </w:rPr>
                    <w:t>Boitumelo Hospital</w:t>
                  </w:r>
                </w:p>
              </w:tc>
              <w:tc>
                <w:tcPr>
                  <w:tcW w:w="537" w:type="pct"/>
                  <w:shd w:val="clear" w:color="auto" w:fill="FFFFFF"/>
                  <w:vAlign w:val="center"/>
                </w:tcPr>
                <w:p w14:paraId="16C22237"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i/>
                      <w:iCs/>
                      <w:color w:val="000000"/>
                      <w:sz w:val="20"/>
                      <w:szCs w:val="20"/>
                    </w:rPr>
                  </w:pPr>
                  <w:r w:rsidRPr="004B6D2F">
                    <w:rPr>
                      <w:rFonts w:ascii="Arial" w:eastAsia="Helvetica" w:hAnsi="Arial" w:cs="Arial"/>
                      <w:i/>
                      <w:iCs/>
                      <w:color w:val="000000"/>
                      <w:sz w:val="20"/>
                      <w:szCs w:val="20"/>
                    </w:rPr>
                    <w:t>FS</w:t>
                  </w:r>
                </w:p>
              </w:tc>
              <w:tc>
                <w:tcPr>
                  <w:tcW w:w="537" w:type="pct"/>
                  <w:shd w:val="clear" w:color="auto" w:fill="FFFFFF"/>
                  <w:tcMar>
                    <w:top w:w="0" w:type="dxa"/>
                    <w:left w:w="0" w:type="dxa"/>
                    <w:bottom w:w="0" w:type="dxa"/>
                    <w:right w:w="0" w:type="dxa"/>
                  </w:tcMar>
                  <w:vAlign w:val="center"/>
                </w:tcPr>
                <w:p w14:paraId="30A74A7C"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color w:val="000000"/>
                      <w:sz w:val="20"/>
                      <w:szCs w:val="20"/>
                    </w:rPr>
                  </w:pPr>
                  <w:r w:rsidRPr="004B6D2F">
                    <w:rPr>
                      <w:rFonts w:ascii="Arial" w:eastAsia="Helvetica" w:hAnsi="Arial" w:cs="Arial"/>
                      <w:color w:val="000000"/>
                      <w:sz w:val="20"/>
                      <w:szCs w:val="20"/>
                    </w:rPr>
                    <w:t>0</w:t>
                  </w:r>
                </w:p>
              </w:tc>
              <w:tc>
                <w:tcPr>
                  <w:tcW w:w="538" w:type="pct"/>
                  <w:shd w:val="clear" w:color="auto" w:fill="FFFFFF"/>
                  <w:tcMar>
                    <w:top w:w="0" w:type="dxa"/>
                    <w:left w:w="0" w:type="dxa"/>
                    <w:bottom w:w="0" w:type="dxa"/>
                    <w:right w:w="0" w:type="dxa"/>
                  </w:tcMar>
                  <w:vAlign w:val="center"/>
                </w:tcPr>
                <w:p w14:paraId="1CE13ADC"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color w:val="000000"/>
                      <w:sz w:val="20"/>
                      <w:szCs w:val="20"/>
                    </w:rPr>
                  </w:pPr>
                  <w:r w:rsidRPr="004B6D2F">
                    <w:rPr>
                      <w:rFonts w:ascii="Arial" w:eastAsia="Helvetica" w:hAnsi="Arial" w:cs="Arial"/>
                      <w:color w:val="000000"/>
                      <w:sz w:val="20"/>
                      <w:szCs w:val="20"/>
                    </w:rPr>
                    <w:t>1</w:t>
                  </w:r>
                </w:p>
              </w:tc>
              <w:tc>
                <w:tcPr>
                  <w:tcW w:w="537" w:type="pct"/>
                  <w:shd w:val="clear" w:color="auto" w:fill="FFFFFF"/>
                  <w:tcMar>
                    <w:top w:w="0" w:type="dxa"/>
                    <w:left w:w="0" w:type="dxa"/>
                    <w:bottom w:w="0" w:type="dxa"/>
                    <w:right w:w="0" w:type="dxa"/>
                  </w:tcMar>
                  <w:vAlign w:val="center"/>
                </w:tcPr>
                <w:p w14:paraId="079BCC2A"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color w:val="000000"/>
                      <w:sz w:val="20"/>
                      <w:szCs w:val="20"/>
                    </w:rPr>
                  </w:pPr>
                  <w:r w:rsidRPr="004B6D2F">
                    <w:rPr>
                      <w:rFonts w:ascii="Arial" w:eastAsia="Helvetica" w:hAnsi="Arial" w:cs="Arial"/>
                      <w:color w:val="000000"/>
                      <w:sz w:val="20"/>
                      <w:szCs w:val="20"/>
                    </w:rPr>
                    <w:t>3</w:t>
                  </w:r>
                </w:p>
              </w:tc>
              <w:tc>
                <w:tcPr>
                  <w:tcW w:w="553" w:type="pct"/>
                  <w:shd w:val="clear" w:color="auto" w:fill="FFFFFF"/>
                  <w:tcMar>
                    <w:top w:w="0" w:type="dxa"/>
                    <w:left w:w="0" w:type="dxa"/>
                    <w:bottom w:w="0" w:type="dxa"/>
                    <w:right w:w="0" w:type="dxa"/>
                  </w:tcMar>
                  <w:vAlign w:val="center"/>
                </w:tcPr>
                <w:p w14:paraId="7EF40A3F"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color w:val="000000"/>
                      <w:sz w:val="20"/>
                      <w:szCs w:val="20"/>
                    </w:rPr>
                  </w:pPr>
                  <w:r w:rsidRPr="004B6D2F">
                    <w:rPr>
                      <w:rFonts w:ascii="Arial" w:eastAsia="Helvetica" w:hAnsi="Arial" w:cs="Arial"/>
                      <w:color w:val="000000"/>
                      <w:sz w:val="20"/>
                      <w:szCs w:val="20"/>
                    </w:rPr>
                    <w:t>0</w:t>
                  </w:r>
                </w:p>
              </w:tc>
              <w:tc>
                <w:tcPr>
                  <w:tcW w:w="592" w:type="pct"/>
                  <w:shd w:val="clear" w:color="auto" w:fill="FFFFFF"/>
                  <w:tcMar>
                    <w:top w:w="0" w:type="dxa"/>
                    <w:left w:w="0" w:type="dxa"/>
                    <w:bottom w:w="0" w:type="dxa"/>
                    <w:right w:w="0" w:type="dxa"/>
                  </w:tcMar>
                  <w:vAlign w:val="center"/>
                </w:tcPr>
                <w:p w14:paraId="733A0C6B"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color w:val="000000"/>
                      <w:sz w:val="20"/>
                      <w:szCs w:val="20"/>
                    </w:rPr>
                  </w:pPr>
                  <w:r w:rsidRPr="004B6D2F">
                    <w:rPr>
                      <w:rFonts w:ascii="Arial" w:eastAsia="Helvetica" w:hAnsi="Arial" w:cs="Arial"/>
                      <w:color w:val="000000"/>
                      <w:sz w:val="20"/>
                      <w:szCs w:val="20"/>
                    </w:rPr>
                    <w:t>63</w:t>
                  </w:r>
                </w:p>
              </w:tc>
              <w:tc>
                <w:tcPr>
                  <w:tcW w:w="468" w:type="pct"/>
                  <w:shd w:val="clear" w:color="auto" w:fill="FFFFFF"/>
                  <w:tcMar>
                    <w:top w:w="0" w:type="dxa"/>
                    <w:left w:w="0" w:type="dxa"/>
                    <w:bottom w:w="0" w:type="dxa"/>
                    <w:right w:w="0" w:type="dxa"/>
                  </w:tcMar>
                  <w:vAlign w:val="center"/>
                </w:tcPr>
                <w:p w14:paraId="14FB568A" w14:textId="77777777" w:rsidR="00C77A8F" w:rsidRPr="004B6D2F" w:rsidRDefault="00C77A8F" w:rsidP="00C77A8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color w:val="000000"/>
                      <w:sz w:val="20"/>
                      <w:szCs w:val="20"/>
                    </w:rPr>
                  </w:pPr>
                  <w:r w:rsidRPr="004B6D2F">
                    <w:rPr>
                      <w:rFonts w:ascii="Arial" w:eastAsia="Helvetica" w:hAnsi="Arial" w:cs="Arial"/>
                      <w:color w:val="000000"/>
                      <w:sz w:val="20"/>
                      <w:szCs w:val="20"/>
                    </w:rPr>
                    <w:t>16</w:t>
                  </w:r>
                </w:p>
              </w:tc>
            </w:tr>
            <w:tr w:rsidR="007260F4" w:rsidRPr="00C6044A" w14:paraId="26CDDF43" w14:textId="77777777" w:rsidTr="00FF4011">
              <w:trPr>
                <w:jc w:val="center"/>
              </w:trPr>
              <w:tc>
                <w:tcPr>
                  <w:tcW w:w="1238" w:type="pct"/>
                  <w:shd w:val="clear" w:color="auto" w:fill="FFFFFF"/>
                  <w:tcMar>
                    <w:top w:w="0" w:type="dxa"/>
                    <w:left w:w="0" w:type="dxa"/>
                    <w:bottom w:w="0" w:type="dxa"/>
                    <w:right w:w="0" w:type="dxa"/>
                  </w:tcMar>
                </w:tcPr>
                <w:p w14:paraId="082DBFC1" w14:textId="14174F45" w:rsidR="007260F4" w:rsidRPr="004B6D2F" w:rsidRDefault="007260F4" w:rsidP="007260F4">
                  <w:pPr>
                    <w:pBdr>
                      <w:top w:val="none" w:sz="0" w:space="0" w:color="000000"/>
                      <w:left w:val="none" w:sz="0" w:space="0" w:color="000000"/>
                      <w:bottom w:val="none" w:sz="0" w:space="0" w:color="000000"/>
                      <w:right w:val="none" w:sz="0" w:space="0" w:color="000000"/>
                    </w:pBdr>
                    <w:spacing w:before="100" w:after="100"/>
                    <w:ind w:left="300" w:right="100"/>
                    <w:rPr>
                      <w:rFonts w:ascii="Arial" w:eastAsia="Helvetica" w:hAnsi="Arial" w:cs="Arial"/>
                      <w:b/>
                      <w:bCs/>
                      <w:color w:val="000000"/>
                      <w:sz w:val="20"/>
                      <w:szCs w:val="20"/>
                    </w:rPr>
                  </w:pPr>
                  <w:r w:rsidRPr="004B6D2F">
                    <w:rPr>
                      <w:rFonts w:ascii="Arial" w:eastAsia="Helvetica" w:hAnsi="Arial" w:cs="Arial"/>
                      <w:b/>
                      <w:bCs/>
                      <w:color w:val="000000"/>
                      <w:sz w:val="20"/>
                      <w:szCs w:val="20"/>
                    </w:rPr>
                    <w:t xml:space="preserve">Total </w:t>
                  </w:r>
                </w:p>
              </w:tc>
              <w:tc>
                <w:tcPr>
                  <w:tcW w:w="537" w:type="pct"/>
                  <w:shd w:val="clear" w:color="auto" w:fill="FFFFFF"/>
                  <w:vAlign w:val="center"/>
                </w:tcPr>
                <w:p w14:paraId="5E220FC6" w14:textId="5D48BF30" w:rsidR="007260F4" w:rsidRPr="004B6D2F" w:rsidRDefault="007260F4" w:rsidP="007260F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i/>
                      <w:iCs/>
                      <w:color w:val="000000"/>
                      <w:sz w:val="20"/>
                      <w:szCs w:val="20"/>
                    </w:rPr>
                  </w:pPr>
                  <w:r w:rsidRPr="004B6D2F">
                    <w:rPr>
                      <w:rFonts w:ascii="Arial" w:eastAsia="Helvetica" w:hAnsi="Arial" w:cs="Arial"/>
                      <w:i/>
                      <w:iCs/>
                      <w:color w:val="000000"/>
                      <w:sz w:val="20"/>
                      <w:szCs w:val="20"/>
                    </w:rPr>
                    <w:t>-</w:t>
                  </w:r>
                </w:p>
              </w:tc>
              <w:tc>
                <w:tcPr>
                  <w:tcW w:w="537" w:type="pct"/>
                  <w:shd w:val="clear" w:color="auto" w:fill="FFFFFF"/>
                  <w:tcMar>
                    <w:top w:w="0" w:type="dxa"/>
                    <w:left w:w="0" w:type="dxa"/>
                    <w:bottom w:w="0" w:type="dxa"/>
                    <w:right w:w="0" w:type="dxa"/>
                  </w:tcMar>
                  <w:vAlign w:val="center"/>
                </w:tcPr>
                <w:p w14:paraId="5BC415C4" w14:textId="765DEA4B" w:rsidR="007260F4" w:rsidRPr="004B6D2F" w:rsidRDefault="007260F4" w:rsidP="007260F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b/>
                      <w:bCs/>
                      <w:color w:val="000000"/>
                      <w:sz w:val="20"/>
                      <w:szCs w:val="20"/>
                    </w:rPr>
                  </w:pPr>
                  <w:r w:rsidRPr="004B6D2F">
                    <w:rPr>
                      <w:rFonts w:ascii="Arial" w:eastAsia="Helvetica" w:hAnsi="Arial" w:cs="Arial"/>
                      <w:b/>
                      <w:bCs/>
                      <w:color w:val="000000"/>
                      <w:sz w:val="20"/>
                      <w:szCs w:val="20"/>
                    </w:rPr>
                    <w:t>196</w:t>
                  </w:r>
                </w:p>
              </w:tc>
              <w:tc>
                <w:tcPr>
                  <w:tcW w:w="538" w:type="pct"/>
                  <w:shd w:val="clear" w:color="auto" w:fill="FFFFFF"/>
                  <w:tcMar>
                    <w:top w:w="0" w:type="dxa"/>
                    <w:left w:w="0" w:type="dxa"/>
                    <w:bottom w:w="0" w:type="dxa"/>
                    <w:right w:w="0" w:type="dxa"/>
                  </w:tcMar>
                  <w:vAlign w:val="center"/>
                </w:tcPr>
                <w:p w14:paraId="0C83DD31" w14:textId="0BF224B4" w:rsidR="007260F4" w:rsidRPr="004B6D2F" w:rsidRDefault="007260F4" w:rsidP="007260F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b/>
                      <w:bCs/>
                      <w:color w:val="000000"/>
                      <w:sz w:val="20"/>
                      <w:szCs w:val="20"/>
                    </w:rPr>
                  </w:pPr>
                  <w:r w:rsidRPr="004B6D2F">
                    <w:rPr>
                      <w:rFonts w:ascii="Arial" w:eastAsia="Helvetica" w:hAnsi="Arial" w:cs="Arial"/>
                      <w:b/>
                      <w:bCs/>
                      <w:color w:val="000000"/>
                      <w:sz w:val="20"/>
                      <w:szCs w:val="20"/>
                    </w:rPr>
                    <w:t>287</w:t>
                  </w:r>
                </w:p>
              </w:tc>
              <w:tc>
                <w:tcPr>
                  <w:tcW w:w="537" w:type="pct"/>
                  <w:shd w:val="clear" w:color="auto" w:fill="FFFFFF"/>
                  <w:tcMar>
                    <w:top w:w="0" w:type="dxa"/>
                    <w:left w:w="0" w:type="dxa"/>
                    <w:bottom w:w="0" w:type="dxa"/>
                    <w:right w:w="0" w:type="dxa"/>
                  </w:tcMar>
                  <w:vAlign w:val="center"/>
                </w:tcPr>
                <w:p w14:paraId="39C9643D" w14:textId="6376BE9E" w:rsidR="007260F4" w:rsidRPr="004B6D2F" w:rsidRDefault="007260F4" w:rsidP="007260F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b/>
                      <w:bCs/>
                      <w:color w:val="000000"/>
                      <w:sz w:val="20"/>
                      <w:szCs w:val="20"/>
                    </w:rPr>
                  </w:pPr>
                  <w:r w:rsidRPr="004B6D2F">
                    <w:rPr>
                      <w:rFonts w:ascii="Arial" w:eastAsia="Helvetica" w:hAnsi="Arial" w:cs="Arial"/>
                      <w:b/>
                      <w:bCs/>
                      <w:color w:val="000000"/>
                      <w:sz w:val="20"/>
                      <w:szCs w:val="20"/>
                    </w:rPr>
                    <w:t>385</w:t>
                  </w:r>
                </w:p>
              </w:tc>
              <w:tc>
                <w:tcPr>
                  <w:tcW w:w="553" w:type="pct"/>
                  <w:shd w:val="clear" w:color="auto" w:fill="FFFFFF"/>
                  <w:tcMar>
                    <w:top w:w="0" w:type="dxa"/>
                    <w:left w:w="0" w:type="dxa"/>
                    <w:bottom w:w="0" w:type="dxa"/>
                    <w:right w:w="0" w:type="dxa"/>
                  </w:tcMar>
                  <w:vAlign w:val="center"/>
                </w:tcPr>
                <w:p w14:paraId="7E173DEA" w14:textId="5D7B9A33" w:rsidR="007260F4" w:rsidRPr="004B6D2F" w:rsidRDefault="007260F4" w:rsidP="007260F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b/>
                      <w:bCs/>
                      <w:color w:val="000000"/>
                      <w:sz w:val="20"/>
                      <w:szCs w:val="20"/>
                    </w:rPr>
                  </w:pPr>
                  <w:r w:rsidRPr="004B6D2F">
                    <w:rPr>
                      <w:rFonts w:ascii="Arial" w:eastAsia="Helvetica" w:hAnsi="Arial" w:cs="Arial"/>
                      <w:b/>
                      <w:bCs/>
                      <w:color w:val="000000"/>
                      <w:sz w:val="20"/>
                      <w:szCs w:val="20"/>
                    </w:rPr>
                    <w:t>480</w:t>
                  </w:r>
                </w:p>
              </w:tc>
              <w:tc>
                <w:tcPr>
                  <w:tcW w:w="592" w:type="pct"/>
                  <w:shd w:val="clear" w:color="auto" w:fill="FFFFFF"/>
                  <w:tcMar>
                    <w:top w:w="0" w:type="dxa"/>
                    <w:left w:w="0" w:type="dxa"/>
                    <w:bottom w:w="0" w:type="dxa"/>
                    <w:right w:w="0" w:type="dxa"/>
                  </w:tcMar>
                  <w:vAlign w:val="center"/>
                </w:tcPr>
                <w:p w14:paraId="5CAF3E54" w14:textId="69D77875" w:rsidR="007260F4" w:rsidRPr="004B6D2F" w:rsidRDefault="007260F4" w:rsidP="007260F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b/>
                      <w:bCs/>
                      <w:color w:val="000000"/>
                      <w:sz w:val="20"/>
                      <w:szCs w:val="20"/>
                    </w:rPr>
                  </w:pPr>
                  <w:r w:rsidRPr="004B6D2F">
                    <w:rPr>
                      <w:rFonts w:ascii="Arial" w:eastAsia="Helvetica" w:hAnsi="Arial" w:cs="Arial"/>
                      <w:b/>
                      <w:bCs/>
                      <w:color w:val="000000"/>
                      <w:sz w:val="20"/>
                      <w:szCs w:val="20"/>
                    </w:rPr>
                    <w:t>440</w:t>
                  </w:r>
                </w:p>
              </w:tc>
              <w:tc>
                <w:tcPr>
                  <w:tcW w:w="468" w:type="pct"/>
                  <w:shd w:val="clear" w:color="auto" w:fill="FFFFFF"/>
                  <w:tcMar>
                    <w:top w:w="0" w:type="dxa"/>
                    <w:left w:w="0" w:type="dxa"/>
                    <w:bottom w:w="0" w:type="dxa"/>
                    <w:right w:w="0" w:type="dxa"/>
                  </w:tcMar>
                  <w:vAlign w:val="center"/>
                </w:tcPr>
                <w:p w14:paraId="49F7142D" w14:textId="0A3509DB" w:rsidR="007260F4" w:rsidRPr="004B6D2F" w:rsidRDefault="007260F4" w:rsidP="007260F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Arial" w:cs="Arial"/>
                      <w:b/>
                      <w:bCs/>
                      <w:color w:val="000000"/>
                      <w:sz w:val="20"/>
                      <w:szCs w:val="20"/>
                    </w:rPr>
                  </w:pPr>
                  <w:r w:rsidRPr="004B6D2F">
                    <w:rPr>
                      <w:rFonts w:ascii="Arial" w:eastAsia="Helvetica" w:hAnsi="Arial" w:cs="Arial"/>
                      <w:b/>
                      <w:bCs/>
                      <w:color w:val="000000"/>
                      <w:sz w:val="20"/>
                      <w:szCs w:val="20"/>
                    </w:rPr>
                    <w:t>66</w:t>
                  </w:r>
                </w:p>
              </w:tc>
            </w:tr>
            <w:bookmarkEnd w:id="628"/>
          </w:tbl>
          <w:p w14:paraId="1A0F1BF2" w14:textId="0C90E451" w:rsidR="00046FE0" w:rsidRPr="004B6D2F" w:rsidRDefault="00046FE0" w:rsidP="00C77A8F">
            <w:pPr>
              <w:tabs>
                <w:tab w:val="left" w:pos="3846"/>
              </w:tabs>
              <w:spacing w:before="200"/>
              <w:rPr>
                <w:rFonts w:ascii="Arial" w:hAnsi="Arial" w:cs="Arial"/>
              </w:rPr>
            </w:pPr>
          </w:p>
        </w:tc>
      </w:tr>
      <w:tr w:rsidR="00610049" w:rsidRPr="00C6044A" w14:paraId="6204041C" w14:textId="77777777" w:rsidTr="00A73D9E">
        <w:tc>
          <w:tcPr>
            <w:tcW w:w="7920" w:type="dxa"/>
          </w:tcPr>
          <w:p w14:paraId="18431EDF" w14:textId="77777777" w:rsidR="00046FE0" w:rsidRPr="004B6D2F" w:rsidRDefault="00046FE0">
            <w:pPr>
              <w:rPr>
                <w:rFonts w:ascii="Arial" w:hAnsi="Arial" w:cs="Arial"/>
              </w:rPr>
            </w:pPr>
          </w:p>
        </w:tc>
      </w:tr>
    </w:tbl>
    <w:p w14:paraId="0E478BFD" w14:textId="77777777" w:rsidR="00C77A8F" w:rsidRPr="004B6D2F" w:rsidRDefault="00C77A8F">
      <w:pPr>
        <w:pStyle w:val="Heading2"/>
        <w:rPr>
          <w:rFonts w:ascii="Arial" w:hAnsi="Arial" w:cs="Arial"/>
        </w:rPr>
      </w:pPr>
      <w:bookmarkStart w:id="633" w:name="data-collection"/>
      <w:bookmarkEnd w:id="307"/>
      <w:bookmarkEnd w:id="308"/>
    </w:p>
    <w:p w14:paraId="3E9A5C7D" w14:textId="77777777" w:rsidR="00C77A8F" w:rsidRPr="004B6D2F" w:rsidRDefault="00C77A8F">
      <w:pPr>
        <w:rPr>
          <w:rFonts w:ascii="Arial" w:hAnsi="Arial" w:cs="Arial"/>
          <w:b/>
          <w:color w:val="000000"/>
        </w:rPr>
      </w:pPr>
      <w:r w:rsidRPr="004B6D2F">
        <w:rPr>
          <w:rFonts w:ascii="Arial" w:hAnsi="Arial" w:cs="Arial"/>
        </w:rPr>
        <w:br w:type="page"/>
      </w:r>
    </w:p>
    <w:p w14:paraId="4F1EA1BA" w14:textId="028F68CA" w:rsidR="00610049" w:rsidRPr="004B6D2F" w:rsidRDefault="003C3C17">
      <w:pPr>
        <w:pStyle w:val="Heading2"/>
        <w:rPr>
          <w:rFonts w:ascii="Arial" w:hAnsi="Arial" w:cs="Arial"/>
          <w:sz w:val="22"/>
          <w:szCs w:val="22"/>
        </w:rPr>
      </w:pPr>
      <w:bookmarkStart w:id="634" w:name="_Toc205830140"/>
      <w:r w:rsidRPr="004B6D2F">
        <w:rPr>
          <w:rFonts w:ascii="Arial" w:hAnsi="Arial" w:cs="Arial"/>
          <w:sz w:val="22"/>
          <w:szCs w:val="22"/>
        </w:rPr>
        <w:lastRenderedPageBreak/>
        <w:t>3.</w:t>
      </w:r>
      <w:r w:rsidR="00771AB4" w:rsidRPr="004B6D2F">
        <w:rPr>
          <w:rFonts w:ascii="Arial" w:hAnsi="Arial" w:cs="Arial"/>
          <w:sz w:val="22"/>
          <w:szCs w:val="22"/>
        </w:rPr>
        <w:t>6</w:t>
      </w:r>
      <w:r w:rsidRPr="004B6D2F">
        <w:rPr>
          <w:rFonts w:ascii="Arial" w:hAnsi="Arial" w:cs="Arial"/>
          <w:sz w:val="22"/>
          <w:szCs w:val="22"/>
        </w:rPr>
        <w:t xml:space="preserve"> Data collection</w:t>
      </w:r>
      <w:bookmarkEnd w:id="634"/>
    </w:p>
    <w:p w14:paraId="3D44AFF5" w14:textId="07DB6013" w:rsidR="00D56940" w:rsidRPr="004B6D2F" w:rsidRDefault="00D56940" w:rsidP="005270F6">
      <w:pPr>
        <w:rPr>
          <w:rFonts w:ascii="Arial" w:hAnsi="Arial" w:cs="Arial"/>
          <w:sz w:val="22"/>
          <w:szCs w:val="22"/>
        </w:rPr>
      </w:pPr>
      <w:r w:rsidRPr="004B6D2F">
        <w:rPr>
          <w:rFonts w:ascii="Arial" w:hAnsi="Arial" w:cs="Arial"/>
          <w:sz w:val="22"/>
          <w:szCs w:val="22"/>
        </w:rPr>
        <w:t>Data collection would be daily</w:t>
      </w:r>
      <w:ins w:id="635" w:author="Brian Brummer" w:date="2025-09-05T00:26:00Z" w16du:dateUtc="2025-09-04T22:26:00Z">
        <w:r w:rsidR="008700BD">
          <w:rPr>
            <w:rFonts w:ascii="Arial" w:hAnsi="Arial" w:cs="Arial"/>
            <w:sz w:val="22"/>
            <w:szCs w:val="22"/>
          </w:rPr>
          <w:t xml:space="preserve"> using a hospital form and poisoning investigation</w:t>
        </w:r>
      </w:ins>
      <w:ins w:id="636" w:author="Brian Brummer" w:date="2025-09-05T00:27:00Z" w16du:dateUtc="2025-09-04T22:27:00Z">
        <w:r w:rsidR="008700BD">
          <w:rPr>
            <w:rFonts w:ascii="Arial" w:hAnsi="Arial" w:cs="Arial"/>
            <w:sz w:val="22"/>
            <w:szCs w:val="22"/>
          </w:rPr>
          <w:t xml:space="preserve"> for</w:t>
        </w:r>
      </w:ins>
      <w:ins w:id="637" w:author="Brian Brummer" w:date="2025-09-05T00:26:00Z" w16du:dateUtc="2025-09-04T22:26:00Z">
        <w:r w:rsidR="008700BD">
          <w:rPr>
            <w:rFonts w:ascii="Arial" w:hAnsi="Arial" w:cs="Arial"/>
            <w:sz w:val="22"/>
            <w:szCs w:val="22"/>
          </w:rPr>
          <w:t xml:space="preserve"> that can be developed and housed on the NMC system to ensure that cases that get no</w:t>
        </w:r>
      </w:ins>
      <w:ins w:id="638" w:author="Brian Brummer" w:date="2025-09-05T00:27:00Z" w16du:dateUtc="2025-09-04T22:27:00Z">
        <w:r w:rsidR="008700BD">
          <w:rPr>
            <w:rFonts w:ascii="Arial" w:hAnsi="Arial" w:cs="Arial"/>
            <w:sz w:val="22"/>
            <w:szCs w:val="22"/>
          </w:rPr>
          <w:t xml:space="preserve">tified can be followed up. Daily medical procedures may be collected on the NMC form. </w:t>
        </w:r>
      </w:ins>
      <w:commentRangeStart w:id="639"/>
      <w:ins w:id="640" w:author="Brian Brummer" w:date="2025-09-05T00:28:00Z" w16du:dateUtc="2025-09-04T22:28:00Z">
        <w:r w:rsidR="008700BD">
          <w:rPr>
            <w:rFonts w:ascii="Arial" w:hAnsi="Arial" w:cs="Arial"/>
            <w:sz w:val="22"/>
            <w:szCs w:val="22"/>
          </w:rPr>
          <w:t xml:space="preserve">Exposure details may be filled in by environmental practitioners if they carry out an investigation. </w:t>
        </w:r>
        <w:commentRangeEnd w:id="639"/>
        <w:r w:rsidR="008700BD">
          <w:rPr>
            <w:rStyle w:val="CommentReference"/>
            <w:rFonts w:ascii="Calibri" w:eastAsia="Calibri" w:hAnsi="Calibri" w:cs="Calibri"/>
          </w:rPr>
          <w:commentReference w:id="639"/>
        </w:r>
      </w:ins>
      <w:del w:id="641" w:author="Brian Brummer" w:date="2025-09-05T00:27:00Z" w16du:dateUtc="2025-09-04T22:27:00Z">
        <w:r w:rsidRPr="004B6D2F" w:rsidDel="008700BD">
          <w:rPr>
            <w:rFonts w:ascii="Arial" w:hAnsi="Arial" w:cs="Arial"/>
            <w:sz w:val="22"/>
            <w:szCs w:val="22"/>
          </w:rPr>
          <w:delText xml:space="preserve"> </w:delText>
        </w:r>
      </w:del>
    </w:p>
    <w:tbl>
      <w:tblPr>
        <w:tblW w:w="5000" w:type="pct"/>
        <w:tblLook w:val="0000" w:firstRow="0" w:lastRow="0" w:firstColumn="0" w:lastColumn="0" w:noHBand="0" w:noVBand="0"/>
      </w:tblPr>
      <w:tblGrid>
        <w:gridCol w:w="9360"/>
      </w:tblGrid>
      <w:tr w:rsidR="00610049" w:rsidRPr="005B1888" w14:paraId="6F135AF7" w14:textId="77777777" w:rsidTr="00A73D9E">
        <w:tc>
          <w:tcPr>
            <w:tcW w:w="7920" w:type="dxa"/>
          </w:tcPr>
          <w:p w14:paraId="652F4A90" w14:textId="41D0D676" w:rsidR="00610049" w:rsidRPr="004B6D2F" w:rsidRDefault="003C3C17">
            <w:pPr>
              <w:spacing w:before="200"/>
              <w:rPr>
                <w:rFonts w:ascii="Arial" w:hAnsi="Arial" w:cs="Arial"/>
                <w:sz w:val="22"/>
                <w:szCs w:val="22"/>
              </w:rPr>
            </w:pPr>
            <w:bookmarkStart w:id="642" w:name="tbl-data_fields"/>
            <w:r w:rsidRPr="004B6D2F">
              <w:rPr>
                <w:rFonts w:ascii="Arial" w:hAnsi="Arial" w:cs="Arial"/>
                <w:i/>
                <w:iCs/>
                <w:sz w:val="22"/>
                <w:szCs w:val="22"/>
              </w:rPr>
              <w:t>Table</w:t>
            </w:r>
            <w:r w:rsidR="00D85754" w:rsidRPr="004B6D2F">
              <w:rPr>
                <w:rFonts w:ascii="Arial" w:hAnsi="Arial" w:cs="Arial"/>
                <w:i/>
                <w:iCs/>
                <w:sz w:val="22"/>
                <w:szCs w:val="22"/>
              </w:rPr>
              <w:t xml:space="preserve"> 3</w:t>
            </w:r>
            <w:r w:rsidRPr="004B6D2F">
              <w:rPr>
                <w:rFonts w:ascii="Arial" w:hAnsi="Arial" w:cs="Arial"/>
                <w:i/>
                <w:iCs/>
                <w:sz w:val="22"/>
                <w:szCs w:val="22"/>
              </w:rPr>
              <w:t xml:space="preserve">: Core data domains and fields for </w:t>
            </w:r>
            <w:r w:rsidR="001E580E">
              <w:rPr>
                <w:rFonts w:ascii="Arial" w:hAnsi="Arial" w:cs="Arial"/>
                <w:i/>
                <w:iCs/>
                <w:sz w:val="22"/>
                <w:szCs w:val="22"/>
              </w:rPr>
              <w:t xml:space="preserve">pesticide </w:t>
            </w:r>
            <w:r w:rsidRPr="004B6D2F">
              <w:rPr>
                <w:rFonts w:ascii="Arial" w:hAnsi="Arial" w:cs="Arial"/>
                <w:i/>
                <w:iCs/>
                <w:sz w:val="22"/>
                <w:szCs w:val="22"/>
              </w:rPr>
              <w:t xml:space="preserve">poisoning surveillance </w:t>
            </w:r>
            <w:r w:rsidR="00C6044A">
              <w:rPr>
                <w:rFonts w:ascii="Arial" w:hAnsi="Arial" w:cs="Arial"/>
                <w:i/>
                <w:iCs/>
                <w:sz w:val="22"/>
                <w:szCs w:val="22"/>
              </w:rPr>
              <w:t>database</w:t>
            </w:r>
          </w:p>
          <w:tbl>
            <w:tblPr>
              <w:tblW w:w="9128" w:type="dxa"/>
              <w:jc w:val="center"/>
              <w:tblLook w:val="0420" w:firstRow="1" w:lastRow="0" w:firstColumn="0" w:lastColumn="0" w:noHBand="0" w:noVBand="1"/>
            </w:tblPr>
            <w:tblGrid>
              <w:gridCol w:w="5248"/>
              <w:gridCol w:w="3880"/>
            </w:tblGrid>
            <w:tr w:rsidR="00CA7EE2" w:rsidRPr="005B1888" w14:paraId="6E569A31" w14:textId="77777777" w:rsidTr="00E36052">
              <w:trPr>
                <w:tblHeader/>
                <w:jc w:val="center"/>
              </w:trPr>
              <w:tc>
                <w:tcPr>
                  <w:tcW w:w="4899" w:type="dxa"/>
                  <w:tcBorders>
                    <w:top w:val="single" w:sz="6" w:space="0" w:color="666666"/>
                    <w:left w:val="single" w:sz="6" w:space="0" w:color="666666"/>
                    <w:bottom w:val="single" w:sz="6" w:space="0" w:color="666666"/>
                    <w:right w:val="single" w:sz="6" w:space="0" w:color="666666"/>
                  </w:tcBorders>
                  <w:shd w:val="clear" w:color="auto" w:fill="FFFFFF" w:themeFill="background1"/>
                  <w:tcMar>
                    <w:top w:w="0" w:type="dxa"/>
                    <w:left w:w="0" w:type="dxa"/>
                    <w:bottom w:w="0" w:type="dxa"/>
                    <w:right w:w="0" w:type="dxa"/>
                  </w:tcMar>
                  <w:vAlign w:val="center"/>
                </w:tcPr>
                <w:p w14:paraId="624C6907" w14:textId="77777777" w:rsidR="00610049" w:rsidRPr="004B6D2F" w:rsidRDefault="003C3C17">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b/>
                      <w:color w:val="000000"/>
                      <w:sz w:val="22"/>
                      <w:szCs w:val="22"/>
                    </w:rPr>
                  </w:pPr>
                  <w:r w:rsidRPr="004B6D2F">
                    <w:rPr>
                      <w:rFonts w:ascii="Arial" w:eastAsia="Helvetica" w:hAnsi="Arial" w:cs="Arial"/>
                      <w:b/>
                      <w:color w:val="000000"/>
                      <w:sz w:val="22"/>
                      <w:szCs w:val="22"/>
                    </w:rPr>
                    <w:t>Data Domain</w:t>
                  </w:r>
                </w:p>
              </w:tc>
              <w:tc>
                <w:tcPr>
                  <w:tcW w:w="4229" w:type="dxa"/>
                  <w:tcBorders>
                    <w:top w:val="single" w:sz="6" w:space="0" w:color="666666"/>
                    <w:left w:val="single" w:sz="6" w:space="0" w:color="666666"/>
                    <w:bottom w:val="single" w:sz="6" w:space="0" w:color="666666"/>
                    <w:right w:val="single" w:sz="6" w:space="0" w:color="666666"/>
                  </w:tcBorders>
                  <w:shd w:val="clear" w:color="auto" w:fill="FFFFFF" w:themeFill="background1"/>
                  <w:tcMar>
                    <w:top w:w="0" w:type="dxa"/>
                    <w:left w:w="0" w:type="dxa"/>
                    <w:bottom w:w="0" w:type="dxa"/>
                    <w:right w:w="0" w:type="dxa"/>
                  </w:tcMar>
                  <w:vAlign w:val="center"/>
                </w:tcPr>
                <w:p w14:paraId="28660EE8" w14:textId="77777777" w:rsidR="00610049" w:rsidRPr="004B6D2F" w:rsidRDefault="003C3C17">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b/>
                      <w:color w:val="000000"/>
                      <w:sz w:val="22"/>
                      <w:szCs w:val="22"/>
                    </w:rPr>
                  </w:pPr>
                  <w:r w:rsidRPr="004B6D2F">
                    <w:rPr>
                      <w:rFonts w:ascii="Arial" w:eastAsia="Helvetica" w:hAnsi="Arial" w:cs="Arial"/>
                      <w:b/>
                      <w:color w:val="000000"/>
                      <w:sz w:val="22"/>
                      <w:szCs w:val="22"/>
                    </w:rPr>
                    <w:t>Variables/Fields</w:t>
                  </w:r>
                </w:p>
              </w:tc>
            </w:tr>
            <w:tr w:rsidR="008F33C8" w:rsidRPr="005B1888" w14:paraId="2EFF920D" w14:textId="77777777" w:rsidTr="00E36052">
              <w:trPr>
                <w:jc w:val="center"/>
              </w:trPr>
              <w:tc>
                <w:tcPr>
                  <w:tcW w:w="4899" w:type="dxa"/>
                  <w:tcBorders>
                    <w:top w:val="single" w:sz="6" w:space="0" w:color="666666"/>
                    <w:left w:val="single" w:sz="6" w:space="0" w:color="666666"/>
                    <w:bottom w:val="single" w:sz="6" w:space="0" w:color="666666"/>
                    <w:right w:val="single" w:sz="6" w:space="0" w:color="666666"/>
                  </w:tcBorders>
                  <w:shd w:val="clear" w:color="auto" w:fill="FFFFFF" w:themeFill="background1"/>
                  <w:tcMar>
                    <w:top w:w="0" w:type="dxa"/>
                    <w:left w:w="0" w:type="dxa"/>
                    <w:bottom w:w="0" w:type="dxa"/>
                    <w:right w:w="0" w:type="dxa"/>
                  </w:tcMar>
                  <w:vAlign w:val="center"/>
                </w:tcPr>
                <w:p w14:paraId="0B6647AF" w14:textId="77777777" w:rsidR="00610049" w:rsidRPr="004B6D2F" w:rsidRDefault="003C3C17">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2"/>
                      <w:szCs w:val="22"/>
                    </w:rPr>
                  </w:pPr>
                  <w:r w:rsidRPr="004B6D2F">
                    <w:rPr>
                      <w:rFonts w:ascii="Arial" w:eastAsia="Helvetica" w:hAnsi="Arial" w:cs="Arial"/>
                      <w:color w:val="000000"/>
                      <w:sz w:val="22"/>
                      <w:szCs w:val="22"/>
                    </w:rPr>
                    <w:t>Patient demographics</w:t>
                  </w:r>
                </w:p>
              </w:tc>
              <w:tc>
                <w:tcPr>
                  <w:tcW w:w="4229" w:type="dxa"/>
                  <w:tcBorders>
                    <w:top w:val="single" w:sz="6" w:space="0" w:color="666666"/>
                    <w:left w:val="single" w:sz="6" w:space="0" w:color="666666"/>
                    <w:bottom w:val="single" w:sz="6" w:space="0" w:color="666666"/>
                    <w:right w:val="single" w:sz="6" w:space="0" w:color="666666"/>
                  </w:tcBorders>
                  <w:shd w:val="clear" w:color="auto" w:fill="FFFFFF" w:themeFill="background1"/>
                  <w:tcMar>
                    <w:top w:w="0" w:type="dxa"/>
                    <w:left w:w="0" w:type="dxa"/>
                    <w:bottom w:w="0" w:type="dxa"/>
                    <w:right w:w="0" w:type="dxa"/>
                  </w:tcMar>
                  <w:vAlign w:val="center"/>
                </w:tcPr>
                <w:p w14:paraId="6DD8BE0B" w14:textId="6B9E4172" w:rsidR="00610049" w:rsidRPr="004B6D2F" w:rsidRDefault="003C3C17">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2"/>
                      <w:szCs w:val="22"/>
                    </w:rPr>
                  </w:pPr>
                  <w:r w:rsidRPr="004B6D2F">
                    <w:rPr>
                      <w:rFonts w:ascii="Arial" w:eastAsia="Helvetica" w:hAnsi="Arial" w:cs="Arial"/>
                      <w:color w:val="000000"/>
                      <w:sz w:val="22"/>
                      <w:szCs w:val="22"/>
                    </w:rPr>
                    <w:t>Age, sex, residence (for geographic analysis)</w:t>
                  </w:r>
                  <w:r w:rsidR="00A24C1E" w:rsidRPr="004B6D2F">
                    <w:rPr>
                      <w:rFonts w:ascii="Arial" w:eastAsia="Helvetica" w:hAnsi="Arial" w:cs="Arial"/>
                      <w:color w:val="000000"/>
                      <w:sz w:val="22"/>
                      <w:szCs w:val="22"/>
                    </w:rPr>
                    <w:t xml:space="preserve"> </w:t>
                  </w:r>
                  <w:r w:rsidR="00294903" w:rsidRPr="004B6D2F">
                    <w:rPr>
                      <w:rFonts w:ascii="Arial" w:eastAsia="Helvetica" w:hAnsi="Arial" w:cs="Arial"/>
                      <w:color w:val="000000"/>
                      <w:sz w:val="22"/>
                      <w:szCs w:val="22"/>
                    </w:rPr>
                    <w:t xml:space="preserve">occupation, </w:t>
                  </w:r>
                  <w:r w:rsidR="00A24C1E" w:rsidRPr="004B6D2F">
                    <w:rPr>
                      <w:rFonts w:ascii="Arial" w:eastAsia="Helvetica" w:hAnsi="Arial" w:cs="Arial"/>
                      <w:color w:val="000000"/>
                      <w:sz w:val="22"/>
                      <w:szCs w:val="22"/>
                    </w:rPr>
                    <w:t>e</w:t>
                  </w:r>
                  <w:r w:rsidR="00CF2A6A" w:rsidRPr="004B6D2F">
                    <w:rPr>
                      <w:rFonts w:ascii="Arial" w:eastAsia="Helvetica" w:hAnsi="Arial" w:cs="Arial"/>
                      <w:color w:val="000000"/>
                      <w:sz w:val="22"/>
                      <w:szCs w:val="22"/>
                    </w:rPr>
                    <w:t>tc</w:t>
                  </w:r>
                </w:p>
              </w:tc>
            </w:tr>
            <w:tr w:rsidR="008F33C8" w:rsidRPr="005B1888" w14:paraId="52B319D4" w14:textId="77777777" w:rsidTr="00E36052">
              <w:trPr>
                <w:jc w:val="center"/>
              </w:trPr>
              <w:tc>
                <w:tcPr>
                  <w:tcW w:w="4899" w:type="dxa"/>
                  <w:tcBorders>
                    <w:top w:val="single" w:sz="6" w:space="0" w:color="666666"/>
                    <w:left w:val="single" w:sz="6" w:space="0" w:color="666666"/>
                    <w:bottom w:val="single" w:sz="6" w:space="0" w:color="666666"/>
                    <w:right w:val="single" w:sz="6" w:space="0" w:color="666666"/>
                  </w:tcBorders>
                  <w:shd w:val="clear" w:color="auto" w:fill="FFFFFF" w:themeFill="background1"/>
                  <w:tcMar>
                    <w:top w:w="0" w:type="dxa"/>
                    <w:left w:w="0" w:type="dxa"/>
                    <w:bottom w:w="0" w:type="dxa"/>
                    <w:right w:w="0" w:type="dxa"/>
                  </w:tcMar>
                  <w:vAlign w:val="center"/>
                </w:tcPr>
                <w:p w14:paraId="1D92BF56" w14:textId="77777777" w:rsidR="00610049" w:rsidRPr="004B6D2F" w:rsidRDefault="003C3C17">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2"/>
                      <w:szCs w:val="22"/>
                    </w:rPr>
                  </w:pPr>
                  <w:r w:rsidRPr="004B6D2F">
                    <w:rPr>
                      <w:rFonts w:ascii="Arial" w:eastAsia="Helvetica" w:hAnsi="Arial" w:cs="Arial"/>
                      <w:color w:val="000000"/>
                      <w:sz w:val="22"/>
                      <w:szCs w:val="22"/>
                    </w:rPr>
                    <w:t>Exposure details</w:t>
                  </w:r>
                </w:p>
              </w:tc>
              <w:tc>
                <w:tcPr>
                  <w:tcW w:w="4229" w:type="dxa"/>
                  <w:tcBorders>
                    <w:top w:val="single" w:sz="6" w:space="0" w:color="666666"/>
                    <w:left w:val="single" w:sz="6" w:space="0" w:color="666666"/>
                    <w:bottom w:val="single" w:sz="6" w:space="0" w:color="666666"/>
                    <w:right w:val="single" w:sz="6" w:space="0" w:color="666666"/>
                  </w:tcBorders>
                  <w:shd w:val="clear" w:color="auto" w:fill="FFFFFF" w:themeFill="background1"/>
                  <w:tcMar>
                    <w:top w:w="0" w:type="dxa"/>
                    <w:left w:w="0" w:type="dxa"/>
                    <w:bottom w:w="0" w:type="dxa"/>
                    <w:right w:w="0" w:type="dxa"/>
                  </w:tcMar>
                  <w:vAlign w:val="center"/>
                </w:tcPr>
                <w:p w14:paraId="21C30C14" w14:textId="0E7B6F97" w:rsidR="00610049" w:rsidRPr="004B6D2F" w:rsidRDefault="121B24AC" w:rsidP="121B24AC">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2"/>
                      <w:szCs w:val="22"/>
                    </w:rPr>
                  </w:pPr>
                  <w:r w:rsidRPr="121B24AC">
                    <w:rPr>
                      <w:rFonts w:ascii="Arial" w:eastAsia="Helvetica" w:hAnsi="Arial" w:cs="Arial"/>
                      <w:color w:val="000000" w:themeColor="text1"/>
                      <w:sz w:val="22"/>
                      <w:szCs w:val="22"/>
                    </w:rPr>
                    <w:t xml:space="preserve">Date/time of exposure, place of exposure, type of substance/chemical </w:t>
                  </w:r>
                  <w:commentRangeStart w:id="643"/>
                  <w:commentRangeEnd w:id="643"/>
                  <w:r w:rsidR="003C3C17" w:rsidRPr="121B24AC">
                    <w:rPr>
                      <w:rStyle w:val="CommentReference"/>
                      <w:rFonts w:ascii="Arial" w:eastAsia="Helvetica" w:hAnsi="Arial" w:cs="Arial"/>
                      <w:color w:val="000000" w:themeColor="text1"/>
                      <w:sz w:val="22"/>
                      <w:szCs w:val="22"/>
                    </w:rPr>
                    <w:commentReference w:id="643"/>
                  </w:r>
                  <w:commentRangeStart w:id="644"/>
                  <w:commentRangeEnd w:id="644"/>
                  <w:r w:rsidR="003C3C17" w:rsidRPr="121B24AC">
                    <w:rPr>
                      <w:rStyle w:val="CommentReference"/>
                      <w:rFonts w:ascii="Arial" w:eastAsia="Helvetica" w:hAnsi="Arial" w:cs="Arial"/>
                      <w:color w:val="000000" w:themeColor="text1"/>
                      <w:sz w:val="22"/>
                      <w:szCs w:val="22"/>
                    </w:rPr>
                    <w:commentReference w:id="644"/>
                  </w:r>
                  <w:r w:rsidRPr="121B24AC">
                    <w:rPr>
                      <w:rFonts w:ascii="Arial" w:eastAsia="Helvetica" w:hAnsi="Arial" w:cs="Arial"/>
                      <w:color w:val="000000" w:themeColor="text1"/>
                      <w:sz w:val="22"/>
                      <w:szCs w:val="22"/>
                    </w:rPr>
                    <w:t xml:space="preserve">pesticide trade name/ingredient, route of exposure, circumstances (accidental, suicidal, occupational, criminal), occupation (e.g. farm worker), cluster </w:t>
                  </w:r>
                  <w:commentRangeStart w:id="645"/>
                  <w:r w:rsidRPr="121B24AC">
                    <w:rPr>
                      <w:rFonts w:ascii="Arial" w:eastAsia="Helvetica" w:hAnsi="Arial" w:cs="Arial"/>
                      <w:color w:val="000000" w:themeColor="text1"/>
                      <w:sz w:val="22"/>
                      <w:szCs w:val="22"/>
                    </w:rPr>
                    <w:t>exposure</w:t>
                  </w:r>
                  <w:commentRangeEnd w:id="645"/>
                  <w:r w:rsidR="003C3C17" w:rsidRPr="121B24AC">
                    <w:rPr>
                      <w:rStyle w:val="CommentReference"/>
                      <w:rFonts w:ascii="Arial" w:eastAsia="Helvetica" w:hAnsi="Arial" w:cs="Arial"/>
                      <w:color w:val="000000" w:themeColor="text1"/>
                      <w:sz w:val="22"/>
                      <w:szCs w:val="22"/>
                    </w:rPr>
                    <w:commentReference w:id="645"/>
                  </w:r>
                  <w:r w:rsidRPr="121B24AC">
                    <w:rPr>
                      <w:rFonts w:ascii="Arial" w:eastAsia="Helvetica" w:hAnsi="Arial" w:cs="Arial"/>
                      <w:color w:val="000000" w:themeColor="text1"/>
                      <w:sz w:val="22"/>
                      <w:szCs w:val="22"/>
                    </w:rPr>
                    <w:t>, where and how they obtained the pesticide</w:t>
                  </w:r>
                </w:p>
              </w:tc>
            </w:tr>
            <w:tr w:rsidR="008F33C8" w:rsidRPr="005B1888" w14:paraId="4DE95352" w14:textId="77777777" w:rsidTr="00E36052">
              <w:trPr>
                <w:jc w:val="center"/>
              </w:trPr>
              <w:tc>
                <w:tcPr>
                  <w:tcW w:w="4899" w:type="dxa"/>
                  <w:tcBorders>
                    <w:top w:val="single" w:sz="6" w:space="0" w:color="666666"/>
                    <w:left w:val="single" w:sz="6" w:space="0" w:color="666666"/>
                    <w:bottom w:val="single" w:sz="6" w:space="0" w:color="666666"/>
                    <w:right w:val="single" w:sz="6" w:space="0" w:color="666666"/>
                  </w:tcBorders>
                  <w:shd w:val="clear" w:color="auto" w:fill="FFFFFF" w:themeFill="background1"/>
                  <w:tcMar>
                    <w:top w:w="0" w:type="dxa"/>
                    <w:left w:w="0" w:type="dxa"/>
                    <w:bottom w:w="0" w:type="dxa"/>
                    <w:right w:w="0" w:type="dxa"/>
                  </w:tcMar>
                  <w:vAlign w:val="center"/>
                </w:tcPr>
                <w:p w14:paraId="3BF2CD8E" w14:textId="77777777" w:rsidR="00610049" w:rsidRPr="004B6D2F" w:rsidRDefault="003C3C17">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2"/>
                      <w:szCs w:val="22"/>
                    </w:rPr>
                  </w:pPr>
                  <w:r w:rsidRPr="004B6D2F">
                    <w:rPr>
                      <w:rFonts w:ascii="Arial" w:eastAsia="Helvetica" w:hAnsi="Arial" w:cs="Arial"/>
                      <w:color w:val="000000"/>
                      <w:sz w:val="22"/>
                      <w:szCs w:val="22"/>
                    </w:rPr>
                    <w:t>Pre-hospital factors</w:t>
                  </w:r>
                </w:p>
              </w:tc>
              <w:tc>
                <w:tcPr>
                  <w:tcW w:w="4229" w:type="dxa"/>
                  <w:tcBorders>
                    <w:top w:val="single" w:sz="6" w:space="0" w:color="666666"/>
                    <w:left w:val="single" w:sz="6" w:space="0" w:color="666666"/>
                    <w:bottom w:val="single" w:sz="6" w:space="0" w:color="666666"/>
                    <w:right w:val="single" w:sz="6" w:space="0" w:color="666666"/>
                  </w:tcBorders>
                  <w:shd w:val="clear" w:color="auto" w:fill="FFFFFF" w:themeFill="background1"/>
                  <w:tcMar>
                    <w:top w:w="0" w:type="dxa"/>
                    <w:left w:w="0" w:type="dxa"/>
                    <w:bottom w:w="0" w:type="dxa"/>
                    <w:right w:w="0" w:type="dxa"/>
                  </w:tcMar>
                  <w:vAlign w:val="center"/>
                </w:tcPr>
                <w:p w14:paraId="6CC49DDF" w14:textId="3074B80B" w:rsidR="00610049" w:rsidRPr="004B6D2F" w:rsidRDefault="003C3C17">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2"/>
                      <w:szCs w:val="22"/>
                    </w:rPr>
                  </w:pPr>
                  <w:r w:rsidRPr="004B6D2F">
                    <w:rPr>
                      <w:rFonts w:ascii="Arial" w:eastAsia="Helvetica" w:hAnsi="Arial" w:cs="Arial"/>
                      <w:color w:val="000000"/>
                      <w:sz w:val="22"/>
                      <w:szCs w:val="22"/>
                    </w:rPr>
                    <w:t>First aid</w:t>
                  </w:r>
                  <w:r w:rsidR="00706486" w:rsidRPr="004B6D2F">
                    <w:rPr>
                      <w:rFonts w:ascii="Arial" w:eastAsia="Helvetica" w:hAnsi="Arial" w:cs="Arial"/>
                      <w:color w:val="000000"/>
                      <w:sz w:val="22"/>
                      <w:szCs w:val="22"/>
                    </w:rPr>
                    <w:t>/Emergency Medical Service (EMS) care</w:t>
                  </w:r>
                  <w:r w:rsidRPr="004B6D2F">
                    <w:rPr>
                      <w:rFonts w:ascii="Arial" w:eastAsia="Helvetica" w:hAnsi="Arial" w:cs="Arial"/>
                      <w:color w:val="000000"/>
                      <w:sz w:val="22"/>
                      <w:szCs w:val="22"/>
                    </w:rPr>
                    <w:t xml:space="preserve"> given, time </w:t>
                  </w:r>
                  <w:r w:rsidR="00AE3123" w:rsidRPr="004B6D2F">
                    <w:rPr>
                      <w:rFonts w:ascii="Arial" w:eastAsia="Helvetica" w:hAnsi="Arial" w:cs="Arial"/>
                      <w:color w:val="000000"/>
                      <w:sz w:val="22"/>
                      <w:szCs w:val="22"/>
                    </w:rPr>
                    <w:t xml:space="preserve">interval </w:t>
                  </w:r>
                  <w:r w:rsidRPr="004B6D2F">
                    <w:rPr>
                      <w:rFonts w:ascii="Arial" w:eastAsia="Helvetica" w:hAnsi="Arial" w:cs="Arial"/>
                      <w:color w:val="000000"/>
                      <w:sz w:val="22"/>
                      <w:szCs w:val="22"/>
                    </w:rPr>
                    <w:t>until presentation</w:t>
                  </w:r>
                  <w:r w:rsidR="001E580E">
                    <w:rPr>
                      <w:rFonts w:ascii="Arial" w:eastAsia="Helvetica" w:hAnsi="Arial" w:cs="Arial"/>
                      <w:color w:val="000000"/>
                      <w:sz w:val="22"/>
                      <w:szCs w:val="22"/>
                    </w:rPr>
                    <w:t xml:space="preserve"> at facility</w:t>
                  </w:r>
                  <w:r w:rsidRPr="004B6D2F">
                    <w:rPr>
                      <w:rFonts w:ascii="Arial" w:eastAsia="Helvetica" w:hAnsi="Arial" w:cs="Arial"/>
                      <w:color w:val="000000"/>
                      <w:sz w:val="22"/>
                      <w:szCs w:val="22"/>
                    </w:rPr>
                    <w:t xml:space="preserve">, Poison Information </w:t>
                  </w:r>
                  <w:r w:rsidR="001E580E">
                    <w:rPr>
                      <w:rFonts w:ascii="Arial" w:eastAsia="Helvetica" w:hAnsi="Arial" w:cs="Arial"/>
                      <w:color w:val="000000"/>
                      <w:sz w:val="22"/>
                      <w:szCs w:val="22"/>
                    </w:rPr>
                    <w:t xml:space="preserve">Helpline </w:t>
                  </w:r>
                  <w:r w:rsidRPr="004B6D2F">
                    <w:rPr>
                      <w:rFonts w:ascii="Arial" w:eastAsia="Helvetica" w:hAnsi="Arial" w:cs="Arial"/>
                      <w:color w:val="000000"/>
                      <w:sz w:val="22"/>
                      <w:szCs w:val="22"/>
                    </w:rPr>
                    <w:t>consulted</w:t>
                  </w:r>
                </w:p>
              </w:tc>
            </w:tr>
            <w:tr w:rsidR="008F33C8" w:rsidRPr="005B1888" w14:paraId="73FEEFA8" w14:textId="77777777" w:rsidTr="00E36052">
              <w:trPr>
                <w:jc w:val="center"/>
              </w:trPr>
              <w:tc>
                <w:tcPr>
                  <w:tcW w:w="4899" w:type="dxa"/>
                  <w:tcBorders>
                    <w:top w:val="single" w:sz="6" w:space="0" w:color="666666"/>
                    <w:left w:val="single" w:sz="6" w:space="0" w:color="666666"/>
                    <w:bottom w:val="single" w:sz="6" w:space="0" w:color="666666"/>
                    <w:right w:val="single" w:sz="6" w:space="0" w:color="666666"/>
                  </w:tcBorders>
                  <w:shd w:val="clear" w:color="auto" w:fill="FFFFFF" w:themeFill="background1"/>
                  <w:tcMar>
                    <w:top w:w="0" w:type="dxa"/>
                    <w:left w:w="0" w:type="dxa"/>
                    <w:bottom w:w="0" w:type="dxa"/>
                    <w:right w:w="0" w:type="dxa"/>
                  </w:tcMar>
                  <w:vAlign w:val="center"/>
                </w:tcPr>
                <w:p w14:paraId="0B2E4C6E" w14:textId="77777777" w:rsidR="00610049" w:rsidRPr="004B6D2F" w:rsidRDefault="003C3C17">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2"/>
                      <w:szCs w:val="22"/>
                    </w:rPr>
                  </w:pPr>
                  <w:r w:rsidRPr="004B6D2F">
                    <w:rPr>
                      <w:rFonts w:ascii="Arial" w:eastAsia="Helvetica" w:hAnsi="Arial" w:cs="Arial"/>
                      <w:color w:val="000000"/>
                      <w:sz w:val="22"/>
                      <w:szCs w:val="22"/>
                    </w:rPr>
                    <w:t>Clinical presentation</w:t>
                  </w:r>
                </w:p>
              </w:tc>
              <w:tc>
                <w:tcPr>
                  <w:tcW w:w="4229" w:type="dxa"/>
                  <w:tcBorders>
                    <w:top w:val="single" w:sz="6" w:space="0" w:color="666666"/>
                    <w:left w:val="single" w:sz="6" w:space="0" w:color="666666"/>
                    <w:bottom w:val="single" w:sz="6" w:space="0" w:color="666666"/>
                    <w:right w:val="single" w:sz="6" w:space="0" w:color="666666"/>
                  </w:tcBorders>
                  <w:shd w:val="clear" w:color="auto" w:fill="FFFFFF" w:themeFill="background1"/>
                  <w:tcMar>
                    <w:top w:w="0" w:type="dxa"/>
                    <w:left w:w="0" w:type="dxa"/>
                    <w:bottom w:w="0" w:type="dxa"/>
                    <w:right w:w="0" w:type="dxa"/>
                  </w:tcMar>
                  <w:vAlign w:val="center"/>
                </w:tcPr>
                <w:p w14:paraId="0A36D10F" w14:textId="0A93C1E7" w:rsidR="00610049" w:rsidRPr="004B6D2F" w:rsidRDefault="003C3C17">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2"/>
                      <w:szCs w:val="22"/>
                    </w:rPr>
                  </w:pPr>
                  <w:r w:rsidRPr="004B6D2F">
                    <w:rPr>
                      <w:rFonts w:ascii="Arial" w:eastAsia="Helvetica" w:hAnsi="Arial" w:cs="Arial"/>
                      <w:color w:val="000000"/>
                      <w:sz w:val="22"/>
                      <w:szCs w:val="22"/>
                    </w:rPr>
                    <w:t>Vital signs</w:t>
                  </w:r>
                  <w:r w:rsidR="00706486" w:rsidRPr="004B6D2F">
                    <w:rPr>
                      <w:rFonts w:ascii="Arial" w:eastAsia="Helvetica" w:hAnsi="Arial" w:cs="Arial"/>
                      <w:color w:val="000000"/>
                      <w:sz w:val="22"/>
                      <w:szCs w:val="22"/>
                    </w:rPr>
                    <w:t xml:space="preserve"> (heart rate, blood pressure</w:t>
                  </w:r>
                  <w:r w:rsidR="00065DB7" w:rsidRPr="004B6D2F">
                    <w:rPr>
                      <w:rFonts w:ascii="Arial" w:eastAsia="Helvetica" w:hAnsi="Arial" w:cs="Arial"/>
                      <w:color w:val="000000"/>
                      <w:sz w:val="22"/>
                      <w:szCs w:val="22"/>
                    </w:rPr>
                    <w:t>, respiratory rate, oxygen saturation)</w:t>
                  </w:r>
                  <w:r w:rsidRPr="004B6D2F">
                    <w:rPr>
                      <w:rFonts w:ascii="Arial" w:eastAsia="Helvetica" w:hAnsi="Arial" w:cs="Arial"/>
                      <w:color w:val="000000"/>
                      <w:sz w:val="22"/>
                      <w:szCs w:val="22"/>
                    </w:rPr>
                    <w:t xml:space="preserve">, symptoms (e.g. nausea, respiratory distress), physical exam findings (e.g. </w:t>
                  </w:r>
                  <w:r w:rsidR="00B370D8">
                    <w:rPr>
                      <w:rFonts w:ascii="Arial" w:eastAsia="Helvetica" w:hAnsi="Arial" w:cs="Arial"/>
                      <w:color w:val="000000"/>
                      <w:sz w:val="22"/>
                      <w:szCs w:val="22"/>
                    </w:rPr>
                    <w:t xml:space="preserve">level of consciousness, </w:t>
                  </w:r>
                  <w:r w:rsidR="00065DB7" w:rsidRPr="004B6D2F">
                    <w:rPr>
                      <w:rFonts w:ascii="Arial" w:eastAsia="Helvetica" w:hAnsi="Arial" w:cs="Arial"/>
                      <w:color w:val="000000"/>
                      <w:sz w:val="22"/>
                      <w:szCs w:val="22"/>
                    </w:rPr>
                    <w:t xml:space="preserve">hypersecretions, </w:t>
                  </w:r>
                  <w:r w:rsidRPr="004B6D2F">
                    <w:rPr>
                      <w:rFonts w:ascii="Arial" w:eastAsia="Helvetica" w:hAnsi="Arial" w:cs="Arial"/>
                      <w:color w:val="000000"/>
                      <w:sz w:val="22"/>
                      <w:szCs w:val="22"/>
                    </w:rPr>
                    <w:t>pinpoint pupils, fasciculations</w:t>
                  </w:r>
                  <w:r w:rsidR="00073D4F">
                    <w:rPr>
                      <w:rFonts w:ascii="Arial" w:eastAsia="Helvetica" w:hAnsi="Arial" w:cs="Arial"/>
                      <w:color w:val="000000"/>
                      <w:sz w:val="22"/>
                      <w:szCs w:val="22"/>
                    </w:rPr>
                    <w:t>, intubated or not</w:t>
                  </w:r>
                  <w:r w:rsidRPr="004B6D2F">
                    <w:rPr>
                      <w:rFonts w:ascii="Arial" w:eastAsia="Helvetica" w:hAnsi="Arial" w:cs="Arial"/>
                      <w:color w:val="000000"/>
                      <w:sz w:val="22"/>
                      <w:szCs w:val="22"/>
                    </w:rPr>
                    <w:t>)</w:t>
                  </w:r>
                </w:p>
              </w:tc>
            </w:tr>
            <w:tr w:rsidR="003E23CA" w:rsidRPr="005B1888" w14:paraId="1A098DD0" w14:textId="77777777" w:rsidTr="00E36052">
              <w:trPr>
                <w:jc w:val="center"/>
              </w:trPr>
              <w:tc>
                <w:tcPr>
                  <w:tcW w:w="4899" w:type="dxa"/>
                  <w:tcBorders>
                    <w:top w:val="single" w:sz="6" w:space="0" w:color="666666"/>
                    <w:left w:val="single" w:sz="6" w:space="0" w:color="666666"/>
                    <w:bottom w:val="single" w:sz="6" w:space="0" w:color="666666"/>
                    <w:right w:val="single" w:sz="6" w:space="0" w:color="666666"/>
                  </w:tcBorders>
                  <w:shd w:val="clear" w:color="auto" w:fill="FFFFFF" w:themeFill="background1"/>
                  <w:tcMar>
                    <w:top w:w="0" w:type="dxa"/>
                    <w:left w:w="0" w:type="dxa"/>
                    <w:bottom w:w="0" w:type="dxa"/>
                    <w:right w:w="0" w:type="dxa"/>
                  </w:tcMar>
                  <w:vAlign w:val="center"/>
                </w:tcPr>
                <w:p w14:paraId="163CFD9D" w14:textId="77777777" w:rsidR="00610049" w:rsidRPr="004B6D2F" w:rsidRDefault="121B24AC" w:rsidP="121B24AC">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2"/>
                      <w:szCs w:val="22"/>
                    </w:rPr>
                  </w:pPr>
                  <w:commentRangeStart w:id="646"/>
                  <w:commentRangeStart w:id="647"/>
                  <w:commentRangeStart w:id="648"/>
                  <w:commentRangeStart w:id="649"/>
                  <w:commentRangeStart w:id="650"/>
                  <w:r w:rsidRPr="121B24AC">
                    <w:rPr>
                      <w:rFonts w:ascii="Arial" w:eastAsia="Helvetica" w:hAnsi="Arial" w:cs="Arial"/>
                      <w:color w:val="000000" w:themeColor="text1"/>
                      <w:sz w:val="22"/>
                      <w:szCs w:val="22"/>
                    </w:rPr>
                    <w:t>Investigations</w:t>
                  </w:r>
                  <w:commentRangeEnd w:id="646"/>
                  <w:r w:rsidR="003C3C17" w:rsidRPr="004B6D2F">
                    <w:rPr>
                      <w:rStyle w:val="CommentReference"/>
                      <w:rFonts w:ascii="Arial" w:eastAsia="Helvetica" w:hAnsi="Arial" w:cs="Arial"/>
                      <w:color w:val="000000"/>
                      <w:sz w:val="22"/>
                      <w:szCs w:val="22"/>
                    </w:rPr>
                    <w:commentReference w:id="646"/>
                  </w:r>
                  <w:commentRangeEnd w:id="647"/>
                  <w:r w:rsidR="003C3C17" w:rsidRPr="004B6D2F">
                    <w:rPr>
                      <w:rStyle w:val="CommentReference"/>
                      <w:rFonts w:ascii="Arial" w:eastAsia="Helvetica" w:hAnsi="Arial" w:cs="Arial"/>
                      <w:color w:val="000000"/>
                      <w:sz w:val="22"/>
                      <w:szCs w:val="22"/>
                    </w:rPr>
                    <w:commentReference w:id="647"/>
                  </w:r>
                  <w:commentRangeEnd w:id="648"/>
                  <w:r w:rsidR="003C3C17" w:rsidRPr="004B6D2F">
                    <w:rPr>
                      <w:rStyle w:val="CommentReference"/>
                      <w:rFonts w:ascii="Arial" w:eastAsia="Helvetica" w:hAnsi="Arial" w:cs="Arial"/>
                      <w:color w:val="000000"/>
                      <w:sz w:val="22"/>
                      <w:szCs w:val="22"/>
                    </w:rPr>
                    <w:commentReference w:id="648"/>
                  </w:r>
                  <w:commentRangeEnd w:id="649"/>
                  <w:r w:rsidR="003C3C17" w:rsidRPr="004B6D2F">
                    <w:rPr>
                      <w:rStyle w:val="CommentReference"/>
                      <w:rFonts w:ascii="Arial" w:eastAsia="Helvetica" w:hAnsi="Arial" w:cs="Arial"/>
                      <w:color w:val="000000"/>
                      <w:sz w:val="22"/>
                      <w:szCs w:val="22"/>
                    </w:rPr>
                    <w:commentReference w:id="649"/>
                  </w:r>
                  <w:commentRangeEnd w:id="650"/>
                  <w:r w:rsidR="003C3C17" w:rsidRPr="004B6D2F">
                    <w:rPr>
                      <w:rStyle w:val="CommentReference"/>
                      <w:rFonts w:ascii="Arial" w:eastAsia="Helvetica" w:hAnsi="Arial" w:cs="Arial"/>
                      <w:color w:val="000000"/>
                      <w:sz w:val="22"/>
                      <w:szCs w:val="22"/>
                    </w:rPr>
                    <w:commentReference w:id="650"/>
                  </w:r>
                </w:p>
              </w:tc>
              <w:tc>
                <w:tcPr>
                  <w:tcW w:w="4229" w:type="dxa"/>
                  <w:tcBorders>
                    <w:top w:val="single" w:sz="6" w:space="0" w:color="666666"/>
                    <w:left w:val="single" w:sz="6" w:space="0" w:color="666666"/>
                    <w:bottom w:val="single" w:sz="6" w:space="0" w:color="666666"/>
                    <w:right w:val="single" w:sz="6" w:space="0" w:color="666666"/>
                  </w:tcBorders>
                  <w:shd w:val="clear" w:color="auto" w:fill="FFFFFF" w:themeFill="background1"/>
                  <w:tcMar>
                    <w:top w:w="0" w:type="dxa"/>
                    <w:left w:w="0" w:type="dxa"/>
                    <w:bottom w:w="0" w:type="dxa"/>
                    <w:right w:w="0" w:type="dxa"/>
                  </w:tcMar>
                  <w:vAlign w:val="center"/>
                </w:tcPr>
                <w:p w14:paraId="64DE3143" w14:textId="712198AD" w:rsidR="008B3F4C" w:rsidRPr="005B1888" w:rsidRDefault="008B3F4C" w:rsidP="008B3F4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GB"/>
                    </w:rPr>
                  </w:pPr>
                  <w:r w:rsidRPr="005B1888">
                    <w:rPr>
                      <w:rFonts w:ascii="Arial" w:hAnsi="Arial" w:cs="Arial"/>
                      <w:sz w:val="22"/>
                      <w:szCs w:val="22"/>
                      <w:lang w:val="en-GB"/>
                    </w:rPr>
                    <w:t xml:space="preserve">To discuss whether these “routine” tests should be compulsory and be settled by surveillance </w:t>
                  </w:r>
                  <w:commentRangeStart w:id="651"/>
                  <w:r w:rsidRPr="005B1888">
                    <w:rPr>
                      <w:rFonts w:ascii="Arial" w:hAnsi="Arial" w:cs="Arial"/>
                      <w:sz w:val="22"/>
                      <w:szCs w:val="22"/>
                      <w:lang w:val="en-GB"/>
                    </w:rPr>
                    <w:t>funding</w:t>
                  </w:r>
                  <w:commentRangeEnd w:id="651"/>
                  <w:r w:rsidR="00C05FA5" w:rsidRPr="005B1888">
                    <w:rPr>
                      <w:rStyle w:val="CommentReference"/>
                      <w:rFonts w:ascii="Arial" w:hAnsi="Arial" w:cs="Arial"/>
                      <w:sz w:val="22"/>
                      <w:szCs w:val="22"/>
                      <w:lang w:val="en-GB"/>
                    </w:rPr>
                    <w:commentReference w:id="651"/>
                  </w:r>
                  <w:r w:rsidRPr="005B1888">
                    <w:rPr>
                      <w:rFonts w:ascii="Arial" w:hAnsi="Arial" w:cs="Arial"/>
                      <w:sz w:val="22"/>
                      <w:szCs w:val="22"/>
                      <w:lang w:val="en-GB"/>
                    </w:rPr>
                    <w:t>:</w:t>
                  </w:r>
                </w:p>
                <w:p w14:paraId="3B14CE7A" w14:textId="77777777" w:rsidR="008B3F4C" w:rsidRPr="005B1888" w:rsidRDefault="008B3F4C" w:rsidP="005B1888">
                  <w:pPr>
                    <w:pStyle w:val="ListParagraph"/>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Arial"/>
                      <w:sz w:val="22"/>
                      <w:szCs w:val="22"/>
                      <w:lang w:val="en-GB"/>
                    </w:rPr>
                  </w:pPr>
                  <w:r w:rsidRPr="005B1888">
                    <w:rPr>
                      <w:rFonts w:ascii="Arial" w:hAnsi="Arial" w:cs="Arial"/>
                      <w:sz w:val="22"/>
                      <w:szCs w:val="22"/>
                      <w:lang w:val="en-GB"/>
                    </w:rPr>
                    <w:t xml:space="preserve">Serum butyrylcholinesterase </w:t>
                  </w:r>
                </w:p>
                <w:p w14:paraId="2841F0D1" w14:textId="77777777" w:rsidR="008B3F4C" w:rsidRPr="005B1888" w:rsidRDefault="008B3F4C" w:rsidP="005B1888">
                  <w:pPr>
                    <w:pStyle w:val="ListParagraph"/>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Arial"/>
                      <w:sz w:val="22"/>
                      <w:szCs w:val="22"/>
                      <w:lang w:val="en-GB"/>
                    </w:rPr>
                  </w:pPr>
                  <w:r w:rsidRPr="005B1888">
                    <w:rPr>
                      <w:rFonts w:ascii="Arial" w:hAnsi="Arial" w:cs="Arial"/>
                      <w:sz w:val="22"/>
                      <w:szCs w:val="22"/>
                      <w:lang w:val="en-GB"/>
                    </w:rPr>
                    <w:t>Renal function (Na, K, urea, creatinine with eGFR)</w:t>
                  </w:r>
                </w:p>
                <w:p w14:paraId="04C05B3F" w14:textId="77777777" w:rsidR="008B3F4C" w:rsidRPr="005B1888" w:rsidRDefault="008B3F4C" w:rsidP="005B1888">
                  <w:pPr>
                    <w:pStyle w:val="ListParagraph"/>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Arial"/>
                      <w:sz w:val="22"/>
                      <w:szCs w:val="22"/>
                      <w:lang w:val="en-GB"/>
                    </w:rPr>
                  </w:pPr>
                  <w:commentRangeStart w:id="652"/>
                  <w:r w:rsidRPr="005B1888">
                    <w:rPr>
                      <w:rFonts w:ascii="Arial" w:hAnsi="Arial" w:cs="Arial"/>
                      <w:sz w:val="22"/>
                      <w:szCs w:val="22"/>
                      <w:lang w:val="en-GB"/>
                    </w:rPr>
                    <w:t>Liver function tests</w:t>
                  </w:r>
                </w:p>
                <w:p w14:paraId="627920C7" w14:textId="77777777" w:rsidR="008B3F4C" w:rsidRPr="005B1888" w:rsidRDefault="008B3F4C" w:rsidP="005B1888">
                  <w:pPr>
                    <w:pStyle w:val="ListParagraph"/>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Arial"/>
                      <w:sz w:val="22"/>
                      <w:szCs w:val="22"/>
                      <w:lang w:val="en-GB"/>
                    </w:rPr>
                  </w:pPr>
                  <w:r w:rsidRPr="005B1888">
                    <w:rPr>
                      <w:rFonts w:ascii="Arial" w:hAnsi="Arial" w:cs="Arial"/>
                      <w:sz w:val="22"/>
                      <w:szCs w:val="22"/>
                      <w:lang w:val="en-GB"/>
                    </w:rPr>
                    <w:t>Arterial blood gas</w:t>
                  </w:r>
                  <w:commentRangeEnd w:id="652"/>
                  <w:r w:rsidR="0061093D" w:rsidRPr="005B1888">
                    <w:rPr>
                      <w:rStyle w:val="CommentReference"/>
                      <w:rFonts w:ascii="Arial" w:hAnsi="Arial" w:cs="Arial"/>
                      <w:sz w:val="22"/>
                      <w:szCs w:val="22"/>
                      <w:lang w:val="en-GB"/>
                    </w:rPr>
                    <w:commentReference w:id="652"/>
                  </w:r>
                </w:p>
                <w:p w14:paraId="5BEB6887" w14:textId="77777777" w:rsidR="008B3F4C" w:rsidRPr="005B1888" w:rsidRDefault="008B3F4C" w:rsidP="005B1888">
                  <w:pPr>
                    <w:pStyle w:val="ListParagraph"/>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Arial"/>
                      <w:sz w:val="22"/>
                      <w:szCs w:val="22"/>
                      <w:lang w:val="en-GB"/>
                    </w:rPr>
                  </w:pPr>
                  <w:commentRangeStart w:id="653"/>
                  <w:r w:rsidRPr="005B1888">
                    <w:rPr>
                      <w:rFonts w:ascii="Arial" w:hAnsi="Arial" w:cs="Arial"/>
                      <w:sz w:val="22"/>
                      <w:szCs w:val="22"/>
                      <w:lang w:val="en-GB"/>
                    </w:rPr>
                    <w:t>Glucose</w:t>
                  </w:r>
                  <w:commentRangeEnd w:id="653"/>
                  <w:r w:rsidR="00993CBC" w:rsidRPr="005B1888">
                    <w:rPr>
                      <w:rStyle w:val="CommentReference"/>
                      <w:rFonts w:ascii="Arial" w:hAnsi="Arial" w:cs="Arial"/>
                      <w:sz w:val="22"/>
                      <w:szCs w:val="22"/>
                      <w:lang w:val="en-GB"/>
                    </w:rPr>
                    <w:commentReference w:id="653"/>
                  </w:r>
                </w:p>
                <w:p w14:paraId="7115F502" w14:textId="77777777" w:rsidR="008B3F4C" w:rsidRPr="005B1888" w:rsidRDefault="008B3F4C" w:rsidP="005B1888">
                  <w:pPr>
                    <w:pStyle w:val="ListParagraph"/>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Arial"/>
                      <w:sz w:val="22"/>
                      <w:szCs w:val="22"/>
                      <w:lang w:val="en-GB"/>
                    </w:rPr>
                  </w:pPr>
                  <w:commentRangeStart w:id="654"/>
                  <w:r w:rsidRPr="005B1888">
                    <w:rPr>
                      <w:rFonts w:ascii="Arial" w:hAnsi="Arial" w:cs="Arial"/>
                      <w:sz w:val="22"/>
                      <w:szCs w:val="22"/>
                      <w:lang w:val="en-GB"/>
                    </w:rPr>
                    <w:t>Lipase (risk of pancreatitis)</w:t>
                  </w:r>
                </w:p>
                <w:p w14:paraId="72653221" w14:textId="77777777" w:rsidR="008B3F4C" w:rsidRPr="005B1888" w:rsidRDefault="008B3F4C" w:rsidP="005B1888">
                  <w:pPr>
                    <w:pStyle w:val="ListParagraph"/>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Arial"/>
                      <w:sz w:val="22"/>
                      <w:szCs w:val="22"/>
                      <w:lang w:val="en-GB"/>
                    </w:rPr>
                  </w:pPr>
                  <w:r w:rsidRPr="005B1888">
                    <w:rPr>
                      <w:rFonts w:ascii="Arial" w:hAnsi="Arial" w:cs="Arial"/>
                      <w:sz w:val="22"/>
                      <w:szCs w:val="22"/>
                      <w:lang w:val="en-GB"/>
                    </w:rPr>
                    <w:t>Creatine kinase (CK)</w:t>
                  </w:r>
                  <w:commentRangeEnd w:id="654"/>
                  <w:r w:rsidR="007C2C9F" w:rsidRPr="005B1888">
                    <w:rPr>
                      <w:rStyle w:val="CommentReference"/>
                      <w:rFonts w:ascii="Arial" w:hAnsi="Arial" w:cs="Arial"/>
                      <w:sz w:val="22"/>
                      <w:szCs w:val="22"/>
                      <w:lang w:val="en-GB"/>
                    </w:rPr>
                    <w:commentReference w:id="654"/>
                  </w:r>
                </w:p>
                <w:p w14:paraId="2F41051D" w14:textId="77777777" w:rsidR="008B3F4C" w:rsidRPr="005B1888" w:rsidRDefault="008B3F4C" w:rsidP="005B1888">
                  <w:pPr>
                    <w:pStyle w:val="ListParagraph"/>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Arial"/>
                      <w:sz w:val="22"/>
                      <w:szCs w:val="22"/>
                      <w:lang w:val="en-GB"/>
                    </w:rPr>
                  </w:pPr>
                  <w:commentRangeStart w:id="655"/>
                  <w:r w:rsidRPr="005B1888">
                    <w:rPr>
                      <w:rFonts w:ascii="Arial" w:hAnsi="Arial" w:cs="Arial"/>
                      <w:sz w:val="22"/>
                      <w:szCs w:val="22"/>
                      <w:lang w:val="en-GB"/>
                    </w:rPr>
                    <w:t>Lactate</w:t>
                  </w:r>
                  <w:commentRangeEnd w:id="655"/>
                  <w:r w:rsidR="00235AEB" w:rsidRPr="005B1888">
                    <w:rPr>
                      <w:rStyle w:val="CommentReference"/>
                      <w:rFonts w:ascii="Arial" w:hAnsi="Arial" w:cs="Arial"/>
                      <w:sz w:val="22"/>
                      <w:szCs w:val="22"/>
                      <w:lang w:val="en-GB"/>
                    </w:rPr>
                    <w:commentReference w:id="655"/>
                  </w:r>
                </w:p>
                <w:p w14:paraId="6C6DFD61" w14:textId="77777777" w:rsidR="008B3F4C" w:rsidRPr="005B1888" w:rsidRDefault="008B3F4C" w:rsidP="005B1888">
                  <w:pPr>
                    <w:pStyle w:val="ListParagraph"/>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Arial"/>
                      <w:sz w:val="22"/>
                      <w:szCs w:val="22"/>
                      <w:lang w:val="en-GB"/>
                    </w:rPr>
                  </w:pPr>
                  <w:commentRangeStart w:id="656"/>
                  <w:r w:rsidRPr="005B1888">
                    <w:rPr>
                      <w:rFonts w:ascii="Arial" w:hAnsi="Arial" w:cs="Arial"/>
                      <w:sz w:val="22"/>
                      <w:szCs w:val="22"/>
                      <w:lang w:val="en-GB"/>
                    </w:rPr>
                    <w:t>Full blood count</w:t>
                  </w:r>
                </w:p>
                <w:p w14:paraId="529E55E4" w14:textId="77777777" w:rsidR="008B3F4C" w:rsidRPr="005B1888" w:rsidRDefault="008B3F4C" w:rsidP="005B1888">
                  <w:pPr>
                    <w:pStyle w:val="ListParagraph"/>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Arial"/>
                      <w:sz w:val="22"/>
                      <w:szCs w:val="22"/>
                      <w:lang w:val="en-GB"/>
                    </w:rPr>
                  </w:pPr>
                  <w:r w:rsidRPr="005B1888">
                    <w:rPr>
                      <w:rFonts w:ascii="Arial" w:hAnsi="Arial" w:cs="Arial"/>
                      <w:sz w:val="22"/>
                      <w:szCs w:val="22"/>
                      <w:lang w:val="en-GB"/>
                    </w:rPr>
                    <w:t>Coagulation profile</w:t>
                  </w:r>
                  <w:commentRangeEnd w:id="656"/>
                  <w:r w:rsidR="00F60F55" w:rsidRPr="005B1888">
                    <w:rPr>
                      <w:rStyle w:val="CommentReference"/>
                      <w:rFonts w:ascii="Arial" w:hAnsi="Arial" w:cs="Arial"/>
                      <w:sz w:val="22"/>
                      <w:szCs w:val="22"/>
                      <w:lang w:val="en-GB"/>
                    </w:rPr>
                    <w:commentReference w:id="656"/>
                  </w:r>
                </w:p>
                <w:p w14:paraId="575816D8" w14:textId="77777777" w:rsidR="008B3F4C" w:rsidRPr="005B1888" w:rsidRDefault="008B3F4C" w:rsidP="008B3F4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GB"/>
                    </w:rPr>
                  </w:pPr>
                </w:p>
                <w:p w14:paraId="45483C4E" w14:textId="4336A21B" w:rsidR="008B3F4C" w:rsidRPr="005B1888" w:rsidRDefault="008B3F4C" w:rsidP="008B3F4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GB"/>
                    </w:rPr>
                  </w:pPr>
                  <w:r w:rsidRPr="005B1888">
                    <w:rPr>
                      <w:rFonts w:ascii="Arial" w:hAnsi="Arial" w:cs="Arial"/>
                      <w:sz w:val="22"/>
                      <w:szCs w:val="22"/>
                      <w:lang w:val="en-GB"/>
                    </w:rPr>
                    <w:t>Compulsory:</w:t>
                  </w:r>
                </w:p>
                <w:p w14:paraId="6B058CF8" w14:textId="77777777" w:rsidR="008B3F4C" w:rsidRPr="005B1888" w:rsidRDefault="008B3F4C" w:rsidP="008B3F4C">
                  <w:pPr>
                    <w:pStyle w:val="ListParagraph"/>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Arial"/>
                      <w:sz w:val="22"/>
                      <w:szCs w:val="22"/>
                      <w:lang w:val="en-GB"/>
                    </w:rPr>
                  </w:pPr>
                  <w:r w:rsidRPr="005B1888">
                    <w:rPr>
                      <w:rFonts w:ascii="Arial" w:hAnsi="Arial" w:cs="Arial"/>
                      <w:sz w:val="22"/>
                      <w:szCs w:val="22"/>
                      <w:lang w:val="en-GB"/>
                    </w:rPr>
                    <w:t xml:space="preserve">RBC acetylcholinesterase </w:t>
                  </w:r>
                </w:p>
                <w:p w14:paraId="7F3E6741" w14:textId="7E57628A" w:rsidR="008B3F4C" w:rsidRPr="005B1888" w:rsidRDefault="008B3F4C" w:rsidP="005B1888">
                  <w:pPr>
                    <w:pStyle w:val="ListParagraph"/>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Arial"/>
                      <w:sz w:val="22"/>
                      <w:szCs w:val="22"/>
                      <w:lang w:val="en-GB"/>
                    </w:rPr>
                  </w:pPr>
                  <w:r w:rsidRPr="005B1888">
                    <w:rPr>
                      <w:rFonts w:ascii="Arial" w:hAnsi="Arial" w:cs="Arial"/>
                      <w:sz w:val="22"/>
                      <w:szCs w:val="22"/>
                      <w:lang w:val="en-GB"/>
                    </w:rPr>
                    <w:t>Whole blood acetylcholinesterase</w:t>
                  </w:r>
                </w:p>
                <w:p w14:paraId="3000B2A9" w14:textId="1EAAF6FD" w:rsidR="008B3F4C" w:rsidRPr="005B1888" w:rsidRDefault="008B3F4C" w:rsidP="005B1888">
                  <w:pPr>
                    <w:pStyle w:val="ListParagraph"/>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Arial"/>
                      <w:sz w:val="22"/>
                      <w:szCs w:val="22"/>
                      <w:lang w:val="en-GB"/>
                    </w:rPr>
                  </w:pPr>
                  <w:commentRangeStart w:id="657"/>
                  <w:commentRangeStart w:id="658"/>
                  <w:commentRangeStart w:id="659"/>
                  <w:r w:rsidRPr="005B1888">
                    <w:rPr>
                      <w:rFonts w:ascii="Arial" w:hAnsi="Arial" w:cs="Arial"/>
                      <w:sz w:val="22"/>
                      <w:szCs w:val="22"/>
                      <w:lang w:val="en-GB"/>
                    </w:rPr>
                    <w:lastRenderedPageBreak/>
                    <w:t>Toxicology testing to identify the chemical (pesticide) - stomach contents</w:t>
                  </w:r>
                  <w:r w:rsidR="001E580E">
                    <w:rPr>
                      <w:rFonts w:ascii="Arial" w:hAnsi="Arial" w:cs="Arial"/>
                      <w:sz w:val="22"/>
                      <w:szCs w:val="22"/>
                      <w:lang w:val="en-GB"/>
                    </w:rPr>
                    <w:t xml:space="preserve"> (gastric aspirate)</w:t>
                  </w:r>
                  <w:r w:rsidRPr="005B1888">
                    <w:rPr>
                      <w:rFonts w:ascii="Arial" w:hAnsi="Arial" w:cs="Arial"/>
                      <w:sz w:val="22"/>
                      <w:szCs w:val="22"/>
                      <w:lang w:val="en-GB"/>
                    </w:rPr>
                    <w:t>,</w:t>
                  </w:r>
                  <w:commentRangeEnd w:id="657"/>
                  <w:r w:rsidRPr="005B1888">
                    <w:rPr>
                      <w:rStyle w:val="CommentReference"/>
                      <w:rFonts w:ascii="Arial" w:hAnsi="Arial" w:cs="Arial"/>
                      <w:sz w:val="22"/>
                      <w:szCs w:val="22"/>
                      <w:lang w:val="en-GB"/>
                    </w:rPr>
                    <w:commentReference w:id="657"/>
                  </w:r>
                  <w:commentRangeEnd w:id="658"/>
                  <w:r w:rsidRPr="005B1888">
                    <w:rPr>
                      <w:rStyle w:val="CommentReference"/>
                      <w:rFonts w:ascii="Arial" w:hAnsi="Arial" w:cs="Arial"/>
                      <w:sz w:val="22"/>
                      <w:szCs w:val="22"/>
                      <w:lang w:val="en-GB"/>
                    </w:rPr>
                    <w:commentReference w:id="658"/>
                  </w:r>
                  <w:commentRangeEnd w:id="659"/>
                  <w:r w:rsidR="00D45CEB" w:rsidRPr="005B1888">
                    <w:rPr>
                      <w:rStyle w:val="CommentReference"/>
                      <w:rFonts w:ascii="Arial" w:hAnsi="Arial" w:cs="Arial"/>
                      <w:sz w:val="22"/>
                      <w:szCs w:val="22"/>
                      <w:lang w:val="en-GB"/>
                    </w:rPr>
                    <w:commentReference w:id="659"/>
                  </w:r>
                  <w:r w:rsidRPr="005B1888">
                    <w:rPr>
                      <w:rFonts w:ascii="Arial" w:hAnsi="Arial" w:cs="Arial"/>
                      <w:sz w:val="22"/>
                      <w:szCs w:val="22"/>
                      <w:lang w:val="en-GB"/>
                    </w:rPr>
                    <w:t xml:space="preserve"> urine metabolites of pesticides</w:t>
                  </w:r>
                </w:p>
                <w:p w14:paraId="13D27C48" w14:textId="5A932275" w:rsidR="008B3F4C" w:rsidRPr="005B1888" w:rsidRDefault="008B3F4C" w:rsidP="005B1888">
                  <w:pPr>
                    <w:pBdr>
                      <w:top w:val="none" w:sz="0" w:space="0" w:color="000000"/>
                      <w:left w:val="none" w:sz="0" w:space="0" w:color="000000"/>
                      <w:bottom w:val="none" w:sz="0" w:space="0" w:color="000000"/>
                      <w:right w:val="none" w:sz="0" w:space="0" w:color="000000"/>
                    </w:pBdr>
                    <w:spacing w:before="100" w:after="100"/>
                    <w:ind w:right="100"/>
                    <w:rPr>
                      <w:rFonts w:ascii="Arial" w:eastAsia="Helvetica" w:hAnsi="Arial" w:cs="Arial"/>
                      <w:color w:val="000000"/>
                      <w:sz w:val="22"/>
                      <w:szCs w:val="22"/>
                    </w:rPr>
                  </w:pPr>
                  <w:r w:rsidRPr="005B1888">
                    <w:rPr>
                      <w:rFonts w:ascii="Arial" w:eastAsia="Helvetica" w:hAnsi="Arial" w:cs="Arial"/>
                      <w:color w:val="000000"/>
                      <w:sz w:val="22"/>
                      <w:szCs w:val="22"/>
                    </w:rPr>
                    <w:t>Imaging:</w:t>
                  </w:r>
                </w:p>
                <w:p w14:paraId="3CDA33FF" w14:textId="71D37957" w:rsidR="008B3F4C" w:rsidRPr="005B1888" w:rsidRDefault="008B3F4C" w:rsidP="005B1888">
                  <w:pPr>
                    <w:pStyle w:val="ListParagraph"/>
                    <w:numPr>
                      <w:ilvl w:val="0"/>
                      <w:numId w:val="16"/>
                    </w:numPr>
                    <w:pBdr>
                      <w:top w:val="none" w:sz="0" w:space="0" w:color="000000"/>
                      <w:left w:val="none" w:sz="0" w:space="0" w:color="000000"/>
                      <w:bottom w:val="none" w:sz="0" w:space="0" w:color="000000"/>
                      <w:right w:val="none" w:sz="0" w:space="0" w:color="000000"/>
                    </w:pBdr>
                    <w:spacing w:before="100" w:after="100"/>
                    <w:ind w:right="100"/>
                    <w:rPr>
                      <w:rFonts w:ascii="Arial" w:eastAsia="Helvetica" w:hAnsi="Arial" w:cs="Arial"/>
                      <w:color w:val="000000"/>
                      <w:sz w:val="22"/>
                      <w:szCs w:val="22"/>
                    </w:rPr>
                  </w:pPr>
                  <w:r w:rsidRPr="005B1888">
                    <w:rPr>
                      <w:rFonts w:ascii="Arial" w:eastAsia="Helvetica" w:hAnsi="Arial" w:cs="Arial"/>
                      <w:color w:val="000000"/>
                      <w:sz w:val="22"/>
                      <w:szCs w:val="22"/>
                    </w:rPr>
                    <w:t>CXR if indicated</w:t>
                  </w:r>
                </w:p>
              </w:tc>
            </w:tr>
            <w:tr w:rsidR="003E23CA" w:rsidRPr="005B1888" w14:paraId="3ECE16D4" w14:textId="77777777" w:rsidTr="00E36052">
              <w:trPr>
                <w:jc w:val="center"/>
              </w:trPr>
              <w:tc>
                <w:tcPr>
                  <w:tcW w:w="4899" w:type="dxa"/>
                  <w:tcBorders>
                    <w:top w:val="single" w:sz="6" w:space="0" w:color="666666"/>
                    <w:left w:val="single" w:sz="6" w:space="0" w:color="666666"/>
                    <w:bottom w:val="single" w:sz="6" w:space="0" w:color="666666"/>
                    <w:right w:val="single" w:sz="6" w:space="0" w:color="666666"/>
                  </w:tcBorders>
                  <w:shd w:val="clear" w:color="auto" w:fill="FFFFFF" w:themeFill="background1"/>
                  <w:tcMar>
                    <w:top w:w="0" w:type="dxa"/>
                    <w:left w:w="0" w:type="dxa"/>
                    <w:bottom w:w="0" w:type="dxa"/>
                    <w:right w:w="0" w:type="dxa"/>
                  </w:tcMar>
                  <w:vAlign w:val="center"/>
                </w:tcPr>
                <w:p w14:paraId="7B9225AC" w14:textId="77777777" w:rsidR="00610049" w:rsidRPr="004B6D2F" w:rsidRDefault="003C3C17">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2"/>
                      <w:szCs w:val="22"/>
                    </w:rPr>
                  </w:pPr>
                  <w:r w:rsidRPr="004B6D2F">
                    <w:rPr>
                      <w:rFonts w:ascii="Arial" w:eastAsia="Helvetica" w:hAnsi="Arial" w:cs="Arial"/>
                      <w:color w:val="000000"/>
                      <w:sz w:val="22"/>
                      <w:szCs w:val="22"/>
                    </w:rPr>
                    <w:t>Treatment given</w:t>
                  </w:r>
                </w:p>
              </w:tc>
              <w:tc>
                <w:tcPr>
                  <w:tcW w:w="4229" w:type="dxa"/>
                  <w:tcBorders>
                    <w:top w:val="single" w:sz="6" w:space="0" w:color="666666"/>
                    <w:left w:val="single" w:sz="6" w:space="0" w:color="666666"/>
                    <w:bottom w:val="single" w:sz="6" w:space="0" w:color="666666"/>
                    <w:right w:val="single" w:sz="6" w:space="0" w:color="666666"/>
                  </w:tcBorders>
                  <w:shd w:val="clear" w:color="auto" w:fill="FFFFFF" w:themeFill="background1"/>
                  <w:tcMar>
                    <w:top w:w="0" w:type="dxa"/>
                    <w:left w:w="0" w:type="dxa"/>
                    <w:bottom w:w="0" w:type="dxa"/>
                    <w:right w:w="0" w:type="dxa"/>
                  </w:tcMar>
                  <w:vAlign w:val="center"/>
                </w:tcPr>
                <w:p w14:paraId="30BC31C5" w14:textId="7AE3D5BF" w:rsidR="00610049" w:rsidRPr="004B6D2F" w:rsidRDefault="003C3C17">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2"/>
                      <w:szCs w:val="22"/>
                    </w:rPr>
                  </w:pPr>
                  <w:r w:rsidRPr="004B6D2F">
                    <w:rPr>
                      <w:rFonts w:ascii="Arial" w:eastAsia="Helvetica" w:hAnsi="Arial" w:cs="Arial"/>
                      <w:color w:val="000000"/>
                      <w:sz w:val="22"/>
                      <w:szCs w:val="22"/>
                    </w:rPr>
                    <w:t xml:space="preserve">Activated charcoal, </w:t>
                  </w:r>
                  <w:commentRangeStart w:id="660"/>
                  <w:commentRangeStart w:id="661"/>
                  <w:r w:rsidRPr="004B6D2F">
                    <w:rPr>
                      <w:rFonts w:ascii="Arial" w:eastAsia="Helvetica" w:hAnsi="Arial" w:cs="Arial"/>
                      <w:color w:val="000000"/>
                      <w:sz w:val="22"/>
                      <w:szCs w:val="22"/>
                    </w:rPr>
                    <w:t>gastric lavage</w:t>
                  </w:r>
                  <w:commentRangeEnd w:id="660"/>
                  <w:r w:rsidR="002133ED" w:rsidRPr="004B6D2F">
                    <w:rPr>
                      <w:rStyle w:val="CommentReference"/>
                      <w:rFonts w:ascii="Arial" w:eastAsia="Helvetica" w:hAnsi="Arial" w:cs="Arial"/>
                      <w:color w:val="000000"/>
                      <w:sz w:val="22"/>
                      <w:szCs w:val="22"/>
                    </w:rPr>
                    <w:commentReference w:id="660"/>
                  </w:r>
                  <w:commentRangeEnd w:id="661"/>
                  <w:r w:rsidR="008A1411" w:rsidRPr="004B6D2F">
                    <w:rPr>
                      <w:rStyle w:val="CommentReference"/>
                      <w:rFonts w:ascii="Arial" w:eastAsia="Helvetica" w:hAnsi="Arial" w:cs="Arial"/>
                      <w:color w:val="000000"/>
                      <w:sz w:val="22"/>
                      <w:szCs w:val="22"/>
                    </w:rPr>
                    <w:commentReference w:id="661"/>
                  </w:r>
                  <w:r w:rsidRPr="004B6D2F">
                    <w:rPr>
                      <w:rFonts w:ascii="Arial" w:eastAsia="Helvetica" w:hAnsi="Arial" w:cs="Arial"/>
                      <w:color w:val="000000"/>
                      <w:sz w:val="22"/>
                      <w:szCs w:val="22"/>
                    </w:rPr>
                    <w:t xml:space="preserve">, </w:t>
                  </w:r>
                  <w:r w:rsidR="00880EAD" w:rsidRPr="004B6D2F">
                    <w:rPr>
                      <w:rFonts w:ascii="Arial" w:eastAsia="Helvetica" w:hAnsi="Arial" w:cs="Arial"/>
                      <w:color w:val="000000"/>
                      <w:sz w:val="22"/>
                      <w:szCs w:val="22"/>
                    </w:rPr>
                    <w:t xml:space="preserve">oxygen, </w:t>
                  </w:r>
                  <w:r w:rsidRPr="004B6D2F">
                    <w:rPr>
                      <w:rFonts w:ascii="Arial" w:eastAsia="Helvetica" w:hAnsi="Arial" w:cs="Arial"/>
                      <w:color w:val="000000"/>
                      <w:sz w:val="22"/>
                      <w:szCs w:val="22"/>
                    </w:rPr>
                    <w:t>antidotes ( atropine</w:t>
                  </w:r>
                  <w:r w:rsidR="008B3F4C" w:rsidRPr="004B6D2F">
                    <w:rPr>
                      <w:rFonts w:ascii="Arial" w:eastAsia="Helvetica" w:hAnsi="Arial" w:cs="Arial"/>
                      <w:color w:val="000000"/>
                      <w:sz w:val="22"/>
                      <w:szCs w:val="22"/>
                    </w:rPr>
                    <w:t xml:space="preserve"> including dose</w:t>
                  </w:r>
                  <w:r w:rsidRPr="004B6D2F">
                    <w:rPr>
                      <w:rFonts w:ascii="Arial" w:eastAsia="Helvetica" w:hAnsi="Arial" w:cs="Arial"/>
                      <w:color w:val="000000"/>
                      <w:sz w:val="22"/>
                      <w:szCs w:val="22"/>
                    </w:rPr>
                    <w:t>), mechanical ventilation, dialysis, IV fluids, vasopressors, anticonvulsants, psychiatric consult</w:t>
                  </w:r>
                </w:p>
              </w:tc>
            </w:tr>
            <w:tr w:rsidR="003E23CA" w:rsidRPr="005B1888" w14:paraId="66C31F3C" w14:textId="77777777" w:rsidTr="00E36052">
              <w:trPr>
                <w:jc w:val="center"/>
              </w:trPr>
              <w:tc>
                <w:tcPr>
                  <w:tcW w:w="4899" w:type="dxa"/>
                  <w:tcBorders>
                    <w:top w:val="single" w:sz="6" w:space="0" w:color="666666"/>
                    <w:left w:val="single" w:sz="6" w:space="0" w:color="666666"/>
                    <w:bottom w:val="single" w:sz="6" w:space="0" w:color="666666"/>
                    <w:right w:val="single" w:sz="6" w:space="0" w:color="666666"/>
                  </w:tcBorders>
                  <w:shd w:val="clear" w:color="auto" w:fill="FFFFFF" w:themeFill="background1"/>
                  <w:tcMar>
                    <w:top w:w="0" w:type="dxa"/>
                    <w:left w:w="0" w:type="dxa"/>
                    <w:bottom w:w="0" w:type="dxa"/>
                    <w:right w:w="0" w:type="dxa"/>
                  </w:tcMar>
                  <w:vAlign w:val="center"/>
                </w:tcPr>
                <w:p w14:paraId="034E88B4" w14:textId="77777777" w:rsidR="00610049" w:rsidRPr="004B6D2F" w:rsidRDefault="003C3C17">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2"/>
                      <w:szCs w:val="22"/>
                    </w:rPr>
                  </w:pPr>
                  <w:r w:rsidRPr="004B6D2F">
                    <w:rPr>
                      <w:rFonts w:ascii="Arial" w:eastAsia="Helvetica" w:hAnsi="Arial" w:cs="Arial"/>
                      <w:color w:val="000000"/>
                      <w:sz w:val="22"/>
                      <w:szCs w:val="22"/>
                    </w:rPr>
                    <w:t>Outcome</w:t>
                  </w:r>
                </w:p>
              </w:tc>
              <w:tc>
                <w:tcPr>
                  <w:tcW w:w="4229" w:type="dxa"/>
                  <w:tcBorders>
                    <w:top w:val="single" w:sz="6" w:space="0" w:color="666666"/>
                    <w:left w:val="single" w:sz="6" w:space="0" w:color="666666"/>
                    <w:bottom w:val="single" w:sz="6" w:space="0" w:color="666666"/>
                    <w:right w:val="single" w:sz="6" w:space="0" w:color="666666"/>
                  </w:tcBorders>
                  <w:shd w:val="clear" w:color="auto" w:fill="FFFFFF" w:themeFill="background1"/>
                  <w:tcMar>
                    <w:top w:w="0" w:type="dxa"/>
                    <w:left w:w="0" w:type="dxa"/>
                    <w:bottom w:w="0" w:type="dxa"/>
                    <w:right w:w="0" w:type="dxa"/>
                  </w:tcMar>
                  <w:vAlign w:val="center"/>
                </w:tcPr>
                <w:p w14:paraId="76DF1204" w14:textId="77777777" w:rsidR="00610049" w:rsidRPr="004B6D2F" w:rsidRDefault="003C3C17">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2"/>
                      <w:szCs w:val="22"/>
                    </w:rPr>
                  </w:pPr>
                  <w:r w:rsidRPr="004B6D2F">
                    <w:rPr>
                      <w:rFonts w:ascii="Arial" w:eastAsia="Helvetica" w:hAnsi="Arial" w:cs="Arial"/>
                      <w:color w:val="000000"/>
                      <w:sz w:val="22"/>
                      <w:szCs w:val="22"/>
                    </w:rPr>
                    <w:t>Disposition (ICU/ward/outpatient), length of stay, survival/death, condition at discharge</w:t>
                  </w:r>
                </w:p>
              </w:tc>
            </w:tr>
            <w:tr w:rsidR="003E23CA" w:rsidRPr="005B1888" w14:paraId="2487D552" w14:textId="77777777" w:rsidTr="00E36052">
              <w:trPr>
                <w:jc w:val="center"/>
              </w:trPr>
              <w:tc>
                <w:tcPr>
                  <w:tcW w:w="4899" w:type="dxa"/>
                  <w:tcBorders>
                    <w:top w:val="single" w:sz="6" w:space="0" w:color="666666"/>
                    <w:left w:val="single" w:sz="6" w:space="0" w:color="666666"/>
                    <w:bottom w:val="single" w:sz="6" w:space="0" w:color="666666"/>
                    <w:right w:val="single" w:sz="6" w:space="0" w:color="666666"/>
                  </w:tcBorders>
                  <w:shd w:val="clear" w:color="auto" w:fill="FFFFFF" w:themeFill="background1"/>
                  <w:tcMar>
                    <w:top w:w="0" w:type="dxa"/>
                    <w:left w:w="0" w:type="dxa"/>
                    <w:bottom w:w="0" w:type="dxa"/>
                    <w:right w:w="0" w:type="dxa"/>
                  </w:tcMar>
                  <w:vAlign w:val="center"/>
                </w:tcPr>
                <w:p w14:paraId="0B28ADF3" w14:textId="64B3EDDC" w:rsidR="00231549" w:rsidRPr="004B6D2F" w:rsidRDefault="00231549">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2"/>
                      <w:szCs w:val="22"/>
                    </w:rPr>
                  </w:pPr>
                  <w:r w:rsidRPr="004B6D2F">
                    <w:rPr>
                      <w:rFonts w:ascii="Arial" w:eastAsia="Helvetica" w:hAnsi="Arial" w:cs="Arial"/>
                      <w:color w:val="000000"/>
                      <w:sz w:val="22"/>
                      <w:szCs w:val="22"/>
                    </w:rPr>
                    <w:t>Cause and manner of death</w:t>
                  </w:r>
                </w:p>
              </w:tc>
              <w:tc>
                <w:tcPr>
                  <w:tcW w:w="4229" w:type="dxa"/>
                  <w:tcBorders>
                    <w:top w:val="single" w:sz="6" w:space="0" w:color="666666"/>
                    <w:left w:val="single" w:sz="6" w:space="0" w:color="666666"/>
                    <w:bottom w:val="single" w:sz="6" w:space="0" w:color="666666"/>
                    <w:right w:val="single" w:sz="6" w:space="0" w:color="666666"/>
                  </w:tcBorders>
                  <w:shd w:val="clear" w:color="auto" w:fill="FFFFFF" w:themeFill="background1"/>
                  <w:tcMar>
                    <w:top w:w="0" w:type="dxa"/>
                    <w:left w:w="0" w:type="dxa"/>
                    <w:bottom w:w="0" w:type="dxa"/>
                    <w:right w:w="0" w:type="dxa"/>
                  </w:tcMar>
                  <w:vAlign w:val="center"/>
                </w:tcPr>
                <w:p w14:paraId="32A5FA80" w14:textId="04ABAEB2" w:rsidR="00231549" w:rsidRPr="004B6D2F" w:rsidRDefault="00231549">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2"/>
                      <w:szCs w:val="22"/>
                    </w:rPr>
                  </w:pPr>
                  <w:r w:rsidRPr="004B6D2F">
                    <w:rPr>
                      <w:rFonts w:ascii="Arial" w:eastAsia="Helvetica" w:hAnsi="Arial" w:cs="Arial"/>
                      <w:color w:val="000000"/>
                      <w:sz w:val="22"/>
                      <w:szCs w:val="22"/>
                    </w:rPr>
                    <w:t xml:space="preserve">For those who die, </w:t>
                  </w:r>
                  <w:r w:rsidR="000D2EB5" w:rsidRPr="004B6D2F">
                    <w:rPr>
                      <w:rFonts w:ascii="Arial" w:eastAsia="Helvetica" w:hAnsi="Arial" w:cs="Arial"/>
                      <w:color w:val="000000"/>
                      <w:sz w:val="22"/>
                      <w:szCs w:val="22"/>
                    </w:rPr>
                    <w:t xml:space="preserve">a developed </w:t>
                  </w:r>
                  <w:r w:rsidRPr="004B6D2F">
                    <w:rPr>
                      <w:rFonts w:ascii="Arial" w:eastAsia="Helvetica" w:hAnsi="Arial" w:cs="Arial"/>
                      <w:color w:val="000000"/>
                      <w:sz w:val="22"/>
                      <w:szCs w:val="22"/>
                    </w:rPr>
                    <w:t xml:space="preserve">eMCCD will be </w:t>
                  </w:r>
                  <w:r w:rsidR="000D2EB5" w:rsidRPr="004B6D2F">
                    <w:rPr>
                      <w:rFonts w:ascii="Arial" w:eastAsia="Helvetica" w:hAnsi="Arial" w:cs="Arial"/>
                      <w:color w:val="000000"/>
                      <w:sz w:val="22"/>
                      <w:szCs w:val="22"/>
                    </w:rPr>
                    <w:t xml:space="preserve">used to </w:t>
                  </w:r>
                  <w:r w:rsidRPr="004B6D2F">
                    <w:rPr>
                      <w:rFonts w:ascii="Arial" w:eastAsia="Helvetica" w:hAnsi="Arial" w:cs="Arial"/>
                      <w:color w:val="000000"/>
                      <w:sz w:val="22"/>
                      <w:szCs w:val="22"/>
                    </w:rPr>
                    <w:t>collect Cause and manner</w:t>
                  </w:r>
                  <w:r w:rsidR="000D2EB5" w:rsidRPr="004B6D2F">
                    <w:rPr>
                      <w:rFonts w:ascii="Arial" w:eastAsia="Helvetica" w:hAnsi="Arial" w:cs="Arial"/>
                      <w:color w:val="000000"/>
                      <w:sz w:val="22"/>
                      <w:szCs w:val="22"/>
                    </w:rPr>
                    <w:t xml:space="preserve"> of death with</w:t>
                  </w:r>
                  <w:r w:rsidRPr="004B6D2F">
                    <w:rPr>
                      <w:rFonts w:ascii="Arial" w:eastAsia="Helvetica" w:hAnsi="Arial" w:cs="Arial"/>
                      <w:color w:val="000000"/>
                      <w:sz w:val="22"/>
                      <w:szCs w:val="22"/>
                    </w:rPr>
                    <w:t>, ICD 11 coded</w:t>
                  </w:r>
                  <w:r w:rsidR="000D2EB5" w:rsidRPr="004B6D2F">
                    <w:rPr>
                      <w:rFonts w:ascii="Arial" w:eastAsia="Helvetica" w:hAnsi="Arial" w:cs="Arial"/>
                      <w:color w:val="000000"/>
                      <w:sz w:val="22"/>
                      <w:szCs w:val="22"/>
                    </w:rPr>
                    <w:t xml:space="preserve">, underlying Cause of death </w:t>
                  </w:r>
                  <w:r w:rsidRPr="004B6D2F">
                    <w:rPr>
                      <w:rFonts w:ascii="Arial" w:eastAsia="Helvetica" w:hAnsi="Arial" w:cs="Arial"/>
                      <w:color w:val="000000"/>
                      <w:sz w:val="22"/>
                      <w:szCs w:val="22"/>
                    </w:rPr>
                    <w:t xml:space="preserve">using the WHO recommended DORIS app. </w:t>
                  </w:r>
                  <w:r w:rsidR="000D2EB5" w:rsidRPr="004B6D2F">
                    <w:rPr>
                      <w:rFonts w:ascii="Arial" w:eastAsia="Helvetica" w:hAnsi="Arial" w:cs="Arial"/>
                      <w:color w:val="000000"/>
                      <w:sz w:val="22"/>
                      <w:szCs w:val="22"/>
                    </w:rPr>
                    <w:t xml:space="preserve">Maps exist to convert ICD-11 to ICD-10 to compare with existing data. </w:t>
                  </w:r>
                </w:p>
              </w:tc>
            </w:tr>
            <w:tr w:rsidR="003E23CA" w:rsidRPr="005B1888" w14:paraId="1CE44477" w14:textId="77777777" w:rsidTr="00E36052">
              <w:trPr>
                <w:jc w:val="center"/>
              </w:trPr>
              <w:tc>
                <w:tcPr>
                  <w:tcW w:w="4899" w:type="dxa"/>
                  <w:tcBorders>
                    <w:top w:val="single" w:sz="6" w:space="0" w:color="666666"/>
                    <w:left w:val="single" w:sz="6" w:space="0" w:color="666666"/>
                    <w:bottom w:val="single" w:sz="6" w:space="0" w:color="666666"/>
                    <w:right w:val="single" w:sz="6" w:space="0" w:color="666666"/>
                  </w:tcBorders>
                  <w:shd w:val="clear" w:color="auto" w:fill="FFFFFF" w:themeFill="background1"/>
                  <w:tcMar>
                    <w:top w:w="0" w:type="dxa"/>
                    <w:left w:w="0" w:type="dxa"/>
                    <w:bottom w:w="0" w:type="dxa"/>
                    <w:right w:w="0" w:type="dxa"/>
                  </w:tcMar>
                  <w:vAlign w:val="center"/>
                </w:tcPr>
                <w:p w14:paraId="66923442" w14:textId="04A6D58D" w:rsidR="00610049" w:rsidRPr="004B6D2F" w:rsidRDefault="008B3F4C">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2"/>
                      <w:szCs w:val="22"/>
                    </w:rPr>
                  </w:pPr>
                  <w:r w:rsidRPr="004B6D2F">
                    <w:rPr>
                      <w:rFonts w:ascii="Arial" w:eastAsia="Helvetica" w:hAnsi="Arial" w:cs="Arial"/>
                      <w:color w:val="000000"/>
                      <w:sz w:val="22"/>
                      <w:szCs w:val="22"/>
                    </w:rPr>
                    <w:t xml:space="preserve">Direct </w:t>
                  </w:r>
                  <w:r w:rsidR="003C3C17" w:rsidRPr="004B6D2F">
                    <w:rPr>
                      <w:rFonts w:ascii="Arial" w:eastAsia="Helvetica" w:hAnsi="Arial" w:cs="Arial"/>
                      <w:color w:val="000000"/>
                      <w:sz w:val="22"/>
                      <w:szCs w:val="22"/>
                    </w:rPr>
                    <w:t xml:space="preserve">Medical </w:t>
                  </w:r>
                  <w:commentRangeStart w:id="662"/>
                  <w:r w:rsidR="003C3C17" w:rsidRPr="004B6D2F">
                    <w:rPr>
                      <w:rFonts w:ascii="Arial" w:eastAsia="Helvetica" w:hAnsi="Arial" w:cs="Arial"/>
                      <w:color w:val="000000"/>
                      <w:sz w:val="22"/>
                      <w:szCs w:val="22"/>
                    </w:rPr>
                    <w:t>costs</w:t>
                  </w:r>
                  <w:commentRangeEnd w:id="662"/>
                  <w:r w:rsidR="000055F3" w:rsidRPr="004B6D2F">
                    <w:rPr>
                      <w:rStyle w:val="CommentReference"/>
                      <w:rFonts w:ascii="Arial" w:eastAsia="Helvetica" w:hAnsi="Arial" w:cs="Arial"/>
                      <w:color w:val="000000"/>
                      <w:sz w:val="22"/>
                      <w:szCs w:val="22"/>
                    </w:rPr>
                    <w:commentReference w:id="662"/>
                  </w:r>
                  <w:r w:rsidR="003C3C17" w:rsidRPr="004B6D2F">
                    <w:rPr>
                      <w:rFonts w:ascii="Arial" w:eastAsia="Helvetica" w:hAnsi="Arial" w:cs="Arial"/>
                      <w:color w:val="000000"/>
                      <w:sz w:val="22"/>
                      <w:szCs w:val="22"/>
                    </w:rPr>
                    <w:t xml:space="preserve"> and </w:t>
                  </w:r>
                  <w:commentRangeStart w:id="663"/>
                  <w:commentRangeStart w:id="664"/>
                  <w:r w:rsidR="003C3C17" w:rsidRPr="004B6D2F">
                    <w:rPr>
                      <w:rFonts w:ascii="Arial" w:eastAsia="Helvetica" w:hAnsi="Arial" w:cs="Arial"/>
                      <w:color w:val="000000"/>
                      <w:sz w:val="22"/>
                      <w:szCs w:val="22"/>
                    </w:rPr>
                    <w:t>resource</w:t>
                  </w:r>
                  <w:commentRangeEnd w:id="663"/>
                  <w:r w:rsidR="004F2713" w:rsidRPr="004B6D2F">
                    <w:rPr>
                      <w:rStyle w:val="CommentReference"/>
                      <w:rFonts w:ascii="Arial" w:eastAsia="Helvetica" w:hAnsi="Arial" w:cs="Arial"/>
                      <w:color w:val="000000"/>
                      <w:sz w:val="22"/>
                      <w:szCs w:val="22"/>
                    </w:rPr>
                    <w:commentReference w:id="663"/>
                  </w:r>
                  <w:commentRangeEnd w:id="664"/>
                  <w:r w:rsidR="00CD71C8" w:rsidRPr="004B6D2F">
                    <w:rPr>
                      <w:rStyle w:val="CommentReference"/>
                      <w:rFonts w:ascii="Arial" w:eastAsia="Helvetica" w:hAnsi="Arial" w:cs="Arial"/>
                      <w:color w:val="000000"/>
                      <w:sz w:val="22"/>
                      <w:szCs w:val="22"/>
                    </w:rPr>
                    <w:commentReference w:id="664"/>
                  </w:r>
                  <w:r w:rsidR="003C3C17" w:rsidRPr="004B6D2F">
                    <w:rPr>
                      <w:rFonts w:ascii="Arial" w:eastAsia="Helvetica" w:hAnsi="Arial" w:cs="Arial"/>
                      <w:color w:val="000000"/>
                      <w:sz w:val="22"/>
                      <w:szCs w:val="22"/>
                    </w:rPr>
                    <w:t xml:space="preserve"> use</w:t>
                  </w:r>
                </w:p>
              </w:tc>
              <w:tc>
                <w:tcPr>
                  <w:tcW w:w="4229" w:type="dxa"/>
                  <w:tcBorders>
                    <w:top w:val="single" w:sz="6" w:space="0" w:color="666666"/>
                    <w:left w:val="single" w:sz="6" w:space="0" w:color="666666"/>
                    <w:bottom w:val="single" w:sz="6" w:space="0" w:color="666666"/>
                    <w:right w:val="single" w:sz="6" w:space="0" w:color="666666"/>
                  </w:tcBorders>
                  <w:shd w:val="clear" w:color="auto" w:fill="FFFFFF" w:themeFill="background1"/>
                  <w:tcMar>
                    <w:top w:w="0" w:type="dxa"/>
                    <w:left w:w="0" w:type="dxa"/>
                    <w:bottom w:w="0" w:type="dxa"/>
                    <w:right w:w="0" w:type="dxa"/>
                  </w:tcMar>
                  <w:vAlign w:val="center"/>
                </w:tcPr>
                <w:p w14:paraId="11EBC4A9" w14:textId="77777777" w:rsidR="00610049" w:rsidRPr="004B6D2F" w:rsidRDefault="003C3C17">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2"/>
                      <w:szCs w:val="22"/>
                    </w:rPr>
                  </w:pPr>
                  <w:r w:rsidRPr="004B6D2F">
                    <w:rPr>
                      <w:rFonts w:ascii="Arial" w:eastAsia="Helvetica" w:hAnsi="Arial" w:cs="Arial"/>
                      <w:color w:val="000000"/>
                      <w:sz w:val="22"/>
                      <w:szCs w:val="22"/>
                    </w:rPr>
                    <w:t>ICU admission and days, ward days, mechanical ventilation (intubation), number of specialties involved, key interventions, diagnostic procedures, estimated treatment cost (based on fee schedule)</w:t>
                  </w:r>
                </w:p>
              </w:tc>
            </w:tr>
            <w:bookmarkEnd w:id="642"/>
          </w:tbl>
          <w:p w14:paraId="7C233E20" w14:textId="77777777" w:rsidR="00046FE0" w:rsidRPr="004B6D2F" w:rsidRDefault="00046FE0">
            <w:pPr>
              <w:rPr>
                <w:rFonts w:ascii="Arial" w:hAnsi="Arial" w:cs="Arial"/>
                <w:sz w:val="22"/>
                <w:szCs w:val="22"/>
              </w:rPr>
            </w:pPr>
          </w:p>
        </w:tc>
      </w:tr>
    </w:tbl>
    <w:p w14:paraId="523F54A5" w14:textId="0B21A0A5" w:rsidR="007B7A52" w:rsidRPr="007B7A52" w:rsidDel="008700BD" w:rsidRDefault="00C34999">
      <w:pPr>
        <w:rPr>
          <w:del w:id="665" w:author="Brian Brummer" w:date="2025-09-05T00:29:00Z" w16du:dateUtc="2025-09-04T22:29:00Z"/>
          <w:bCs/>
          <w:rPrChange w:id="666" w:author="Brian Brummer" w:date="2025-09-04T21:34:00Z" w16du:dateUtc="2025-09-04T19:34:00Z">
            <w:rPr>
              <w:del w:id="667" w:author="Brian Brummer" w:date="2025-09-05T00:29:00Z" w16du:dateUtc="2025-09-04T22:29:00Z"/>
              <w:rFonts w:ascii="Arial" w:hAnsi="Arial" w:cs="Arial"/>
            </w:rPr>
          </w:rPrChange>
        </w:rPr>
        <w:pPrChange w:id="668" w:author="Brian Brummer" w:date="2025-09-04T21:34:00Z" w16du:dateUtc="2025-09-04T19:34:00Z">
          <w:pPr>
            <w:pStyle w:val="Heading1"/>
          </w:pPr>
        </w:pPrChange>
      </w:pPr>
      <w:bookmarkStart w:id="669" w:name="data-analysis"/>
      <w:bookmarkEnd w:id="169"/>
      <w:bookmarkEnd w:id="633"/>
      <w:ins w:id="670" w:author="Leslie London" w:date="2025-08-17T22:23:00Z" w16du:dateUtc="2025-08-17T20:23:00Z">
        <w:del w:id="671" w:author="Brian Brummer" w:date="2025-09-05T00:29:00Z" w16du:dateUtc="2025-09-04T22:29:00Z">
          <w:r w:rsidDel="008700BD">
            <w:rPr>
              <w:rFonts w:ascii="Arial" w:hAnsi="Arial" w:cs="Arial"/>
              <w:bCs/>
            </w:rPr>
            <w:delText>[</w:delText>
          </w:r>
        </w:del>
      </w:ins>
      <w:ins w:id="672" w:author="Leslie London" w:date="2025-08-17T22:22:00Z" w16du:dateUtc="2025-08-17T20:22:00Z">
        <w:del w:id="673" w:author="Brian Brummer" w:date="2025-09-05T00:29:00Z" w16du:dateUtc="2025-09-04T22:29:00Z">
          <w:r w:rsidRPr="008700BD" w:rsidDel="008700BD">
            <w:rPr>
              <w:rFonts w:ascii="Arial" w:hAnsi="Arial" w:cs="Arial"/>
              <w:bCs/>
            </w:rPr>
            <w:delText>I still don’t have a sense of who is collecting data, who is quality assuring data, etc.</w:delText>
          </w:r>
          <w:r w:rsidDel="008700BD">
            <w:rPr>
              <w:rFonts w:ascii="Arial" w:hAnsi="Arial" w:cs="Arial"/>
              <w:bCs/>
            </w:rPr>
            <w:delText xml:space="preserve"> Is there a research nurse on site to do this? Is it an NI</w:delText>
          </w:r>
        </w:del>
      </w:ins>
      <w:ins w:id="674" w:author="Leslie London" w:date="2025-08-17T22:23:00Z" w16du:dateUtc="2025-08-17T20:23:00Z">
        <w:del w:id="675" w:author="Brian Brummer" w:date="2025-09-05T00:29:00Z" w16du:dateUtc="2025-09-04T22:29:00Z">
          <w:r w:rsidDel="008700BD">
            <w:rPr>
              <w:rFonts w:ascii="Arial" w:hAnsi="Arial" w:cs="Arial"/>
              <w:bCs/>
            </w:rPr>
            <w:delText>CD person? Is the collection on paper, on a tablet in the patient’s records (if so, how do we get the records, etc)? If we are going to raise funds, perhaps we should raise funds for a part time research nurs</w:delText>
          </w:r>
        </w:del>
      </w:ins>
      <w:ins w:id="676" w:author="Leslie London" w:date="2025-08-17T22:24:00Z" w16du:dateUtc="2025-08-17T20:24:00Z">
        <w:del w:id="677" w:author="Brian Brummer" w:date="2025-09-05T00:29:00Z" w16du:dateUtc="2025-09-04T22:29:00Z">
          <w:r w:rsidDel="008700BD">
            <w:rPr>
              <w:rFonts w:ascii="Arial" w:hAnsi="Arial" w:cs="Arial"/>
              <w:bCs/>
            </w:rPr>
            <w:delText>e for this?</w:delText>
          </w:r>
        </w:del>
      </w:ins>
      <w:ins w:id="678" w:author="Leslie London" w:date="2025-08-17T22:23:00Z" w16du:dateUtc="2025-08-17T20:23:00Z">
        <w:del w:id="679" w:author="Brian Brummer" w:date="2025-09-05T00:29:00Z" w16du:dateUtc="2025-09-04T22:29:00Z">
          <w:r w:rsidDel="008700BD">
            <w:rPr>
              <w:rFonts w:ascii="Arial" w:hAnsi="Arial" w:cs="Arial"/>
              <w:bCs/>
            </w:rPr>
            <w:delText>]</w:delText>
          </w:r>
        </w:del>
      </w:ins>
    </w:p>
    <w:p w14:paraId="506C9F7E" w14:textId="77777777" w:rsidR="00C54706" w:rsidRDefault="00C54706">
      <w:pPr>
        <w:rPr>
          <w:ins w:id="680" w:author="Brian Brummer" w:date="2025-09-04T19:43:00Z" w16du:dateUtc="2025-09-04T17:43:00Z"/>
          <w:rFonts w:ascii="Arial" w:hAnsi="Arial" w:cs="Arial"/>
        </w:rPr>
      </w:pPr>
      <w:r w:rsidRPr="004B6D2F">
        <w:rPr>
          <w:rFonts w:ascii="Arial" w:hAnsi="Arial" w:cs="Arial"/>
        </w:rPr>
        <w:br w:type="page"/>
      </w:r>
    </w:p>
    <w:p w14:paraId="51891F2A" w14:textId="77777777" w:rsidR="005E6652" w:rsidRPr="004B6D2F" w:rsidRDefault="005E6652">
      <w:pPr>
        <w:rPr>
          <w:rFonts w:ascii="Arial" w:hAnsi="Arial" w:cs="Arial"/>
          <w:b/>
          <w:color w:val="000000"/>
        </w:rPr>
      </w:pPr>
    </w:p>
    <w:p w14:paraId="71FC2DC0" w14:textId="77777777" w:rsidR="00AF06CA" w:rsidRPr="004B6D2F" w:rsidRDefault="00AF06CA" w:rsidP="005270F6">
      <w:pPr>
        <w:pStyle w:val="Heading1"/>
        <w:spacing w:line="276" w:lineRule="auto"/>
        <w:jc w:val="both"/>
        <w:rPr>
          <w:rFonts w:ascii="Arial" w:hAnsi="Arial" w:cs="Arial"/>
          <w:sz w:val="22"/>
          <w:szCs w:val="22"/>
        </w:rPr>
      </w:pPr>
      <w:bookmarkStart w:id="681" w:name="_Toc205830141"/>
      <w:bookmarkEnd w:id="669"/>
      <w:r w:rsidRPr="004B6D2F">
        <w:rPr>
          <w:rFonts w:ascii="Arial" w:hAnsi="Arial" w:cs="Arial"/>
          <w:sz w:val="22"/>
          <w:szCs w:val="22"/>
        </w:rPr>
        <w:t>4. Data Analysis</w:t>
      </w:r>
      <w:bookmarkEnd w:id="681"/>
    </w:p>
    <w:p w14:paraId="727406BF" w14:textId="77777777" w:rsidR="00AF06CA" w:rsidRPr="004B6D2F" w:rsidRDefault="00AF06CA" w:rsidP="005270F6">
      <w:pPr>
        <w:pStyle w:val="Heading2"/>
        <w:spacing w:line="276" w:lineRule="auto"/>
        <w:jc w:val="both"/>
        <w:rPr>
          <w:rFonts w:ascii="Arial" w:hAnsi="Arial" w:cs="Arial"/>
          <w:sz w:val="22"/>
          <w:szCs w:val="22"/>
        </w:rPr>
      </w:pPr>
      <w:bookmarkStart w:id="682" w:name="_Toc205830142"/>
      <w:bookmarkStart w:id="683" w:name="descriptive"/>
      <w:r w:rsidRPr="004B6D2F">
        <w:rPr>
          <w:rFonts w:ascii="Arial" w:hAnsi="Arial" w:cs="Arial"/>
          <w:sz w:val="22"/>
          <w:szCs w:val="22"/>
        </w:rPr>
        <w:t>4.1 Descriptive</w:t>
      </w:r>
      <w:bookmarkEnd w:id="682"/>
    </w:p>
    <w:p w14:paraId="6833D215" w14:textId="0CFFE909" w:rsidR="00AF06CA" w:rsidRPr="004B6D2F" w:rsidRDefault="00AF06CA" w:rsidP="005270F6">
      <w:pPr>
        <w:spacing w:line="276" w:lineRule="auto"/>
        <w:jc w:val="both"/>
        <w:rPr>
          <w:rFonts w:ascii="Arial" w:hAnsi="Arial" w:cs="Arial"/>
          <w:sz w:val="22"/>
          <w:szCs w:val="22"/>
        </w:rPr>
      </w:pPr>
      <w:r w:rsidRPr="004B6D2F">
        <w:rPr>
          <w:rFonts w:ascii="Arial" w:hAnsi="Arial" w:cs="Arial"/>
          <w:sz w:val="22"/>
          <w:szCs w:val="22"/>
        </w:rPr>
        <w:t xml:space="preserve">We will use median </w:t>
      </w:r>
      <w:commentRangeStart w:id="684"/>
      <w:r w:rsidRPr="004B6D2F">
        <w:rPr>
          <w:rFonts w:ascii="Arial" w:hAnsi="Arial" w:cs="Arial"/>
          <w:sz w:val="22"/>
          <w:szCs w:val="22"/>
        </w:rPr>
        <w:t>IQR</w:t>
      </w:r>
      <w:commentRangeEnd w:id="684"/>
      <w:r w:rsidR="004B6073" w:rsidRPr="004B6D2F">
        <w:rPr>
          <w:rStyle w:val="CommentReference"/>
          <w:rFonts w:ascii="Arial" w:hAnsi="Arial" w:cs="Arial"/>
          <w:sz w:val="22"/>
          <w:szCs w:val="22"/>
        </w:rPr>
        <w:commentReference w:id="684"/>
      </w:r>
      <w:r w:rsidRPr="004B6D2F">
        <w:rPr>
          <w:rFonts w:ascii="Arial" w:hAnsi="Arial" w:cs="Arial"/>
          <w:sz w:val="22"/>
          <w:szCs w:val="22"/>
        </w:rPr>
        <w:t xml:space="preserve"> and frequency and proportion to describe characteristics of the study population. </w:t>
      </w:r>
      <w:commentRangeStart w:id="685"/>
      <w:commentRangeStart w:id="686"/>
      <w:r w:rsidRPr="004B6D2F">
        <w:rPr>
          <w:rFonts w:ascii="Arial" w:hAnsi="Arial" w:cs="Arial"/>
          <w:sz w:val="22"/>
          <w:szCs w:val="22"/>
        </w:rPr>
        <w:t>The cause and manner of those who died will be described and compared to national statistics on poisoning and suicide</w:t>
      </w:r>
      <w:commentRangeEnd w:id="685"/>
      <w:r w:rsidR="00D23B3F" w:rsidRPr="004B6D2F">
        <w:rPr>
          <w:rStyle w:val="CommentReference"/>
          <w:rFonts w:ascii="Arial" w:hAnsi="Arial" w:cs="Arial"/>
          <w:sz w:val="22"/>
          <w:szCs w:val="22"/>
        </w:rPr>
        <w:commentReference w:id="685"/>
      </w:r>
      <w:commentRangeEnd w:id="686"/>
      <w:r w:rsidR="000D2EB5" w:rsidRPr="004B6D2F">
        <w:rPr>
          <w:rStyle w:val="CommentReference"/>
          <w:rFonts w:ascii="Arial" w:hAnsi="Arial" w:cs="Arial"/>
          <w:sz w:val="22"/>
          <w:szCs w:val="22"/>
        </w:rPr>
        <w:commentReference w:id="686"/>
      </w:r>
      <w:r w:rsidRPr="004B6D2F">
        <w:rPr>
          <w:rFonts w:ascii="Arial" w:hAnsi="Arial" w:cs="Arial"/>
          <w:sz w:val="22"/>
          <w:szCs w:val="22"/>
        </w:rPr>
        <w:t xml:space="preserve">. </w:t>
      </w:r>
    </w:p>
    <w:p w14:paraId="270F63D8" w14:textId="77777777" w:rsidR="00AF06CA" w:rsidRPr="004B6D2F" w:rsidRDefault="00AF06CA" w:rsidP="005270F6">
      <w:pPr>
        <w:pStyle w:val="Heading2"/>
        <w:spacing w:line="276" w:lineRule="auto"/>
        <w:jc w:val="both"/>
        <w:rPr>
          <w:rFonts w:ascii="Arial" w:hAnsi="Arial" w:cs="Arial"/>
          <w:sz w:val="22"/>
          <w:szCs w:val="22"/>
        </w:rPr>
      </w:pPr>
      <w:bookmarkStart w:id="687" w:name="_Toc205830143"/>
      <w:bookmarkStart w:id="688" w:name="analytical"/>
      <w:bookmarkEnd w:id="683"/>
      <w:r w:rsidRPr="004B6D2F">
        <w:rPr>
          <w:rFonts w:ascii="Arial" w:hAnsi="Arial" w:cs="Arial"/>
          <w:sz w:val="22"/>
          <w:szCs w:val="22"/>
        </w:rPr>
        <w:t>4.2 Analytical</w:t>
      </w:r>
      <w:bookmarkEnd w:id="687"/>
    </w:p>
    <w:p w14:paraId="147624BF" w14:textId="77F0721B" w:rsidR="00AF06CA" w:rsidRPr="004B6D2F" w:rsidRDefault="00AF06CA" w:rsidP="005270F6">
      <w:pPr>
        <w:spacing w:line="276" w:lineRule="auto"/>
        <w:jc w:val="both"/>
        <w:rPr>
          <w:rFonts w:ascii="Arial" w:hAnsi="Arial" w:cs="Arial"/>
          <w:sz w:val="22"/>
          <w:szCs w:val="22"/>
        </w:rPr>
      </w:pPr>
      <w:r w:rsidRPr="004B6D2F">
        <w:rPr>
          <w:rFonts w:ascii="Arial" w:hAnsi="Arial" w:cs="Arial"/>
          <w:sz w:val="22"/>
          <w:szCs w:val="22"/>
        </w:rPr>
        <w:t xml:space="preserve">We will determine the relationship between </w:t>
      </w:r>
      <w:r w:rsidR="004B6073" w:rsidRPr="004B6D2F">
        <w:rPr>
          <w:rFonts w:ascii="Arial" w:hAnsi="Arial" w:cs="Arial"/>
          <w:sz w:val="22"/>
          <w:szCs w:val="22"/>
        </w:rPr>
        <w:t>butyryl</w:t>
      </w:r>
      <w:r w:rsidRPr="004B6D2F">
        <w:rPr>
          <w:rFonts w:ascii="Arial" w:hAnsi="Arial" w:cs="Arial"/>
          <w:sz w:val="22"/>
          <w:szCs w:val="22"/>
        </w:rPr>
        <w:t xml:space="preserve">cholinesterase </w:t>
      </w:r>
      <w:r w:rsidR="00D23B3F" w:rsidRPr="004B6D2F">
        <w:rPr>
          <w:rFonts w:ascii="Arial" w:hAnsi="Arial" w:cs="Arial"/>
          <w:sz w:val="22"/>
          <w:szCs w:val="22"/>
        </w:rPr>
        <w:t>concentra</w:t>
      </w:r>
      <w:r w:rsidR="00461E1F" w:rsidRPr="004B6D2F">
        <w:rPr>
          <w:rFonts w:ascii="Arial" w:hAnsi="Arial" w:cs="Arial"/>
          <w:sz w:val="22"/>
          <w:szCs w:val="22"/>
        </w:rPr>
        <w:t>t</w:t>
      </w:r>
      <w:r w:rsidR="00D23B3F" w:rsidRPr="004B6D2F">
        <w:rPr>
          <w:rFonts w:ascii="Arial" w:hAnsi="Arial" w:cs="Arial"/>
          <w:sz w:val="22"/>
          <w:szCs w:val="22"/>
        </w:rPr>
        <w:t xml:space="preserve">ions </w:t>
      </w:r>
      <w:r w:rsidRPr="004B6D2F">
        <w:rPr>
          <w:rFonts w:ascii="Arial" w:hAnsi="Arial" w:cs="Arial"/>
          <w:sz w:val="22"/>
          <w:szCs w:val="22"/>
        </w:rPr>
        <w:t xml:space="preserve">and admission characteristics with outcomes. We intend to create a model that gathers national surveillance data on </w:t>
      </w:r>
      <w:r w:rsidR="004B6073" w:rsidRPr="004B6D2F">
        <w:rPr>
          <w:rFonts w:ascii="Arial" w:hAnsi="Arial" w:cs="Arial"/>
          <w:sz w:val="22"/>
          <w:szCs w:val="22"/>
        </w:rPr>
        <w:t>butyryl</w:t>
      </w:r>
      <w:r w:rsidRPr="004B6D2F">
        <w:rPr>
          <w:rFonts w:ascii="Arial" w:hAnsi="Arial" w:cs="Arial"/>
          <w:sz w:val="22"/>
          <w:szCs w:val="22"/>
        </w:rPr>
        <w:t xml:space="preserve">cholinesterase and estimate the number of deaths associated with </w:t>
      </w:r>
      <w:r w:rsidR="005C7D7B">
        <w:rPr>
          <w:rFonts w:ascii="Arial" w:hAnsi="Arial" w:cs="Arial"/>
          <w:sz w:val="22"/>
          <w:szCs w:val="22"/>
        </w:rPr>
        <w:t xml:space="preserve">cholinergic pesticide </w:t>
      </w:r>
      <w:r w:rsidRPr="004B6D2F">
        <w:rPr>
          <w:rFonts w:ascii="Arial" w:hAnsi="Arial" w:cs="Arial"/>
          <w:sz w:val="22"/>
          <w:szCs w:val="22"/>
        </w:rPr>
        <w:t xml:space="preserve">poisonings, YLL and cost associated with </w:t>
      </w:r>
      <w:r w:rsidR="00337389">
        <w:rPr>
          <w:rFonts w:ascii="Arial" w:hAnsi="Arial" w:cs="Arial"/>
          <w:sz w:val="22"/>
          <w:szCs w:val="22"/>
        </w:rPr>
        <w:t xml:space="preserve">these </w:t>
      </w:r>
      <w:r w:rsidRPr="004B6D2F">
        <w:rPr>
          <w:rFonts w:ascii="Arial" w:hAnsi="Arial" w:cs="Arial"/>
          <w:sz w:val="22"/>
          <w:szCs w:val="22"/>
        </w:rPr>
        <w:t>poisonings.</w:t>
      </w:r>
    </w:p>
    <w:p w14:paraId="136C6D9C" w14:textId="139C7EF8" w:rsidR="00AF06CA" w:rsidRDefault="121B24AC" w:rsidP="005270F6">
      <w:pPr>
        <w:spacing w:line="276" w:lineRule="auto"/>
        <w:jc w:val="both"/>
        <w:rPr>
          <w:rFonts w:ascii="Arial" w:hAnsi="Arial" w:cs="Arial"/>
          <w:sz w:val="22"/>
          <w:szCs w:val="22"/>
        </w:rPr>
      </w:pPr>
      <w:r w:rsidRPr="121B24AC">
        <w:rPr>
          <w:rFonts w:ascii="Arial" w:hAnsi="Arial" w:cs="Arial"/>
          <w:sz w:val="22"/>
          <w:szCs w:val="22"/>
        </w:rPr>
        <w:t xml:space="preserve">Differences in age among those with </w:t>
      </w:r>
      <w:commentRangeStart w:id="689"/>
      <w:commentRangeStart w:id="690"/>
      <w:r w:rsidRPr="121B24AC">
        <w:rPr>
          <w:rFonts w:ascii="Arial" w:hAnsi="Arial" w:cs="Arial"/>
          <w:sz w:val="22"/>
          <w:szCs w:val="22"/>
        </w:rPr>
        <w:t>butyrylcholinesterase concentrations</w:t>
      </w:r>
      <w:commentRangeEnd w:id="689"/>
      <w:r w:rsidR="00AF06CA" w:rsidRPr="121B24AC">
        <w:rPr>
          <w:rStyle w:val="CommentReference"/>
          <w:rFonts w:ascii="Arial" w:hAnsi="Arial" w:cs="Arial"/>
          <w:sz w:val="22"/>
          <w:szCs w:val="22"/>
        </w:rPr>
        <w:commentReference w:id="689"/>
      </w:r>
      <w:commentRangeEnd w:id="690"/>
      <w:r w:rsidR="00AF06CA" w:rsidRPr="121B24AC">
        <w:rPr>
          <w:rStyle w:val="CommentReference"/>
          <w:rFonts w:ascii="Arial" w:hAnsi="Arial" w:cs="Arial"/>
          <w:sz w:val="22"/>
          <w:szCs w:val="22"/>
        </w:rPr>
        <w:commentReference w:id="690"/>
      </w:r>
      <w:r w:rsidRPr="121B24AC">
        <w:rPr>
          <w:rFonts w:ascii="Arial" w:hAnsi="Arial" w:cs="Arial"/>
          <w:sz w:val="22"/>
          <w:szCs w:val="22"/>
        </w:rPr>
        <w:t xml:space="preserve"> who require hospitalisation will be compared to determine whether similar butyrylcholinesterase cut off concentrations for younger and older patients are appropriate.</w:t>
      </w:r>
    </w:p>
    <w:p w14:paraId="13AC1A02" w14:textId="229301BB" w:rsidR="00C6044A" w:rsidRPr="004B6D2F" w:rsidRDefault="00C6044A" w:rsidP="005270F6">
      <w:pPr>
        <w:spacing w:line="276" w:lineRule="auto"/>
        <w:jc w:val="both"/>
        <w:rPr>
          <w:rFonts w:ascii="Arial" w:hAnsi="Arial" w:cs="Arial"/>
          <w:sz w:val="22"/>
          <w:szCs w:val="22"/>
        </w:rPr>
      </w:pPr>
      <w:r>
        <w:rPr>
          <w:rFonts w:ascii="Arial" w:hAnsi="Arial" w:cs="Arial"/>
          <w:sz w:val="22"/>
          <w:szCs w:val="22"/>
        </w:rPr>
        <w:t xml:space="preserve">Seasonality variations or changes in proportion of </w:t>
      </w:r>
      <w:del w:id="691" w:author="Brian Brummer" w:date="2025-09-05T15:20:00Z" w16du:dateUtc="2025-09-05T13:20:00Z">
        <w:r w:rsidDel="007511CB">
          <w:rPr>
            <w:rFonts w:ascii="Arial" w:hAnsi="Arial" w:cs="Arial"/>
            <w:sz w:val="22"/>
            <w:szCs w:val="22"/>
          </w:rPr>
          <w:delText>poisoning agents over</w:delText>
        </w:r>
      </w:del>
      <w:ins w:id="692" w:author="Brian Brummer" w:date="2025-09-05T15:20:00Z" w16du:dateUtc="2025-09-05T13:20:00Z">
        <w:r w:rsidR="007511CB">
          <w:rPr>
            <w:rFonts w:ascii="Arial" w:hAnsi="Arial" w:cs="Arial"/>
            <w:sz w:val="22"/>
            <w:szCs w:val="22"/>
          </w:rPr>
          <w:t>chemical pesticides</w:t>
        </w:r>
      </w:ins>
      <w:r>
        <w:rPr>
          <w:rFonts w:ascii="Arial" w:hAnsi="Arial" w:cs="Arial"/>
          <w:sz w:val="22"/>
          <w:szCs w:val="22"/>
        </w:rPr>
        <w:t xml:space="preserve"> the study period will be determined using traditional decomposition and signal detection methodologies.</w:t>
      </w:r>
    </w:p>
    <w:p w14:paraId="41B5B251" w14:textId="77777777" w:rsidR="00AF06CA" w:rsidRPr="004B6D2F" w:rsidRDefault="00AF06CA" w:rsidP="005270F6">
      <w:pPr>
        <w:pStyle w:val="Heading2"/>
        <w:spacing w:line="276" w:lineRule="auto"/>
        <w:jc w:val="both"/>
        <w:rPr>
          <w:rFonts w:ascii="Arial" w:hAnsi="Arial" w:cs="Arial"/>
          <w:sz w:val="22"/>
          <w:szCs w:val="22"/>
        </w:rPr>
      </w:pPr>
      <w:bookmarkStart w:id="693" w:name="_Toc205830144"/>
      <w:bookmarkStart w:id="694" w:name="economic"/>
      <w:bookmarkEnd w:id="688"/>
      <w:r w:rsidRPr="004B6D2F">
        <w:rPr>
          <w:rFonts w:ascii="Arial" w:hAnsi="Arial" w:cs="Arial"/>
          <w:sz w:val="22"/>
          <w:szCs w:val="22"/>
        </w:rPr>
        <w:t>4.3 Economic</w:t>
      </w:r>
      <w:bookmarkEnd w:id="693"/>
    </w:p>
    <w:p w14:paraId="7286B38D" w14:textId="4E9E75DC" w:rsidR="00AF06CA" w:rsidRPr="00E62F00" w:rsidRDefault="00AF06CA" w:rsidP="008700BD">
      <w:pPr>
        <w:spacing w:line="276" w:lineRule="auto"/>
        <w:jc w:val="both"/>
        <w:rPr>
          <w:rFonts w:ascii="Arial" w:hAnsi="Arial" w:cs="Arial"/>
          <w:sz w:val="22"/>
          <w:szCs w:val="22"/>
        </w:rPr>
      </w:pPr>
      <w:bookmarkStart w:id="695" w:name="OLE_LINK1"/>
      <w:r w:rsidRPr="00E62F00">
        <w:rPr>
          <w:rFonts w:ascii="Arial" w:hAnsi="Arial" w:cs="Arial"/>
          <w:sz w:val="22"/>
          <w:szCs w:val="22"/>
        </w:rPr>
        <w:t xml:space="preserve">The median </w:t>
      </w:r>
      <w:commentRangeStart w:id="696"/>
      <w:r w:rsidRPr="00E62F00">
        <w:rPr>
          <w:rFonts w:ascii="Arial" w:hAnsi="Arial" w:cs="Arial"/>
          <w:sz w:val="22"/>
          <w:szCs w:val="22"/>
        </w:rPr>
        <w:t>IQR</w:t>
      </w:r>
      <w:commentRangeEnd w:id="696"/>
      <w:r w:rsidR="004B6073" w:rsidRPr="00E62F00">
        <w:rPr>
          <w:rStyle w:val="CommentReference"/>
          <w:rFonts w:ascii="Arial" w:hAnsi="Arial" w:cs="Arial"/>
          <w:sz w:val="22"/>
          <w:szCs w:val="22"/>
        </w:rPr>
        <w:commentReference w:id="696"/>
      </w:r>
      <w:r w:rsidRPr="00E62F00">
        <w:rPr>
          <w:rFonts w:ascii="Arial" w:hAnsi="Arial" w:cs="Arial"/>
          <w:sz w:val="22"/>
          <w:szCs w:val="22"/>
        </w:rPr>
        <w:t xml:space="preserve"> admission cost per patient per day, will be described. The median </w:t>
      </w:r>
      <w:commentRangeStart w:id="697"/>
      <w:r w:rsidRPr="00E62F00">
        <w:rPr>
          <w:rFonts w:ascii="Arial" w:hAnsi="Arial" w:cs="Arial"/>
          <w:sz w:val="22"/>
          <w:szCs w:val="22"/>
        </w:rPr>
        <w:t>IQR</w:t>
      </w:r>
      <w:commentRangeEnd w:id="697"/>
      <w:r w:rsidR="004B6073" w:rsidRPr="00E62F00">
        <w:rPr>
          <w:rStyle w:val="CommentReference"/>
          <w:rFonts w:ascii="Arial" w:hAnsi="Arial" w:cs="Arial"/>
          <w:sz w:val="22"/>
          <w:szCs w:val="22"/>
        </w:rPr>
        <w:commentReference w:id="697"/>
      </w:r>
      <w:r w:rsidRPr="00E62F00">
        <w:rPr>
          <w:rFonts w:ascii="Arial" w:hAnsi="Arial" w:cs="Arial"/>
          <w:sz w:val="22"/>
          <w:szCs w:val="22"/>
        </w:rPr>
        <w:t xml:space="preserve"> cost per patient per day in ICU, high care vs normal admission will be compared.</w:t>
      </w:r>
      <w:ins w:id="698" w:author="Brian Brummer" w:date="2025-09-05T00:20:00Z" w16du:dateUtc="2025-09-04T22:20:00Z">
        <w:r w:rsidR="006D6037" w:rsidRPr="00E62F00">
          <w:rPr>
            <w:rFonts w:ascii="Arial" w:hAnsi="Arial" w:cs="Arial"/>
            <w:sz w:val="22"/>
            <w:szCs w:val="22"/>
          </w:rPr>
          <w:t xml:space="preserve"> We may also collect </w:t>
        </w:r>
      </w:ins>
      <w:ins w:id="699" w:author="Brian Brummer" w:date="2025-09-05T00:23:00Z" w16du:dateUtc="2025-09-04T22:23:00Z">
        <w:r w:rsidR="008700BD" w:rsidRPr="00E62F00">
          <w:rPr>
            <w:rStyle w:val="Strong"/>
            <w:rFonts w:ascii="Arial" w:hAnsi="Arial" w:cs="Arial"/>
            <w:b w:val="0"/>
            <w:bCs w:val="0"/>
            <w:sz w:val="22"/>
            <w:szCs w:val="22"/>
            <w:rPrChange w:id="700" w:author="Brian Brummer" w:date="2025-09-05T15:42:00Z" w16du:dateUtc="2025-09-05T13:42:00Z">
              <w:rPr>
                <w:rStyle w:val="Strong"/>
              </w:rPr>
            </w:rPrChange>
          </w:rPr>
          <w:t>non-medical household costs</w:t>
        </w:r>
        <w:r w:rsidR="008700BD" w:rsidRPr="00E62F00">
          <w:rPr>
            <w:rFonts w:ascii="Arial" w:hAnsi="Arial" w:cs="Arial"/>
            <w:sz w:val="22"/>
            <w:szCs w:val="22"/>
            <w:rPrChange w:id="701" w:author="Brian Brummer" w:date="2025-09-05T15:42:00Z" w16du:dateUtc="2025-09-05T13:42:00Z">
              <w:rPr/>
            </w:rPrChange>
          </w:rPr>
          <w:t xml:space="preserve"> (transport, meals/lodging, out-of-pocket purchases, funeral/burial), </w:t>
        </w:r>
        <w:r w:rsidR="008700BD" w:rsidRPr="00E62F00">
          <w:rPr>
            <w:rStyle w:val="Strong"/>
            <w:rFonts w:ascii="Arial" w:hAnsi="Arial" w:cs="Arial"/>
            <w:b w:val="0"/>
            <w:bCs w:val="0"/>
            <w:sz w:val="22"/>
            <w:szCs w:val="22"/>
            <w:rPrChange w:id="702" w:author="Brian Brummer" w:date="2025-09-05T15:42:00Z" w16du:dateUtc="2025-09-05T13:42:00Z">
              <w:rPr>
                <w:rStyle w:val="Strong"/>
              </w:rPr>
            </w:rPrChange>
          </w:rPr>
          <w:t>productivity losses</w:t>
        </w:r>
        <w:r w:rsidR="008700BD" w:rsidRPr="00E62F00">
          <w:rPr>
            <w:rFonts w:ascii="Arial" w:hAnsi="Arial" w:cs="Arial"/>
            <w:sz w:val="22"/>
            <w:szCs w:val="22"/>
            <w:rPrChange w:id="703" w:author="Brian Brummer" w:date="2025-09-05T15:42:00Z" w16du:dateUtc="2025-09-05T13:42:00Z">
              <w:rPr/>
            </w:rPrChange>
          </w:rPr>
          <w:t xml:space="preserve"> for patients and caregivers</w:t>
        </w:r>
      </w:ins>
      <w:ins w:id="704" w:author="Brian Brummer" w:date="2025-09-05T00:25:00Z" w16du:dateUtc="2025-09-04T22:25:00Z">
        <w:r w:rsidR="008700BD" w:rsidRPr="00E62F00">
          <w:rPr>
            <w:rFonts w:ascii="Arial" w:hAnsi="Arial" w:cs="Arial"/>
            <w:sz w:val="22"/>
            <w:szCs w:val="22"/>
          </w:rPr>
          <w:t xml:space="preserve">. </w:t>
        </w:r>
      </w:ins>
      <w:ins w:id="705" w:author="Brian Brummer" w:date="2025-09-04T23:57:00Z" w16du:dateUtc="2025-09-04T21:57:00Z">
        <w:r w:rsidR="00505C10" w:rsidRPr="00E62F00">
          <w:rPr>
            <w:rFonts w:ascii="Arial" w:hAnsi="Arial" w:cs="Arial"/>
            <w:sz w:val="22"/>
            <w:szCs w:val="22"/>
          </w:rPr>
          <w:t xml:space="preserve">We will calculate </w:t>
        </w:r>
      </w:ins>
      <w:ins w:id="706" w:author="Brian Brummer" w:date="2025-09-05T00:01:00Z" w16du:dateUtc="2025-09-04T22:01:00Z">
        <w:r w:rsidR="00F05BB1" w:rsidRPr="00E62F00">
          <w:rPr>
            <w:rFonts w:ascii="Arial" w:hAnsi="Arial" w:cs="Arial"/>
            <w:sz w:val="22"/>
            <w:szCs w:val="22"/>
          </w:rPr>
          <w:t xml:space="preserve">a lower bound </w:t>
        </w:r>
      </w:ins>
      <w:ins w:id="707" w:author="Brian Brummer" w:date="2025-09-05T00:20:00Z" w16du:dateUtc="2025-09-04T22:20:00Z">
        <w:r w:rsidR="006D6037" w:rsidRPr="00E62F00">
          <w:rPr>
            <w:rFonts w:ascii="Arial" w:hAnsi="Arial" w:cs="Arial"/>
            <w:sz w:val="22"/>
            <w:szCs w:val="22"/>
          </w:rPr>
          <w:t>YLD</w:t>
        </w:r>
      </w:ins>
      <w:ins w:id="708" w:author="Brian Brummer" w:date="2025-09-05T00:01:00Z" w16du:dateUtc="2025-09-04T22:01:00Z">
        <w:r w:rsidR="00F05BB1" w:rsidRPr="00E62F00">
          <w:rPr>
            <w:rFonts w:ascii="Arial" w:hAnsi="Arial" w:cs="Arial"/>
            <w:sz w:val="22"/>
            <w:szCs w:val="22"/>
          </w:rPr>
          <w:t xml:space="preserve"> from the days in each level of </w:t>
        </w:r>
      </w:ins>
      <w:ins w:id="709" w:author="Brian Brummer" w:date="2025-09-05T00:02:00Z" w16du:dateUtc="2025-09-04T22:02:00Z">
        <w:r w:rsidR="00F05BB1" w:rsidRPr="00E62F00">
          <w:rPr>
            <w:rFonts w:ascii="Arial" w:hAnsi="Arial" w:cs="Arial"/>
            <w:sz w:val="22"/>
            <w:szCs w:val="22"/>
          </w:rPr>
          <w:t>care,</w:t>
        </w:r>
      </w:ins>
      <w:ins w:id="710" w:author="Brian Brummer" w:date="2025-09-04T23:57:00Z" w16du:dateUtc="2025-09-04T21:57:00Z">
        <w:r w:rsidR="00505C10" w:rsidRPr="00E62F00">
          <w:rPr>
            <w:rFonts w:ascii="Arial" w:hAnsi="Arial" w:cs="Arial"/>
            <w:sz w:val="22"/>
            <w:szCs w:val="22"/>
          </w:rPr>
          <w:t xml:space="preserve"> for the observation period of each patient (</w:t>
        </w:r>
      </w:ins>
      <w:ins w:id="711" w:author="Brian Brummer" w:date="2025-09-05T00:02:00Z" w16du:dateUtc="2025-09-04T22:02:00Z">
        <w:r w:rsidR="00F05BB1" w:rsidRPr="00E62F00">
          <w:rPr>
            <w:rFonts w:ascii="Arial" w:hAnsi="Arial" w:cs="Arial"/>
            <w:sz w:val="22"/>
            <w:szCs w:val="22"/>
          </w:rPr>
          <w:t>more robust estimates of post discharge YLD may be applied in later rollout phases with a longer follow-up</w:t>
        </w:r>
      </w:ins>
      <w:ins w:id="712" w:author="Brian Brummer" w:date="2025-09-04T23:58:00Z" w16du:dateUtc="2025-09-04T21:58:00Z">
        <w:r w:rsidR="00505C10" w:rsidRPr="00E62F00">
          <w:rPr>
            <w:rFonts w:ascii="Arial" w:hAnsi="Arial" w:cs="Arial"/>
            <w:sz w:val="22"/>
            <w:szCs w:val="22"/>
          </w:rPr>
          <w:t xml:space="preserve">), in addition </w:t>
        </w:r>
      </w:ins>
      <w:del w:id="713" w:author="Brian Brummer" w:date="2025-09-04T23:57:00Z" w16du:dateUtc="2025-09-04T21:57:00Z">
        <w:r w:rsidRPr="00E62F00" w:rsidDel="00505C10">
          <w:rPr>
            <w:rFonts w:ascii="Arial" w:hAnsi="Arial" w:cs="Arial"/>
            <w:sz w:val="22"/>
            <w:szCs w:val="22"/>
          </w:rPr>
          <w:delText xml:space="preserve"> </w:delText>
        </w:r>
      </w:del>
      <w:r w:rsidR="00AD0305" w:rsidRPr="00E62F00">
        <w:rPr>
          <w:rFonts w:ascii="Arial" w:hAnsi="Arial" w:cs="Arial"/>
          <w:sz w:val="22"/>
          <w:szCs w:val="22"/>
        </w:rPr>
        <w:t>YLL</w:t>
      </w:r>
      <w:r w:rsidRPr="00E62F00">
        <w:rPr>
          <w:rFonts w:ascii="Arial" w:hAnsi="Arial" w:cs="Arial"/>
          <w:sz w:val="22"/>
          <w:szCs w:val="22"/>
        </w:rPr>
        <w:t xml:space="preserve"> will be determined </w:t>
      </w:r>
      <w:del w:id="714" w:author="Brian Brummer" w:date="2025-09-05T00:02:00Z" w16du:dateUtc="2025-09-04T22:02:00Z">
        <w:r w:rsidRPr="00E62F00" w:rsidDel="00F05BB1">
          <w:rPr>
            <w:rFonts w:ascii="Arial" w:hAnsi="Arial" w:cs="Arial"/>
            <w:sz w:val="22"/>
            <w:szCs w:val="22"/>
          </w:rPr>
          <w:delText xml:space="preserve">using </w:delText>
        </w:r>
      </w:del>
      <w:ins w:id="715" w:author="Brian Brummer" w:date="2025-09-05T00:02:00Z" w16du:dateUtc="2025-09-04T22:02:00Z">
        <w:r w:rsidR="00F05BB1" w:rsidRPr="00E62F00">
          <w:rPr>
            <w:rFonts w:ascii="Arial" w:hAnsi="Arial" w:cs="Arial"/>
            <w:sz w:val="22"/>
            <w:szCs w:val="22"/>
          </w:rPr>
          <w:t>from patients who demised using StatsSA life tables</w:t>
        </w:r>
      </w:ins>
      <w:ins w:id="716" w:author="Brian Brummer" w:date="2025-09-05T00:03:00Z" w16du:dateUtc="2025-09-04T22:03:00Z">
        <w:r w:rsidR="00F05BB1" w:rsidRPr="00E62F00">
          <w:rPr>
            <w:rFonts w:ascii="Arial" w:hAnsi="Arial" w:cs="Arial"/>
            <w:sz w:val="22"/>
            <w:szCs w:val="22"/>
          </w:rPr>
          <w:t xml:space="preserve"> with the sum of YLLs and YLDs being the DALY. The DALY can be </w:t>
        </w:r>
        <w:r w:rsidR="00F05BB1" w:rsidRPr="00E62F00">
          <w:rPr>
            <w:rFonts w:ascii="Arial" w:hAnsi="Arial" w:cs="Arial"/>
            <w:sz w:val="22"/>
            <w:szCs w:val="22"/>
            <w:rPrChange w:id="717" w:author="Brian Brummer" w:date="2025-09-05T15:42:00Z" w16du:dateUtc="2025-09-05T13:42:00Z">
              <w:rPr/>
            </w:rPrChange>
          </w:rPr>
          <w:t xml:space="preserve">DALYs will be monetised using a willingness-to-pay per DALY (λ), </w:t>
        </w:r>
      </w:ins>
      <w:ins w:id="718" w:author="Brian Brummer" w:date="2025-09-05T00:19:00Z" w16du:dateUtc="2025-09-04T22:19:00Z">
        <w:r w:rsidR="006D6037" w:rsidRPr="00E62F00">
          <w:rPr>
            <w:rFonts w:ascii="Arial" w:hAnsi="Arial" w:cs="Arial"/>
            <w:sz w:val="22"/>
            <w:szCs w:val="22"/>
            <w:rPrChange w:id="719" w:author="Brian Brummer" w:date="2025-09-05T15:42:00Z" w16du:dateUtc="2025-09-05T13:42:00Z">
              <w:rPr/>
            </w:rPrChange>
          </w:rPr>
          <w:t xml:space="preserve">which in the South </w:t>
        </w:r>
        <w:proofErr w:type="spellStart"/>
        <w:r w:rsidR="006D6037" w:rsidRPr="00E62F00">
          <w:rPr>
            <w:rFonts w:ascii="Arial" w:hAnsi="Arial" w:cs="Arial"/>
            <w:sz w:val="22"/>
            <w:szCs w:val="22"/>
            <w:rPrChange w:id="720" w:author="Brian Brummer" w:date="2025-09-05T15:42:00Z" w16du:dateUtc="2025-09-05T13:42:00Z">
              <w:rPr/>
            </w:rPrChange>
          </w:rPr>
          <w:t>Afican</w:t>
        </w:r>
        <w:proofErr w:type="spellEnd"/>
        <w:r w:rsidR="006D6037" w:rsidRPr="00E62F00">
          <w:rPr>
            <w:rFonts w:ascii="Arial" w:hAnsi="Arial" w:cs="Arial"/>
            <w:sz w:val="22"/>
            <w:szCs w:val="22"/>
            <w:rPrChange w:id="721" w:author="Brian Brummer" w:date="2025-09-05T15:42:00Z" w16du:dateUtc="2025-09-05T13:42:00Z">
              <w:rPr/>
            </w:rPrChange>
          </w:rPr>
          <w:t xml:space="preserve"> context is R38 500 per DALY</w:t>
        </w:r>
      </w:ins>
      <w:r w:rsidR="006D6037" w:rsidRPr="00E62F00">
        <w:rPr>
          <w:rFonts w:ascii="Arial" w:hAnsi="Arial" w:cs="Arial"/>
          <w:sz w:val="22"/>
          <w:szCs w:val="22"/>
          <w:rPrChange w:id="722" w:author="Brian Brummer" w:date="2025-09-05T15:42:00Z" w16du:dateUtc="2025-09-05T13:42:00Z">
            <w:rPr/>
          </w:rPrChange>
        </w:rPr>
        <w:fldChar w:fldCharType="begin"/>
      </w:r>
      <w:r w:rsidR="006D6037" w:rsidRPr="00E62F00">
        <w:rPr>
          <w:rFonts w:ascii="Arial" w:hAnsi="Arial" w:cs="Arial"/>
          <w:sz w:val="22"/>
          <w:szCs w:val="22"/>
          <w:rPrChange w:id="723" w:author="Brian Brummer" w:date="2025-09-05T15:42:00Z" w16du:dateUtc="2025-09-05T13:42:00Z">
            <w:rPr/>
          </w:rPrChange>
        </w:rPr>
        <w:instrText xml:space="preserve"> ADDIN ZOTERO_ITEM CSL_CITATION {"citationID":"prmyv0kz","properties":{"formattedCitation":"(11)","plainCitation":"(11)","noteIndex":0},"citationItems":[{"id":1760,"uris":["http://zotero.org/users/9454588/items/H98RQWDN"],"itemData":{"id":1760,"type":"article-journal","abstract":"Cost-effectiveness thresholds are important decision rules that determine whether health interventions represent good value for money. In low- and middle-income countries, the World Health Organization (WHO) one to three times per capita gross domestic product (GDP) per disabilityadjusted life years (DALYs) averted has been the most widely used threshold for informing resource allocation decisions. However, in 2016, the WHO withdrew recommendations for using this threshold, creating a signiﬁcant vacuum in South Africa and many countries that rely on results of cost-effectiveness analyses for making resource allocation decisions. This study estimates a costeffectiveness threshold that reﬂects the health opportunity cost of health spending in South Africa using a three-step approach. First, marginal returns to health spending was estimated as health spending elasticity for crude death rates using a ﬁxed effect estimation approach. Second, the opportunity cost of health spending was estimated as DALYs averted. Finally, a cost per DALY averted threshold was estimated as the inverse of the marginal product of health spending. We show that 1% of total health spending in 2015 (equivalent to approximately ZAR 1.54 billion/USD 120.7 million) averted 1050 deaths, 34 180 years of life lost, 5880 years lived with disability and 40 055 DALYs. The cost-effectiveness threshold was estimated at approximately ZAR 38 500 (USD 3015) per DALY averted, 53% of South Africa’s per capita GDP in 2015 (ZAR 72 700/USD 5700) and lower than the previously recommended one to three times per capita GDP. As South Africa moves towards implementing universal health coverage reforms through National Health Insurance by 2025, the adoption of a threshold that reﬂects health opportunity costs will be crucial for ensuring efﬁciency in the allocation of scarce resources. This study provides useful insight into the magnitude of the health opportunity cost of health spending in South Africa and highlights the need for further research.","container-title":"Health Policy and Planning","DOI":"10.1093/heapol/czz152","ISSN":"0268-1080, 1460-2237","issue":"5","language":"en","license":"http://creativecommons.org/licenses/by-nc-nd/4.0/","page":"546-555","source":"DOI.org (Crossref)","title":"Estimating a cost-effectiveness threshold for health care decision-making in South Africa","volume":"35","author":[{"family":"Edoka","given":"Ijeoma P"},{"family":"Stacey","given":"Nicholas K"}],"issued":{"date-parts":[["2020",6,1]]},"citation-key":"edoka2020EstimatingCosteffectivenessThresholda"}}],"schema":"https://github.com/citation-style-language/schema/raw/master/csl-citation.json"} </w:instrText>
      </w:r>
      <w:r w:rsidR="006D6037" w:rsidRPr="00E62F00">
        <w:rPr>
          <w:rFonts w:ascii="Arial" w:hAnsi="Arial" w:cs="Arial"/>
          <w:sz w:val="22"/>
          <w:szCs w:val="22"/>
          <w:rPrChange w:id="724" w:author="Brian Brummer" w:date="2025-09-05T15:42:00Z" w16du:dateUtc="2025-09-05T13:42:00Z">
            <w:rPr/>
          </w:rPrChange>
        </w:rPr>
        <w:fldChar w:fldCharType="separate"/>
      </w:r>
      <w:r w:rsidR="006D6037" w:rsidRPr="00E62F00">
        <w:rPr>
          <w:rFonts w:ascii="Arial" w:hAnsi="Arial" w:cs="Arial"/>
          <w:noProof/>
          <w:sz w:val="22"/>
          <w:szCs w:val="22"/>
          <w:rPrChange w:id="725" w:author="Brian Brummer" w:date="2025-09-05T15:42:00Z" w16du:dateUtc="2025-09-05T13:42:00Z">
            <w:rPr>
              <w:noProof/>
            </w:rPr>
          </w:rPrChange>
        </w:rPr>
        <w:t>(11)</w:t>
      </w:r>
      <w:r w:rsidR="006D6037" w:rsidRPr="00E62F00">
        <w:rPr>
          <w:rFonts w:ascii="Arial" w:hAnsi="Arial" w:cs="Arial"/>
          <w:sz w:val="22"/>
          <w:szCs w:val="22"/>
          <w:rPrChange w:id="726" w:author="Brian Brummer" w:date="2025-09-05T15:42:00Z" w16du:dateUtc="2025-09-05T13:42:00Z">
            <w:rPr/>
          </w:rPrChange>
        </w:rPr>
        <w:fldChar w:fldCharType="end"/>
      </w:r>
      <w:ins w:id="727" w:author="Brian Brummer" w:date="2025-09-05T00:19:00Z" w16du:dateUtc="2025-09-04T22:19:00Z">
        <w:r w:rsidR="006D6037" w:rsidRPr="00E62F00">
          <w:rPr>
            <w:rFonts w:ascii="Arial" w:hAnsi="Arial" w:cs="Arial"/>
            <w:sz w:val="22"/>
            <w:szCs w:val="22"/>
            <w:rPrChange w:id="728" w:author="Brian Brummer" w:date="2025-09-05T15:42:00Z" w16du:dateUtc="2025-09-05T13:42:00Z">
              <w:rPr/>
            </w:rPrChange>
          </w:rPr>
          <w:t xml:space="preserve">. </w:t>
        </w:r>
      </w:ins>
      <w:del w:id="729" w:author="Brian Brummer" w:date="2025-09-05T00:04:00Z" w16du:dateUtc="2025-09-04T22:04:00Z">
        <w:r w:rsidRPr="00E62F00" w:rsidDel="00F05BB1">
          <w:rPr>
            <w:rFonts w:ascii="Arial" w:hAnsi="Arial" w:cs="Arial"/>
            <w:sz w:val="22"/>
            <w:szCs w:val="22"/>
          </w:rPr>
          <w:delText xml:space="preserve">the most recent life tables from StatsSA. </w:delText>
        </w:r>
      </w:del>
      <w:commentRangeStart w:id="730"/>
      <w:r w:rsidRPr="00E62F00">
        <w:rPr>
          <w:rFonts w:ascii="Arial" w:hAnsi="Arial" w:cs="Arial"/>
          <w:sz w:val="22"/>
          <w:szCs w:val="22"/>
        </w:rPr>
        <w:t xml:space="preserve">A </w:t>
      </w:r>
      <w:ins w:id="731" w:author="Brian Brummer" w:date="2025-09-04T21:35:00Z" w16du:dateUtc="2025-09-04T19:35:00Z">
        <w:r w:rsidR="00360763" w:rsidRPr="00E62F00">
          <w:rPr>
            <w:rFonts w:ascii="Arial" w:hAnsi="Arial" w:cs="Arial"/>
            <w:sz w:val="22"/>
            <w:szCs w:val="22"/>
          </w:rPr>
          <w:t xml:space="preserve">crude </w:t>
        </w:r>
      </w:ins>
      <w:r w:rsidRPr="00E62F00">
        <w:rPr>
          <w:rFonts w:ascii="Arial" w:hAnsi="Arial" w:cs="Arial"/>
          <w:sz w:val="22"/>
          <w:szCs w:val="22"/>
        </w:rPr>
        <w:t xml:space="preserve">break even cost of the ratio of money </w:t>
      </w:r>
      <w:commentRangeEnd w:id="730"/>
      <w:r w:rsidR="00C34999" w:rsidRPr="00E62F00">
        <w:rPr>
          <w:rStyle w:val="CommentReference"/>
          <w:rFonts w:ascii="Arial" w:eastAsia="Calibri" w:hAnsi="Arial" w:cs="Arial"/>
          <w:sz w:val="22"/>
          <w:szCs w:val="22"/>
          <w:rPrChange w:id="732" w:author="Brian Brummer" w:date="2025-09-05T15:42:00Z" w16du:dateUtc="2025-09-05T13:42:00Z">
            <w:rPr>
              <w:rStyle w:val="CommentReference"/>
              <w:rFonts w:ascii="Calibri" w:eastAsia="Calibri" w:hAnsi="Calibri" w:cs="Calibri"/>
            </w:rPr>
          </w:rPrChange>
        </w:rPr>
        <w:commentReference w:id="730"/>
      </w:r>
      <w:r w:rsidRPr="00E62F00">
        <w:rPr>
          <w:rFonts w:ascii="Arial" w:hAnsi="Arial" w:cs="Arial"/>
          <w:sz w:val="22"/>
          <w:szCs w:val="22"/>
        </w:rPr>
        <w:t xml:space="preserve">spent on preventing </w:t>
      </w:r>
      <w:r w:rsidR="00337389" w:rsidRPr="00E62F00">
        <w:rPr>
          <w:rFonts w:ascii="Arial" w:hAnsi="Arial" w:cs="Arial"/>
          <w:sz w:val="22"/>
          <w:szCs w:val="22"/>
        </w:rPr>
        <w:t>pesticide</w:t>
      </w:r>
      <w:ins w:id="733" w:author="Brian Brummer" w:date="2025-09-04T21:36:00Z" w16du:dateUtc="2025-09-04T19:36:00Z">
        <w:r w:rsidR="00360763" w:rsidRPr="00E62F00">
          <w:rPr>
            <w:rFonts w:ascii="Arial" w:hAnsi="Arial" w:cs="Arial"/>
            <w:sz w:val="22"/>
            <w:szCs w:val="22"/>
          </w:rPr>
          <w:t>, and financial cost associated with the DAL</w:t>
        </w:r>
      </w:ins>
      <w:ins w:id="734" w:author="Brian Brummer" w:date="2025-09-05T00:04:00Z" w16du:dateUtc="2025-09-04T22:04:00Z">
        <w:r w:rsidR="00F05BB1" w:rsidRPr="00E62F00">
          <w:rPr>
            <w:rFonts w:ascii="Arial" w:hAnsi="Arial" w:cs="Arial"/>
            <w:sz w:val="22"/>
            <w:szCs w:val="22"/>
          </w:rPr>
          <w:t>Ys as</w:t>
        </w:r>
      </w:ins>
      <w:ins w:id="735" w:author="Brian Brummer" w:date="2025-09-05T15:42:00Z" w16du:dateUtc="2025-09-05T13:42:00Z">
        <w:r w:rsidR="00E62F00">
          <w:rPr>
            <w:rFonts w:ascii="Arial" w:hAnsi="Arial" w:cs="Arial"/>
            <w:sz w:val="22"/>
            <w:szCs w:val="22"/>
          </w:rPr>
          <w:t xml:space="preserve"> </w:t>
        </w:r>
      </w:ins>
      <w:ins w:id="736" w:author="Brian Brummer" w:date="2025-09-05T00:04:00Z" w16du:dateUtc="2025-09-04T22:04:00Z">
        <w:r w:rsidR="00F05BB1" w:rsidRPr="00E62F00">
          <w:rPr>
            <w:rFonts w:ascii="Arial" w:hAnsi="Arial" w:cs="Arial"/>
            <w:sz w:val="22"/>
            <w:szCs w:val="22"/>
          </w:rPr>
          <w:t xml:space="preserve">well as direct and indirect medical cost associated with </w:t>
        </w:r>
      </w:ins>
      <w:del w:id="737" w:author="Brian Brummer" w:date="2025-09-05T00:04:00Z" w16du:dateUtc="2025-09-04T22:04:00Z">
        <w:r w:rsidR="00337389" w:rsidRPr="00E62F00" w:rsidDel="00F05BB1">
          <w:rPr>
            <w:rFonts w:ascii="Arial" w:hAnsi="Arial" w:cs="Arial"/>
            <w:sz w:val="22"/>
            <w:szCs w:val="22"/>
          </w:rPr>
          <w:delText xml:space="preserve"> </w:delText>
        </w:r>
      </w:del>
      <w:r w:rsidRPr="00E62F00">
        <w:rPr>
          <w:rFonts w:ascii="Arial" w:hAnsi="Arial" w:cs="Arial"/>
          <w:sz w:val="22"/>
          <w:szCs w:val="22"/>
        </w:rPr>
        <w:t xml:space="preserve">poisonings </w:t>
      </w:r>
      <w:del w:id="738" w:author="Brian Brummer" w:date="2025-09-05T00:04:00Z" w16du:dateUtc="2025-09-04T22:04:00Z">
        <w:r w:rsidRPr="00E62F00" w:rsidDel="00F05BB1">
          <w:rPr>
            <w:rFonts w:ascii="Arial" w:hAnsi="Arial" w:cs="Arial"/>
            <w:sz w:val="22"/>
            <w:szCs w:val="22"/>
          </w:rPr>
          <w:delText xml:space="preserve">and the number of poisonings and poisoning deaths avoided </w:delText>
        </w:r>
      </w:del>
      <w:r w:rsidRPr="00E62F00">
        <w:rPr>
          <w:rFonts w:ascii="Arial" w:hAnsi="Arial" w:cs="Arial"/>
          <w:sz w:val="22"/>
          <w:szCs w:val="22"/>
        </w:rPr>
        <w:t xml:space="preserve">will be determined and this ratio </w:t>
      </w:r>
      <w:r w:rsidR="000D2EB5" w:rsidRPr="00E62F00">
        <w:rPr>
          <w:rFonts w:ascii="Arial" w:hAnsi="Arial" w:cs="Arial"/>
          <w:sz w:val="22"/>
          <w:szCs w:val="22"/>
        </w:rPr>
        <w:t xml:space="preserve">can </w:t>
      </w:r>
      <w:r w:rsidRPr="00E62F00">
        <w:rPr>
          <w:rFonts w:ascii="Arial" w:hAnsi="Arial" w:cs="Arial"/>
          <w:sz w:val="22"/>
          <w:szCs w:val="22"/>
        </w:rPr>
        <w:t xml:space="preserve">be </w:t>
      </w:r>
      <w:commentRangeStart w:id="739"/>
      <w:r w:rsidRPr="00E62F00">
        <w:rPr>
          <w:rFonts w:ascii="Arial" w:hAnsi="Arial" w:cs="Arial"/>
          <w:sz w:val="22"/>
          <w:szCs w:val="22"/>
        </w:rPr>
        <w:t xml:space="preserve">recommended to fund poisoning surveillance and regulation </w:t>
      </w:r>
      <w:commentRangeEnd w:id="739"/>
      <w:r w:rsidR="000055F3" w:rsidRPr="00E62F00">
        <w:rPr>
          <w:rStyle w:val="CommentReference"/>
          <w:rFonts w:ascii="Arial" w:hAnsi="Arial" w:cs="Arial"/>
          <w:sz w:val="22"/>
          <w:szCs w:val="22"/>
        </w:rPr>
        <w:commentReference w:id="739"/>
      </w:r>
      <w:r w:rsidRPr="00E62F00">
        <w:rPr>
          <w:rFonts w:ascii="Arial" w:hAnsi="Arial" w:cs="Arial"/>
          <w:sz w:val="22"/>
          <w:szCs w:val="22"/>
        </w:rPr>
        <w:t>efforts</w:t>
      </w:r>
      <w:r w:rsidR="000D2EB5" w:rsidRPr="00E62F00">
        <w:rPr>
          <w:rFonts w:ascii="Arial" w:hAnsi="Arial" w:cs="Arial"/>
          <w:sz w:val="22"/>
          <w:szCs w:val="22"/>
        </w:rPr>
        <w:t xml:space="preserve"> by </w:t>
      </w:r>
      <w:r w:rsidR="004B6D2F" w:rsidRPr="00E62F00">
        <w:rPr>
          <w:rFonts w:ascii="Arial" w:hAnsi="Arial" w:cs="Arial"/>
          <w:sz w:val="22"/>
          <w:szCs w:val="22"/>
        </w:rPr>
        <w:t>government or by industry</w:t>
      </w:r>
      <w:bookmarkEnd w:id="695"/>
      <w:r w:rsidR="004B6D2F" w:rsidRPr="00E62F00">
        <w:rPr>
          <w:rFonts w:ascii="Arial" w:hAnsi="Arial" w:cs="Arial"/>
          <w:sz w:val="22"/>
          <w:szCs w:val="22"/>
        </w:rPr>
        <w:t>.</w:t>
      </w:r>
      <w:del w:id="740" w:author="Brian Brummer" w:date="2025-09-05T00:04:00Z" w16du:dateUtc="2025-09-04T22:04:00Z">
        <w:r w:rsidR="004B6D2F" w:rsidRPr="00E62F00" w:rsidDel="00F05BB1">
          <w:rPr>
            <w:rFonts w:ascii="Arial" w:hAnsi="Arial" w:cs="Arial"/>
            <w:sz w:val="22"/>
            <w:szCs w:val="22"/>
          </w:rPr>
          <w:delText xml:space="preserve"> </w:delText>
        </w:r>
      </w:del>
    </w:p>
    <w:p w14:paraId="34A3182B" w14:textId="77777777" w:rsidR="00AF06CA" w:rsidRPr="00E62F00" w:rsidRDefault="00AF06CA" w:rsidP="005270F6">
      <w:pPr>
        <w:pStyle w:val="Heading1"/>
        <w:spacing w:line="276" w:lineRule="auto"/>
        <w:jc w:val="both"/>
        <w:rPr>
          <w:rFonts w:ascii="Arial" w:hAnsi="Arial" w:cs="Arial"/>
          <w:sz w:val="22"/>
          <w:szCs w:val="22"/>
        </w:rPr>
      </w:pPr>
      <w:bookmarkStart w:id="741" w:name="_Toc205830145"/>
      <w:bookmarkStart w:id="742" w:name="intended-benefit"/>
      <w:bookmarkEnd w:id="694"/>
      <w:r w:rsidRPr="00E62F00">
        <w:rPr>
          <w:rFonts w:ascii="Arial" w:hAnsi="Arial" w:cs="Arial"/>
          <w:sz w:val="22"/>
          <w:szCs w:val="22"/>
        </w:rPr>
        <w:t>5. In</w:t>
      </w:r>
      <w:commentRangeStart w:id="743"/>
      <w:commentRangeStart w:id="744"/>
      <w:r w:rsidRPr="00E62F00">
        <w:rPr>
          <w:rFonts w:ascii="Arial" w:hAnsi="Arial" w:cs="Arial"/>
          <w:sz w:val="22"/>
          <w:szCs w:val="22"/>
        </w:rPr>
        <w:t>tended benefit</w:t>
      </w:r>
      <w:commentRangeEnd w:id="743"/>
      <w:r w:rsidRPr="00E62F00">
        <w:rPr>
          <w:rStyle w:val="CommentReference"/>
          <w:rFonts w:ascii="Arial" w:hAnsi="Arial" w:cs="Arial"/>
          <w:sz w:val="22"/>
          <w:szCs w:val="22"/>
        </w:rPr>
        <w:commentReference w:id="743"/>
      </w:r>
      <w:commentRangeEnd w:id="744"/>
      <w:r w:rsidR="00B95476" w:rsidRPr="00E62F00">
        <w:rPr>
          <w:rStyle w:val="CommentReference"/>
          <w:rFonts w:ascii="Arial" w:hAnsi="Arial" w:cs="Arial"/>
          <w:b w:val="0"/>
          <w:color w:val="auto"/>
          <w:rPrChange w:id="745" w:author="Brian Brummer" w:date="2025-09-05T15:41:00Z" w16du:dateUtc="2025-09-05T13:41:00Z">
            <w:rPr>
              <w:rStyle w:val="CommentReference"/>
              <w:b w:val="0"/>
              <w:color w:val="auto"/>
            </w:rPr>
          </w:rPrChange>
        </w:rPr>
        <w:commentReference w:id="744"/>
      </w:r>
      <w:bookmarkEnd w:id="741"/>
    </w:p>
    <w:p w14:paraId="6FE2EB55" w14:textId="67E5684E" w:rsidR="00AF06CA" w:rsidRPr="004B6D2F" w:rsidRDefault="00AF06CA" w:rsidP="005270F6">
      <w:pPr>
        <w:spacing w:line="276" w:lineRule="auto"/>
        <w:jc w:val="both"/>
        <w:rPr>
          <w:rFonts w:ascii="Arial" w:hAnsi="Arial" w:cs="Arial"/>
          <w:sz w:val="22"/>
          <w:szCs w:val="22"/>
        </w:rPr>
      </w:pPr>
      <w:r w:rsidRPr="004B6D2F">
        <w:rPr>
          <w:rFonts w:ascii="Arial" w:hAnsi="Arial" w:cs="Arial"/>
          <w:sz w:val="22"/>
          <w:szCs w:val="22"/>
        </w:rPr>
        <w:t xml:space="preserve">This study will provide evidence of the </w:t>
      </w:r>
      <w:r w:rsidR="007D32FC">
        <w:rPr>
          <w:rFonts w:ascii="Arial" w:hAnsi="Arial" w:cs="Arial"/>
          <w:sz w:val="22"/>
          <w:szCs w:val="22"/>
        </w:rPr>
        <w:t xml:space="preserve">chemical </w:t>
      </w:r>
      <w:del w:id="746" w:author="Brian Brummer" w:date="2025-09-05T15:20:00Z" w16du:dateUtc="2025-09-05T13:20:00Z">
        <w:r w:rsidR="007D32FC" w:rsidDel="007511CB">
          <w:rPr>
            <w:rFonts w:ascii="Arial" w:hAnsi="Arial" w:cs="Arial"/>
            <w:sz w:val="22"/>
            <w:szCs w:val="22"/>
          </w:rPr>
          <w:delText xml:space="preserve">agents </w:delText>
        </w:r>
      </w:del>
      <w:ins w:id="747" w:author="Brian Brummer" w:date="2025-09-05T15:20:00Z" w16du:dateUtc="2025-09-05T13:20:00Z">
        <w:r w:rsidR="007511CB">
          <w:rPr>
            <w:rFonts w:ascii="Arial" w:hAnsi="Arial" w:cs="Arial"/>
            <w:sz w:val="22"/>
            <w:szCs w:val="22"/>
          </w:rPr>
          <w:t>pesticides</w:t>
        </w:r>
        <w:r w:rsidR="007511CB">
          <w:rPr>
            <w:rFonts w:ascii="Arial" w:hAnsi="Arial" w:cs="Arial"/>
            <w:sz w:val="22"/>
            <w:szCs w:val="22"/>
          </w:rPr>
          <w:t xml:space="preserve"> </w:t>
        </w:r>
      </w:ins>
      <w:r w:rsidR="007D32FC">
        <w:rPr>
          <w:rFonts w:ascii="Arial" w:hAnsi="Arial" w:cs="Arial"/>
          <w:sz w:val="22"/>
          <w:szCs w:val="22"/>
        </w:rPr>
        <w:t xml:space="preserve">being used in acute </w:t>
      </w:r>
      <w:del w:id="748" w:author="Brian Brummer" w:date="2025-09-05T00:19:00Z" w16du:dateUtc="2025-09-04T22:19:00Z">
        <w:r w:rsidR="007D32FC" w:rsidDel="006D6037">
          <w:rPr>
            <w:rFonts w:ascii="Arial" w:hAnsi="Arial" w:cs="Arial"/>
            <w:sz w:val="22"/>
            <w:szCs w:val="22"/>
          </w:rPr>
          <w:delText>poisoings</w:delText>
        </w:r>
      </w:del>
      <w:ins w:id="749" w:author="Brian Brummer" w:date="2025-09-05T00:19:00Z" w16du:dateUtc="2025-09-04T22:19:00Z">
        <w:r w:rsidR="006D6037">
          <w:rPr>
            <w:rFonts w:ascii="Arial" w:hAnsi="Arial" w:cs="Arial"/>
            <w:sz w:val="22"/>
            <w:szCs w:val="22"/>
          </w:rPr>
          <w:t>poisonings</w:t>
        </w:r>
      </w:ins>
      <w:r w:rsidR="007D32FC">
        <w:rPr>
          <w:rFonts w:ascii="Arial" w:hAnsi="Arial" w:cs="Arial"/>
          <w:sz w:val="22"/>
          <w:szCs w:val="22"/>
        </w:rPr>
        <w:t xml:space="preserve"> in SA and the associated </w:t>
      </w:r>
      <w:r w:rsidRPr="004B6D2F">
        <w:rPr>
          <w:rFonts w:ascii="Arial" w:hAnsi="Arial" w:cs="Arial"/>
          <w:sz w:val="22"/>
          <w:szCs w:val="22"/>
        </w:rPr>
        <w:t xml:space="preserve">costs </w:t>
      </w:r>
      <w:r w:rsidR="007D32FC">
        <w:rPr>
          <w:rFonts w:ascii="Arial" w:hAnsi="Arial" w:cs="Arial"/>
          <w:sz w:val="22"/>
          <w:szCs w:val="22"/>
        </w:rPr>
        <w:t xml:space="preserve">with admission. It may also provide </w:t>
      </w:r>
      <w:r w:rsidRPr="004B6D2F">
        <w:rPr>
          <w:rFonts w:ascii="Arial" w:hAnsi="Arial" w:cs="Arial"/>
          <w:sz w:val="22"/>
          <w:szCs w:val="22"/>
        </w:rPr>
        <w:t>tools</w:t>
      </w:r>
      <w:r w:rsidR="007D32FC">
        <w:rPr>
          <w:rFonts w:ascii="Arial" w:hAnsi="Arial" w:cs="Arial"/>
          <w:sz w:val="22"/>
          <w:szCs w:val="22"/>
        </w:rPr>
        <w:t xml:space="preserve"> and integration frameworks</w:t>
      </w:r>
      <w:r w:rsidRPr="004B6D2F">
        <w:rPr>
          <w:rFonts w:ascii="Arial" w:hAnsi="Arial" w:cs="Arial"/>
          <w:sz w:val="22"/>
          <w:szCs w:val="22"/>
        </w:rPr>
        <w:t xml:space="preserve"> to monitor </w:t>
      </w:r>
      <w:r w:rsidR="007D32FC">
        <w:rPr>
          <w:rFonts w:ascii="Arial" w:hAnsi="Arial" w:cs="Arial"/>
          <w:sz w:val="22"/>
          <w:szCs w:val="22"/>
        </w:rPr>
        <w:t xml:space="preserve">poisoning going forward. </w:t>
      </w:r>
    </w:p>
    <w:p w14:paraId="6F6B012E" w14:textId="77777777" w:rsidR="00AF06CA" w:rsidRPr="004B6D2F" w:rsidRDefault="00AF06CA" w:rsidP="005270F6">
      <w:pPr>
        <w:pStyle w:val="Heading1"/>
        <w:spacing w:line="276" w:lineRule="auto"/>
        <w:jc w:val="both"/>
        <w:rPr>
          <w:rFonts w:ascii="Arial" w:hAnsi="Arial" w:cs="Arial"/>
          <w:sz w:val="22"/>
          <w:szCs w:val="22"/>
        </w:rPr>
      </w:pPr>
      <w:bookmarkStart w:id="750" w:name="_Toc205830146"/>
      <w:bookmarkStart w:id="751" w:name="piloting"/>
      <w:bookmarkEnd w:id="742"/>
      <w:r w:rsidRPr="004B6D2F">
        <w:rPr>
          <w:rFonts w:ascii="Arial" w:hAnsi="Arial" w:cs="Arial"/>
          <w:sz w:val="22"/>
          <w:szCs w:val="22"/>
        </w:rPr>
        <w:t>6. Piloting</w:t>
      </w:r>
      <w:bookmarkEnd w:id="750"/>
    </w:p>
    <w:p w14:paraId="771931BA" w14:textId="4DD62FAF" w:rsidR="00AF06CA" w:rsidRPr="004B6D2F" w:rsidRDefault="00AF06CA" w:rsidP="005270F6">
      <w:pPr>
        <w:spacing w:line="276" w:lineRule="auto"/>
        <w:jc w:val="both"/>
        <w:rPr>
          <w:rFonts w:ascii="Arial" w:hAnsi="Arial" w:cs="Arial"/>
          <w:sz w:val="22"/>
          <w:szCs w:val="22"/>
        </w:rPr>
      </w:pPr>
      <w:r w:rsidRPr="004B6D2F">
        <w:rPr>
          <w:rFonts w:ascii="Arial" w:hAnsi="Arial" w:cs="Arial"/>
          <w:sz w:val="22"/>
          <w:szCs w:val="22"/>
        </w:rPr>
        <w:t xml:space="preserve">Before full rollout, we will </w:t>
      </w:r>
      <w:r w:rsidR="002B78DE" w:rsidRPr="004B6D2F">
        <w:rPr>
          <w:rFonts w:ascii="Arial" w:hAnsi="Arial" w:cs="Arial"/>
          <w:sz w:val="22"/>
          <w:szCs w:val="22"/>
        </w:rPr>
        <w:t xml:space="preserve">recruit and </w:t>
      </w:r>
      <w:r w:rsidRPr="004B6D2F">
        <w:rPr>
          <w:rFonts w:ascii="Arial" w:hAnsi="Arial" w:cs="Arial"/>
          <w:sz w:val="22"/>
          <w:szCs w:val="22"/>
        </w:rPr>
        <w:t xml:space="preserve">train the surveillance officers and pilot the data collection process at one site for 1–2 months. This pilot will test the case identification method and the clarity of the data form. We may refine the case definition usage if we find officers are unsure about including certain cases. </w:t>
      </w:r>
    </w:p>
    <w:p w14:paraId="1C959BB1" w14:textId="77777777" w:rsidR="00AF06CA" w:rsidRPr="004B6D2F" w:rsidRDefault="00AF06CA" w:rsidP="005270F6">
      <w:pPr>
        <w:spacing w:line="276" w:lineRule="auto"/>
        <w:jc w:val="both"/>
        <w:rPr>
          <w:rFonts w:ascii="Arial" w:hAnsi="Arial" w:cs="Arial"/>
          <w:b/>
          <w:color w:val="000000"/>
          <w:sz w:val="22"/>
          <w:szCs w:val="22"/>
        </w:rPr>
      </w:pPr>
      <w:bookmarkStart w:id="752" w:name="ethics"/>
      <w:bookmarkEnd w:id="751"/>
      <w:r w:rsidRPr="004B6D2F">
        <w:rPr>
          <w:rFonts w:ascii="Arial" w:hAnsi="Arial" w:cs="Arial"/>
          <w:sz w:val="22"/>
          <w:szCs w:val="22"/>
        </w:rPr>
        <w:br w:type="page"/>
      </w:r>
    </w:p>
    <w:p w14:paraId="3282972A" w14:textId="77777777" w:rsidR="00AF06CA" w:rsidRPr="004B6D2F" w:rsidRDefault="00AF06CA" w:rsidP="005270F6">
      <w:pPr>
        <w:pStyle w:val="Heading1"/>
        <w:spacing w:line="276" w:lineRule="auto"/>
        <w:jc w:val="both"/>
        <w:rPr>
          <w:rFonts w:ascii="Arial" w:hAnsi="Arial" w:cs="Arial"/>
          <w:sz w:val="22"/>
          <w:szCs w:val="22"/>
        </w:rPr>
      </w:pPr>
      <w:bookmarkStart w:id="753" w:name="_Toc205830147"/>
      <w:r w:rsidRPr="004B6D2F">
        <w:rPr>
          <w:rFonts w:ascii="Arial" w:hAnsi="Arial" w:cs="Arial"/>
          <w:sz w:val="22"/>
          <w:szCs w:val="22"/>
        </w:rPr>
        <w:lastRenderedPageBreak/>
        <w:t>7. Ethics</w:t>
      </w:r>
      <w:bookmarkEnd w:id="753"/>
    </w:p>
    <w:p w14:paraId="56EDF322" w14:textId="73A9C751" w:rsidR="00AF06CA" w:rsidRPr="004B6D2F" w:rsidRDefault="121B24AC" w:rsidP="005270F6">
      <w:pPr>
        <w:spacing w:line="276" w:lineRule="auto"/>
        <w:jc w:val="both"/>
        <w:rPr>
          <w:rFonts w:ascii="Arial" w:hAnsi="Arial" w:cs="Arial"/>
          <w:sz w:val="22"/>
          <w:szCs w:val="22"/>
        </w:rPr>
      </w:pPr>
      <w:r w:rsidRPr="121B24AC">
        <w:rPr>
          <w:rFonts w:ascii="Arial" w:hAnsi="Arial" w:cs="Arial"/>
          <w:sz w:val="22"/>
          <w:szCs w:val="22"/>
        </w:rPr>
        <w:t xml:space="preserve">Ethics and Confidentiality: We will obtain ethical approval from Human </w:t>
      </w:r>
      <w:commentRangeStart w:id="754"/>
      <w:commentRangeStart w:id="755"/>
      <w:r w:rsidRPr="121B24AC">
        <w:rPr>
          <w:rFonts w:ascii="Arial" w:hAnsi="Arial" w:cs="Arial"/>
          <w:sz w:val="22"/>
          <w:szCs w:val="22"/>
        </w:rPr>
        <w:t xml:space="preserve">Research Ethics Committees (HRECs) in each respective province </w:t>
      </w:r>
      <w:commentRangeStart w:id="756"/>
      <w:commentRangeStart w:id="757"/>
      <w:commentRangeStart w:id="758"/>
      <w:commentRangeEnd w:id="754"/>
      <w:r w:rsidR="00AF06CA" w:rsidRPr="121B24AC">
        <w:rPr>
          <w:rStyle w:val="CommentReference"/>
          <w:rFonts w:ascii="Arial" w:hAnsi="Arial" w:cs="Arial"/>
          <w:sz w:val="22"/>
          <w:szCs w:val="22"/>
        </w:rPr>
        <w:commentReference w:id="754"/>
      </w:r>
      <w:commentRangeEnd w:id="755"/>
      <w:r w:rsidR="00AF06CA" w:rsidRPr="121B24AC">
        <w:rPr>
          <w:rStyle w:val="CommentReference"/>
          <w:rFonts w:ascii="Arial" w:hAnsi="Arial" w:cs="Arial"/>
          <w:sz w:val="22"/>
          <w:szCs w:val="22"/>
        </w:rPr>
        <w:commentReference w:id="755"/>
      </w:r>
      <w:commentRangeEnd w:id="756"/>
      <w:r w:rsidR="00AF06CA" w:rsidRPr="121B24AC">
        <w:rPr>
          <w:rStyle w:val="CommentReference"/>
          <w:rFonts w:ascii="Arial" w:hAnsi="Arial" w:cs="Arial"/>
          <w:sz w:val="22"/>
          <w:szCs w:val="22"/>
        </w:rPr>
        <w:commentReference w:id="756"/>
      </w:r>
      <w:commentRangeEnd w:id="757"/>
      <w:r w:rsidR="00AF06CA" w:rsidRPr="121B24AC">
        <w:rPr>
          <w:rStyle w:val="CommentReference"/>
          <w:rFonts w:ascii="Arial" w:hAnsi="Arial" w:cs="Arial"/>
          <w:sz w:val="22"/>
          <w:szCs w:val="22"/>
        </w:rPr>
        <w:commentReference w:id="757"/>
      </w:r>
      <w:commentRangeEnd w:id="758"/>
      <w:r w:rsidR="00AF06CA" w:rsidRPr="121B24AC">
        <w:rPr>
          <w:rStyle w:val="CommentReference"/>
          <w:rFonts w:ascii="Arial" w:hAnsi="Arial" w:cs="Arial"/>
          <w:sz w:val="22"/>
          <w:szCs w:val="22"/>
        </w:rPr>
        <w:commentReference w:id="758"/>
      </w:r>
      <w:r w:rsidRPr="121B24AC">
        <w:rPr>
          <w:rFonts w:ascii="Arial" w:hAnsi="Arial" w:cs="Arial"/>
          <w:sz w:val="22"/>
          <w:szCs w:val="22"/>
        </w:rPr>
        <w:t xml:space="preserve">and permissions from hospital management and the Department of Health. As this is surveillance/public health research, </w:t>
      </w:r>
      <w:commentRangeStart w:id="759"/>
      <w:commentRangeStart w:id="760"/>
      <w:r w:rsidRPr="121B24AC">
        <w:rPr>
          <w:rFonts w:ascii="Arial" w:hAnsi="Arial" w:cs="Arial"/>
          <w:sz w:val="22"/>
          <w:szCs w:val="22"/>
        </w:rPr>
        <w:t xml:space="preserve">individual informed </w:t>
      </w:r>
      <w:commentRangeStart w:id="761"/>
      <w:r w:rsidRPr="121B24AC">
        <w:rPr>
          <w:rFonts w:ascii="Arial" w:hAnsi="Arial" w:cs="Arial"/>
          <w:sz w:val="22"/>
          <w:szCs w:val="22"/>
        </w:rPr>
        <w:t>consent may be waived</w:t>
      </w:r>
      <w:commentRangeEnd w:id="759"/>
      <w:r w:rsidR="00AF06CA" w:rsidRPr="121B24AC">
        <w:rPr>
          <w:rStyle w:val="CommentReference"/>
          <w:rFonts w:ascii="Arial" w:hAnsi="Arial" w:cs="Arial"/>
          <w:sz w:val="22"/>
          <w:szCs w:val="22"/>
        </w:rPr>
        <w:commentReference w:id="759"/>
      </w:r>
      <w:commentRangeEnd w:id="760"/>
      <w:r w:rsidR="00AF06CA" w:rsidRPr="121B24AC">
        <w:rPr>
          <w:rStyle w:val="CommentReference"/>
          <w:rFonts w:ascii="Arial" w:hAnsi="Arial" w:cs="Arial"/>
          <w:sz w:val="22"/>
          <w:szCs w:val="22"/>
        </w:rPr>
        <w:commentReference w:id="760"/>
      </w:r>
      <w:r w:rsidRPr="121B24AC">
        <w:rPr>
          <w:rFonts w:ascii="Arial" w:hAnsi="Arial" w:cs="Arial"/>
          <w:sz w:val="22"/>
          <w:szCs w:val="22"/>
        </w:rPr>
        <w:t xml:space="preserve"> for routine clinical care</w:t>
      </w:r>
      <w:commentRangeEnd w:id="761"/>
      <w:r w:rsidR="00AF06CA" w:rsidRPr="121B24AC">
        <w:rPr>
          <w:rStyle w:val="CommentReference"/>
          <w:rFonts w:ascii="Arial" w:hAnsi="Arial" w:cs="Arial"/>
          <w:sz w:val="22"/>
          <w:szCs w:val="22"/>
        </w:rPr>
        <w:commentReference w:id="761"/>
      </w:r>
      <w:r w:rsidRPr="121B24AC">
        <w:rPr>
          <w:rFonts w:ascii="Arial" w:hAnsi="Arial" w:cs="Arial"/>
          <w:sz w:val="22"/>
          <w:szCs w:val="22"/>
        </w:rPr>
        <w:t xml:space="preserve">; however, we plan to at least inform patients or families and allow opt-out if required by ethics. Should there </w:t>
      </w:r>
      <w:commentRangeStart w:id="762"/>
      <w:r w:rsidRPr="121B24AC">
        <w:rPr>
          <w:rFonts w:ascii="Arial" w:hAnsi="Arial" w:cs="Arial"/>
          <w:sz w:val="22"/>
          <w:szCs w:val="22"/>
        </w:rPr>
        <w:t xml:space="preserve">be additional data collection that is not part of routine clinical care, </w:t>
      </w:r>
      <w:commentRangeEnd w:id="762"/>
      <w:r w:rsidR="007F3D26">
        <w:rPr>
          <w:rStyle w:val="CommentReference"/>
          <w:rFonts w:ascii="Calibri" w:eastAsia="Calibri" w:hAnsi="Calibri" w:cs="Calibri"/>
        </w:rPr>
        <w:commentReference w:id="762"/>
      </w:r>
      <w:r w:rsidRPr="121B24AC">
        <w:rPr>
          <w:rFonts w:ascii="Arial" w:hAnsi="Arial" w:cs="Arial"/>
          <w:sz w:val="22"/>
          <w:szCs w:val="22"/>
        </w:rPr>
        <w:t>we will plan to collect informed consent as guided by the declaration of Helsinki and approved by relevant HRECs. Data will be kept confidential and stored in de-identified format for analysis. Any publication will only present aggregated findings.</w:t>
      </w:r>
    </w:p>
    <w:p w14:paraId="01954722" w14:textId="77777777" w:rsidR="00AF06CA" w:rsidRPr="004B6D2F" w:rsidRDefault="00AF06CA" w:rsidP="005270F6">
      <w:pPr>
        <w:pStyle w:val="Heading1"/>
        <w:spacing w:line="276" w:lineRule="auto"/>
        <w:jc w:val="both"/>
        <w:rPr>
          <w:rFonts w:ascii="Arial" w:hAnsi="Arial" w:cs="Arial"/>
          <w:sz w:val="22"/>
          <w:szCs w:val="22"/>
        </w:rPr>
      </w:pPr>
      <w:bookmarkStart w:id="763" w:name="_Toc205830148"/>
      <w:bookmarkStart w:id="764" w:name="funding"/>
      <w:bookmarkEnd w:id="752"/>
      <w:r w:rsidRPr="004B6D2F">
        <w:rPr>
          <w:rFonts w:ascii="Arial" w:hAnsi="Arial" w:cs="Arial"/>
          <w:sz w:val="22"/>
          <w:szCs w:val="22"/>
        </w:rPr>
        <w:t>8. Funding</w:t>
      </w:r>
      <w:bookmarkEnd w:id="763"/>
    </w:p>
    <w:p w14:paraId="56D6866B" w14:textId="1AA5FDCA" w:rsidR="00AF06CA" w:rsidRDefault="00B95593" w:rsidP="005270F6">
      <w:pPr>
        <w:spacing w:line="276" w:lineRule="auto"/>
        <w:jc w:val="both"/>
        <w:rPr>
          <w:rFonts w:ascii="Arial" w:hAnsi="Arial" w:cs="Arial"/>
          <w:sz w:val="22"/>
          <w:szCs w:val="22"/>
        </w:rPr>
      </w:pPr>
      <w:r w:rsidRPr="004B6D2F">
        <w:rPr>
          <w:rFonts w:ascii="Arial" w:hAnsi="Arial" w:cs="Arial"/>
          <w:sz w:val="22"/>
          <w:szCs w:val="22"/>
        </w:rPr>
        <w:t>NHLS research funding could be investigate</w:t>
      </w:r>
      <w:r w:rsidR="00C96798">
        <w:rPr>
          <w:rFonts w:ascii="Arial" w:hAnsi="Arial" w:cs="Arial"/>
          <w:sz w:val="22"/>
          <w:szCs w:val="22"/>
        </w:rPr>
        <w:t>d</w:t>
      </w:r>
      <w:r w:rsidRPr="004B6D2F">
        <w:rPr>
          <w:rFonts w:ascii="Arial" w:hAnsi="Arial" w:cs="Arial"/>
          <w:sz w:val="22"/>
          <w:szCs w:val="22"/>
        </w:rPr>
        <w:t xml:space="preserve">. Research funding from Bloomberg or Gates foundation may also be investigated based on ongoing SA projects. </w:t>
      </w:r>
      <w:commentRangeStart w:id="765"/>
      <w:r w:rsidRPr="004B6D2F">
        <w:rPr>
          <w:rFonts w:ascii="Arial" w:hAnsi="Arial" w:cs="Arial"/>
          <w:sz w:val="22"/>
          <w:szCs w:val="22"/>
        </w:rPr>
        <w:t xml:space="preserve">Support from </w:t>
      </w:r>
      <w:r w:rsidR="00C96798" w:rsidRPr="004B6D2F">
        <w:rPr>
          <w:rFonts w:ascii="Arial" w:hAnsi="Arial" w:cs="Arial"/>
          <w:sz w:val="22"/>
          <w:szCs w:val="22"/>
        </w:rPr>
        <w:t>N</w:t>
      </w:r>
      <w:r w:rsidR="00C96798">
        <w:rPr>
          <w:rFonts w:ascii="Arial" w:hAnsi="Arial" w:cs="Arial"/>
          <w:sz w:val="22"/>
          <w:szCs w:val="22"/>
        </w:rPr>
        <w:t>D</w:t>
      </w:r>
      <w:r w:rsidR="00C96798" w:rsidRPr="004B6D2F">
        <w:rPr>
          <w:rFonts w:ascii="Arial" w:hAnsi="Arial" w:cs="Arial"/>
          <w:sz w:val="22"/>
          <w:szCs w:val="22"/>
        </w:rPr>
        <w:t xml:space="preserve">oH </w:t>
      </w:r>
      <w:commentRangeEnd w:id="765"/>
      <w:r w:rsidR="00C96798" w:rsidRPr="004B6D2F">
        <w:rPr>
          <w:rStyle w:val="CommentReference"/>
          <w:rFonts w:ascii="Arial" w:hAnsi="Arial" w:cs="Arial"/>
          <w:sz w:val="22"/>
          <w:szCs w:val="22"/>
        </w:rPr>
        <w:commentReference w:id="765"/>
      </w:r>
      <w:r w:rsidRPr="004B6D2F">
        <w:rPr>
          <w:rFonts w:ascii="Arial" w:hAnsi="Arial" w:cs="Arial"/>
          <w:sz w:val="22"/>
          <w:szCs w:val="22"/>
        </w:rPr>
        <w:t>should also be investigate</w:t>
      </w:r>
      <w:r w:rsidR="00C96798">
        <w:rPr>
          <w:rFonts w:ascii="Arial" w:hAnsi="Arial" w:cs="Arial"/>
          <w:sz w:val="22"/>
          <w:szCs w:val="22"/>
        </w:rPr>
        <w:t>d</w:t>
      </w:r>
      <w:r w:rsidRPr="004B6D2F">
        <w:rPr>
          <w:rFonts w:ascii="Arial" w:hAnsi="Arial" w:cs="Arial"/>
          <w:sz w:val="22"/>
          <w:szCs w:val="22"/>
        </w:rPr>
        <w:t xml:space="preserve"> as surveillance infrastructure may improve clinical care. </w:t>
      </w:r>
      <w:commentRangeStart w:id="766"/>
      <w:r w:rsidRPr="004B6D2F">
        <w:rPr>
          <w:rFonts w:ascii="Arial" w:hAnsi="Arial" w:cs="Arial"/>
          <w:sz w:val="22"/>
          <w:szCs w:val="22"/>
        </w:rPr>
        <w:t>As far as possible, existing surveillance officers at sites with high prevalence should be leveraged</w:t>
      </w:r>
      <w:commentRangeEnd w:id="766"/>
      <w:r w:rsidR="007F3D26">
        <w:rPr>
          <w:rStyle w:val="CommentReference"/>
          <w:rFonts w:ascii="Calibri" w:eastAsia="Calibri" w:hAnsi="Calibri" w:cs="Calibri"/>
        </w:rPr>
        <w:commentReference w:id="766"/>
      </w:r>
      <w:r w:rsidRPr="004B6D2F">
        <w:rPr>
          <w:rFonts w:ascii="Arial" w:hAnsi="Arial" w:cs="Arial"/>
          <w:sz w:val="22"/>
          <w:szCs w:val="22"/>
        </w:rPr>
        <w:t>.</w:t>
      </w:r>
      <w:r w:rsidR="00AF06CA" w:rsidRPr="004B6D2F">
        <w:rPr>
          <w:rFonts w:ascii="Arial" w:hAnsi="Arial" w:cs="Arial"/>
          <w:sz w:val="22"/>
          <w:szCs w:val="22"/>
        </w:rPr>
        <w:t xml:space="preserve"> </w:t>
      </w:r>
    </w:p>
    <w:p w14:paraId="2E2384B4" w14:textId="77777777" w:rsidR="008353BD" w:rsidRPr="004B6D2F" w:rsidRDefault="008353BD" w:rsidP="005270F6">
      <w:pPr>
        <w:spacing w:line="276" w:lineRule="auto"/>
        <w:jc w:val="both"/>
        <w:rPr>
          <w:rFonts w:ascii="Arial" w:hAnsi="Arial" w:cs="Arial"/>
          <w:sz w:val="22"/>
          <w:szCs w:val="22"/>
        </w:rPr>
      </w:pPr>
    </w:p>
    <w:p w14:paraId="50CB6D61" w14:textId="77777777" w:rsidR="008353BD" w:rsidRDefault="00D85754" w:rsidP="00AF06CA">
      <w:pPr>
        <w:rPr>
          <w:rFonts w:ascii="Arial" w:hAnsi="Arial" w:cs="Arial"/>
          <w:i/>
          <w:iCs/>
          <w:sz w:val="20"/>
          <w:szCs w:val="20"/>
        </w:rPr>
      </w:pPr>
      <w:r w:rsidRPr="004B6D2F">
        <w:rPr>
          <w:rFonts w:ascii="Arial" w:hAnsi="Arial" w:cs="Arial"/>
          <w:i/>
          <w:iCs/>
          <w:sz w:val="20"/>
          <w:szCs w:val="20"/>
        </w:rPr>
        <w:t>Table 4: Draft budget for prospective surveillance</w:t>
      </w:r>
      <w:r w:rsidR="00C6044A">
        <w:rPr>
          <w:rFonts w:ascii="Arial" w:hAnsi="Arial" w:cs="Arial"/>
          <w:i/>
          <w:iCs/>
          <w:sz w:val="20"/>
          <w:szCs w:val="20"/>
        </w:rPr>
        <w:t xml:space="preserve">, to be further reviewed by Jody Rusch based on cost estimates of toxicology tests and compulsory laboratory investigations. </w:t>
      </w:r>
    </w:p>
    <w:p w14:paraId="30D0B991" w14:textId="27300B84" w:rsidR="00D85754" w:rsidRPr="004B6D2F" w:rsidRDefault="008353BD" w:rsidP="00AF06CA">
      <w:pPr>
        <w:rPr>
          <w:rFonts w:ascii="Arial" w:hAnsi="Arial" w:cs="Arial"/>
        </w:rPr>
      </w:pPr>
      <w:r>
        <w:rPr>
          <w:rFonts w:ascii="Arial" w:hAnsi="Arial" w:cs="Arial"/>
          <w:i/>
          <w:iCs/>
          <w:sz w:val="20"/>
          <w:szCs w:val="20"/>
        </w:rPr>
        <w:t>*</w:t>
      </w:r>
      <w:r w:rsidR="00C6044A">
        <w:rPr>
          <w:rFonts w:ascii="Arial" w:hAnsi="Arial" w:cs="Arial"/>
          <w:i/>
          <w:iCs/>
          <w:sz w:val="20"/>
          <w:szCs w:val="20"/>
        </w:rPr>
        <w:t xml:space="preserve">Units may changes based on target sample size. </w:t>
      </w:r>
    </w:p>
    <w:tbl>
      <w:tblPr>
        <w:tblW w:w="5000" w:type="pct"/>
        <w:jc w:val="center"/>
        <w:tblLook w:val="0420" w:firstRow="1" w:lastRow="0" w:firstColumn="0" w:lastColumn="0" w:noHBand="0" w:noVBand="1"/>
      </w:tblPr>
      <w:tblGrid>
        <w:gridCol w:w="4168"/>
        <w:gridCol w:w="1928"/>
        <w:gridCol w:w="1058"/>
        <w:gridCol w:w="2190"/>
      </w:tblGrid>
      <w:tr w:rsidR="00C6044A" w:rsidRPr="008353BD" w14:paraId="284863AD" w14:textId="77777777" w:rsidTr="00BE6A7D">
        <w:trPr>
          <w:tblHeader/>
          <w:jc w:val="center"/>
        </w:trPr>
        <w:tc>
          <w:tcPr>
            <w:tcW w:w="2270"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EF9102" w14:textId="6B9DE0AB" w:rsidR="00AF06CA" w:rsidRPr="008353BD" w:rsidRDefault="00555298" w:rsidP="00297AF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b/>
                <w:color w:val="000000"/>
                <w:sz w:val="20"/>
                <w:szCs w:val="20"/>
              </w:rPr>
            </w:pPr>
            <w:r w:rsidRPr="008353BD">
              <w:rPr>
                <w:rFonts w:ascii="Arial" w:eastAsia="Helvetica" w:hAnsi="Arial" w:cs="Arial"/>
                <w:b/>
                <w:color w:val="000000"/>
                <w:sz w:val="20"/>
                <w:szCs w:val="20"/>
              </w:rPr>
              <w:t>I</w:t>
            </w:r>
            <w:r w:rsidR="00AF06CA" w:rsidRPr="008353BD">
              <w:rPr>
                <w:rFonts w:ascii="Arial" w:eastAsia="Helvetica" w:hAnsi="Arial" w:cs="Arial"/>
                <w:b/>
                <w:color w:val="000000"/>
                <w:sz w:val="20"/>
                <w:szCs w:val="20"/>
              </w:rPr>
              <w:t>tem</w:t>
            </w:r>
          </w:p>
        </w:tc>
        <w:tc>
          <w:tcPr>
            <w:tcW w:w="912"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9AF2BC" w14:textId="77777777" w:rsidR="00AF06CA" w:rsidRPr="008353BD" w:rsidRDefault="00AF06CA" w:rsidP="00297AF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b/>
                <w:color w:val="000000"/>
                <w:sz w:val="20"/>
                <w:szCs w:val="20"/>
              </w:rPr>
            </w:pPr>
            <w:r w:rsidRPr="008353BD">
              <w:rPr>
                <w:rFonts w:ascii="Arial" w:eastAsia="Helvetica" w:hAnsi="Arial" w:cs="Arial"/>
                <w:b/>
                <w:color w:val="000000"/>
                <w:sz w:val="20"/>
                <w:szCs w:val="20"/>
              </w:rPr>
              <w:t>Unit cost</w:t>
            </w:r>
          </w:p>
        </w:tc>
        <w:tc>
          <w:tcPr>
            <w:tcW w:w="606"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E5EFDA0" w14:textId="5525474B" w:rsidR="00AF06CA" w:rsidRPr="008353BD" w:rsidRDefault="00C34F91" w:rsidP="00297AF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b/>
                <w:color w:val="000000"/>
                <w:sz w:val="20"/>
                <w:szCs w:val="20"/>
              </w:rPr>
            </w:pPr>
            <w:r w:rsidRPr="008353BD">
              <w:rPr>
                <w:rFonts w:ascii="Arial" w:eastAsia="Helvetica" w:hAnsi="Arial" w:cs="Arial"/>
                <w:b/>
                <w:color w:val="000000"/>
                <w:sz w:val="20"/>
                <w:szCs w:val="20"/>
              </w:rPr>
              <w:t>U</w:t>
            </w:r>
            <w:r w:rsidR="00AF06CA" w:rsidRPr="008353BD">
              <w:rPr>
                <w:rFonts w:ascii="Arial" w:eastAsia="Helvetica" w:hAnsi="Arial" w:cs="Arial"/>
                <w:b/>
                <w:color w:val="000000"/>
                <w:sz w:val="20"/>
                <w:szCs w:val="20"/>
              </w:rPr>
              <w:t>nits</w:t>
            </w:r>
            <w:r w:rsidR="00C6044A" w:rsidRPr="008353BD">
              <w:rPr>
                <w:rFonts w:ascii="Arial" w:eastAsia="Helvetica" w:hAnsi="Arial" w:cs="Arial"/>
                <w:b/>
                <w:color w:val="000000"/>
                <w:sz w:val="20"/>
                <w:szCs w:val="20"/>
              </w:rPr>
              <w:t>*</w:t>
            </w:r>
          </w:p>
        </w:tc>
        <w:tc>
          <w:tcPr>
            <w:tcW w:w="1211"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D34A91C" w14:textId="566F3A77" w:rsidR="00AF06CA" w:rsidRPr="008353BD" w:rsidRDefault="00C34F91" w:rsidP="00297AF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b/>
                <w:color w:val="000000"/>
                <w:sz w:val="20"/>
                <w:szCs w:val="20"/>
              </w:rPr>
            </w:pPr>
            <w:r w:rsidRPr="008353BD">
              <w:rPr>
                <w:rFonts w:ascii="Arial" w:eastAsia="Helvetica" w:hAnsi="Arial" w:cs="Arial"/>
                <w:b/>
                <w:color w:val="000000"/>
                <w:sz w:val="20"/>
                <w:szCs w:val="20"/>
              </w:rPr>
              <w:t>C</w:t>
            </w:r>
            <w:r w:rsidR="00AF06CA" w:rsidRPr="008353BD">
              <w:rPr>
                <w:rFonts w:ascii="Arial" w:eastAsia="Helvetica" w:hAnsi="Arial" w:cs="Arial"/>
                <w:b/>
                <w:color w:val="000000"/>
                <w:sz w:val="20"/>
                <w:szCs w:val="20"/>
              </w:rPr>
              <w:t>ost</w:t>
            </w:r>
          </w:p>
        </w:tc>
      </w:tr>
      <w:tr w:rsidR="00C6044A" w:rsidRPr="008353BD" w14:paraId="05A0AD55" w14:textId="77777777" w:rsidTr="00BE6A7D">
        <w:trPr>
          <w:jc w:val="center"/>
        </w:trPr>
        <w:tc>
          <w:tcPr>
            <w:tcW w:w="2270"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24A8C7" w14:textId="58ECE2D0"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0"/>
                <w:szCs w:val="20"/>
              </w:rPr>
            </w:pPr>
            <w:r w:rsidRPr="008353BD">
              <w:rPr>
                <w:rFonts w:ascii="Arial" w:eastAsia="Helvetica" w:hAnsi="Arial" w:cs="Arial"/>
                <w:color w:val="000000"/>
                <w:sz w:val="20"/>
                <w:szCs w:val="20"/>
              </w:rPr>
              <w:t xml:space="preserve">Toxicology (advanced to identify </w:t>
            </w:r>
            <w:del w:id="767" w:author="Brian Brummer" w:date="2025-09-05T15:21:00Z" w16du:dateUtc="2025-09-05T13:21:00Z">
              <w:r w:rsidRPr="008353BD" w:rsidDel="007511CB">
                <w:rPr>
                  <w:rFonts w:ascii="Arial" w:eastAsia="Helvetica" w:hAnsi="Arial" w:cs="Arial"/>
                  <w:color w:val="000000"/>
                  <w:sz w:val="20"/>
                  <w:szCs w:val="20"/>
                </w:rPr>
                <w:delText>agent</w:delText>
              </w:r>
            </w:del>
            <w:ins w:id="768" w:author="Brian Brummer" w:date="2025-09-05T15:21:00Z" w16du:dateUtc="2025-09-05T13:21:00Z">
              <w:r w:rsidR="007511CB">
                <w:rPr>
                  <w:rFonts w:ascii="Arial" w:eastAsia="Helvetica" w:hAnsi="Arial" w:cs="Arial"/>
                  <w:color w:val="000000"/>
                  <w:sz w:val="20"/>
                  <w:szCs w:val="20"/>
                </w:rPr>
                <w:t>chemical pesticide</w:t>
              </w:r>
            </w:ins>
            <w:r w:rsidRPr="008353BD">
              <w:rPr>
                <w:rFonts w:ascii="Arial" w:eastAsia="Helvetica" w:hAnsi="Arial" w:cs="Arial"/>
                <w:color w:val="000000"/>
                <w:sz w:val="20"/>
                <w:szCs w:val="20"/>
              </w:rPr>
              <w:t>)</w:t>
            </w:r>
          </w:p>
        </w:tc>
        <w:tc>
          <w:tcPr>
            <w:tcW w:w="912"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56BDEB1" w14:textId="21B8311F"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w:t>
            </w:r>
            <w:commentRangeStart w:id="769"/>
            <w:commentRangeStart w:id="770"/>
            <w:r w:rsidRPr="008353BD">
              <w:rPr>
                <w:rFonts w:ascii="Arial" w:eastAsia="Helvetica" w:hAnsi="Arial" w:cs="Arial"/>
                <w:color w:val="000000"/>
                <w:sz w:val="20"/>
                <w:szCs w:val="20"/>
              </w:rPr>
              <w:t>3 000</w:t>
            </w:r>
            <w:commentRangeEnd w:id="769"/>
            <w:r w:rsidR="00C74A25" w:rsidRPr="008353BD">
              <w:rPr>
                <w:rStyle w:val="CommentReference"/>
                <w:rFonts w:ascii="Arial" w:eastAsia="Helvetica" w:hAnsi="Arial" w:cs="Arial"/>
                <w:color w:val="000000"/>
                <w:sz w:val="20"/>
                <w:szCs w:val="20"/>
              </w:rPr>
              <w:commentReference w:id="769"/>
            </w:r>
            <w:commentRangeEnd w:id="770"/>
            <w:r w:rsidR="00B5630D" w:rsidRPr="008353BD">
              <w:rPr>
                <w:rStyle w:val="CommentReference"/>
                <w:rFonts w:ascii="Arial" w:eastAsia="Helvetica" w:hAnsi="Arial" w:cs="Arial"/>
                <w:color w:val="000000"/>
                <w:sz w:val="20"/>
                <w:szCs w:val="20"/>
              </w:rPr>
              <w:commentReference w:id="770"/>
            </w:r>
          </w:p>
        </w:tc>
        <w:tc>
          <w:tcPr>
            <w:tcW w:w="606"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64B04A4" w14:textId="6DD0CC7C"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323</w:t>
            </w:r>
            <w:r w:rsidR="008353BD" w:rsidRPr="008353BD">
              <w:rPr>
                <w:rFonts w:ascii="Arial" w:eastAsia="Helvetica" w:hAnsi="Arial" w:cs="Arial"/>
                <w:color w:val="000000"/>
                <w:sz w:val="20"/>
                <w:szCs w:val="20"/>
              </w:rPr>
              <w:t>-500</w:t>
            </w:r>
          </w:p>
        </w:tc>
        <w:tc>
          <w:tcPr>
            <w:tcW w:w="1211"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FDE755" w14:textId="68E086AB"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969</w:t>
            </w:r>
            <w:r w:rsidR="008353BD">
              <w:rPr>
                <w:rFonts w:ascii="Arial" w:eastAsia="Helvetica" w:hAnsi="Arial" w:cs="Arial"/>
                <w:color w:val="000000"/>
                <w:sz w:val="20"/>
                <w:szCs w:val="20"/>
              </w:rPr>
              <w:t> </w:t>
            </w:r>
            <w:r w:rsidRPr="008353BD">
              <w:rPr>
                <w:rFonts w:ascii="Arial" w:eastAsia="Helvetica" w:hAnsi="Arial" w:cs="Arial"/>
                <w:color w:val="000000"/>
                <w:sz w:val="20"/>
                <w:szCs w:val="20"/>
              </w:rPr>
              <w:t>000</w:t>
            </w:r>
            <w:r w:rsidR="008353BD">
              <w:rPr>
                <w:rFonts w:ascii="Arial" w:eastAsia="Helvetica" w:hAnsi="Arial" w:cs="Arial"/>
                <w:color w:val="000000"/>
                <w:sz w:val="20"/>
                <w:szCs w:val="20"/>
              </w:rPr>
              <w:t>-1 500 00</w:t>
            </w:r>
          </w:p>
        </w:tc>
      </w:tr>
      <w:tr w:rsidR="00C6044A" w:rsidRPr="008353BD" w14:paraId="768C066F" w14:textId="77777777" w:rsidTr="00BE6A7D">
        <w:trPr>
          <w:jc w:val="center"/>
        </w:trPr>
        <w:tc>
          <w:tcPr>
            <w:tcW w:w="2270"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0263654" w14:textId="078E2A88" w:rsidR="00C34F91" w:rsidRPr="008353BD" w:rsidRDefault="00C74A25" w:rsidP="00C34F91">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0"/>
                <w:szCs w:val="20"/>
              </w:rPr>
            </w:pPr>
            <w:r w:rsidRPr="008353BD">
              <w:rPr>
                <w:rFonts w:ascii="Arial" w:eastAsia="Helvetica" w:hAnsi="Arial" w:cs="Arial"/>
                <w:color w:val="000000"/>
                <w:sz w:val="20"/>
                <w:szCs w:val="20"/>
              </w:rPr>
              <w:t>Butyrylc</w:t>
            </w:r>
            <w:r w:rsidR="00C34F91" w:rsidRPr="008353BD">
              <w:rPr>
                <w:rFonts w:ascii="Arial" w:eastAsia="Helvetica" w:hAnsi="Arial" w:cs="Arial"/>
                <w:color w:val="000000"/>
                <w:sz w:val="20"/>
                <w:szCs w:val="20"/>
              </w:rPr>
              <w:t>holinesterase test</w:t>
            </w:r>
            <w:r w:rsidRPr="008353BD">
              <w:rPr>
                <w:rFonts w:ascii="Arial" w:eastAsia="Helvetica" w:hAnsi="Arial" w:cs="Arial"/>
                <w:color w:val="000000"/>
                <w:sz w:val="20"/>
                <w:szCs w:val="20"/>
              </w:rPr>
              <w:t>ing</w:t>
            </w:r>
          </w:p>
        </w:tc>
        <w:tc>
          <w:tcPr>
            <w:tcW w:w="912"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FEDA94" w14:textId="12E4C1F0"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w:t>
            </w:r>
            <w:r w:rsidR="007A122F" w:rsidRPr="008353BD">
              <w:rPr>
                <w:rFonts w:ascii="Arial" w:eastAsia="Helvetica" w:hAnsi="Arial" w:cs="Arial"/>
                <w:color w:val="000000"/>
                <w:sz w:val="20"/>
                <w:szCs w:val="20"/>
              </w:rPr>
              <w:t>?500</w:t>
            </w:r>
          </w:p>
        </w:tc>
        <w:tc>
          <w:tcPr>
            <w:tcW w:w="606"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144418" w14:textId="0450FD60"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w:t>
            </w:r>
            <w:r w:rsidR="008353BD" w:rsidRPr="008353BD">
              <w:rPr>
                <w:rFonts w:ascii="Arial" w:eastAsia="Helvetica" w:hAnsi="Arial" w:cs="Arial"/>
                <w:color w:val="000000"/>
                <w:sz w:val="20"/>
                <w:szCs w:val="20"/>
              </w:rPr>
              <w:t>323-500</w:t>
            </w:r>
          </w:p>
        </w:tc>
        <w:tc>
          <w:tcPr>
            <w:tcW w:w="1211"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853D43" w14:textId="7B854AEC"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161</w:t>
            </w:r>
            <w:r w:rsidR="008353BD">
              <w:rPr>
                <w:rFonts w:ascii="Arial" w:eastAsia="Helvetica" w:hAnsi="Arial" w:cs="Arial"/>
                <w:color w:val="000000"/>
                <w:sz w:val="20"/>
                <w:szCs w:val="20"/>
              </w:rPr>
              <w:t> </w:t>
            </w:r>
            <w:r w:rsidRPr="008353BD">
              <w:rPr>
                <w:rFonts w:ascii="Arial" w:eastAsia="Helvetica" w:hAnsi="Arial" w:cs="Arial"/>
                <w:color w:val="000000"/>
                <w:sz w:val="20"/>
                <w:szCs w:val="20"/>
              </w:rPr>
              <w:t>500</w:t>
            </w:r>
            <w:r w:rsidR="008353BD">
              <w:rPr>
                <w:rFonts w:ascii="Arial" w:eastAsia="Helvetica" w:hAnsi="Arial" w:cs="Arial"/>
                <w:color w:val="000000"/>
                <w:sz w:val="20"/>
                <w:szCs w:val="20"/>
              </w:rPr>
              <w:t>- 1 500 00</w:t>
            </w:r>
          </w:p>
        </w:tc>
      </w:tr>
      <w:tr w:rsidR="00C6044A" w:rsidRPr="008353BD" w14:paraId="1448D4E8" w14:textId="77777777" w:rsidTr="00BE6A7D">
        <w:trPr>
          <w:jc w:val="center"/>
        </w:trPr>
        <w:tc>
          <w:tcPr>
            <w:tcW w:w="2270"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DFBB05" w14:textId="17BADA10"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0"/>
                <w:szCs w:val="20"/>
              </w:rPr>
            </w:pPr>
            <w:r w:rsidRPr="008353BD">
              <w:rPr>
                <w:rFonts w:ascii="Arial" w:eastAsia="Helvetica" w:hAnsi="Arial" w:cs="Arial"/>
                <w:color w:val="000000"/>
                <w:sz w:val="20"/>
                <w:szCs w:val="20"/>
              </w:rPr>
              <w:t xml:space="preserve">Red </w:t>
            </w:r>
            <w:r w:rsidR="00C74A25" w:rsidRPr="008353BD">
              <w:rPr>
                <w:rFonts w:ascii="Arial" w:eastAsia="Helvetica" w:hAnsi="Arial" w:cs="Arial"/>
                <w:color w:val="000000"/>
                <w:sz w:val="20"/>
                <w:szCs w:val="20"/>
              </w:rPr>
              <w:t xml:space="preserve">blood </w:t>
            </w:r>
            <w:r w:rsidRPr="008353BD">
              <w:rPr>
                <w:rFonts w:ascii="Arial" w:eastAsia="Helvetica" w:hAnsi="Arial" w:cs="Arial"/>
                <w:color w:val="000000"/>
                <w:sz w:val="20"/>
                <w:szCs w:val="20"/>
              </w:rPr>
              <w:t xml:space="preserve">cell </w:t>
            </w:r>
            <w:r w:rsidR="00C74A25" w:rsidRPr="008353BD">
              <w:rPr>
                <w:rFonts w:ascii="Arial" w:eastAsia="Helvetica" w:hAnsi="Arial" w:cs="Arial"/>
                <w:color w:val="000000"/>
                <w:sz w:val="20"/>
                <w:szCs w:val="20"/>
              </w:rPr>
              <w:t>Acetylc</w:t>
            </w:r>
            <w:r w:rsidRPr="008353BD">
              <w:rPr>
                <w:rFonts w:ascii="Arial" w:eastAsia="Helvetica" w:hAnsi="Arial" w:cs="Arial"/>
                <w:color w:val="000000"/>
                <w:sz w:val="20"/>
                <w:szCs w:val="20"/>
              </w:rPr>
              <w:t>holinesterase test</w:t>
            </w:r>
            <w:r w:rsidR="00C74A25" w:rsidRPr="008353BD">
              <w:rPr>
                <w:rFonts w:ascii="Arial" w:eastAsia="Helvetica" w:hAnsi="Arial" w:cs="Arial"/>
                <w:color w:val="000000"/>
                <w:sz w:val="20"/>
                <w:szCs w:val="20"/>
              </w:rPr>
              <w:t>ing</w:t>
            </w:r>
          </w:p>
        </w:tc>
        <w:tc>
          <w:tcPr>
            <w:tcW w:w="912"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16A1D5" w14:textId="548BFBC4"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w:t>
            </w:r>
            <w:r w:rsidR="007A122F" w:rsidRPr="008353BD">
              <w:rPr>
                <w:rFonts w:ascii="Arial" w:eastAsia="Helvetica" w:hAnsi="Arial" w:cs="Arial"/>
                <w:color w:val="000000"/>
                <w:sz w:val="20"/>
                <w:szCs w:val="20"/>
              </w:rPr>
              <w:t>?500</w:t>
            </w:r>
          </w:p>
        </w:tc>
        <w:tc>
          <w:tcPr>
            <w:tcW w:w="606"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4B3B52" w14:textId="6B780726"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w:t>
            </w:r>
            <w:r w:rsidR="008353BD" w:rsidRPr="008353BD">
              <w:rPr>
                <w:rFonts w:ascii="Arial" w:eastAsia="Helvetica" w:hAnsi="Arial" w:cs="Arial"/>
                <w:color w:val="000000"/>
                <w:sz w:val="20"/>
                <w:szCs w:val="20"/>
              </w:rPr>
              <w:t>323-500</w:t>
            </w:r>
          </w:p>
        </w:tc>
        <w:tc>
          <w:tcPr>
            <w:tcW w:w="1211"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A2FBBE9" w14:textId="71F9E04C"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161</w:t>
            </w:r>
            <w:r w:rsidR="008353BD">
              <w:rPr>
                <w:rFonts w:ascii="Arial" w:eastAsia="Helvetica" w:hAnsi="Arial" w:cs="Arial"/>
                <w:color w:val="000000"/>
                <w:sz w:val="20"/>
                <w:szCs w:val="20"/>
              </w:rPr>
              <w:t> </w:t>
            </w:r>
            <w:r w:rsidRPr="008353BD">
              <w:rPr>
                <w:rFonts w:ascii="Arial" w:eastAsia="Helvetica" w:hAnsi="Arial" w:cs="Arial"/>
                <w:color w:val="000000"/>
                <w:sz w:val="20"/>
                <w:szCs w:val="20"/>
              </w:rPr>
              <w:t>500</w:t>
            </w:r>
            <w:r w:rsidR="008353BD">
              <w:rPr>
                <w:rFonts w:ascii="Arial" w:eastAsia="Helvetica" w:hAnsi="Arial" w:cs="Arial"/>
                <w:color w:val="000000"/>
                <w:sz w:val="20"/>
                <w:szCs w:val="20"/>
              </w:rPr>
              <w:t>- 250 000</w:t>
            </w:r>
          </w:p>
        </w:tc>
      </w:tr>
      <w:tr w:rsidR="00C6044A" w:rsidRPr="008353BD" w14:paraId="2B8A9672" w14:textId="77777777" w:rsidTr="00BE6A7D">
        <w:trPr>
          <w:jc w:val="center"/>
        </w:trPr>
        <w:tc>
          <w:tcPr>
            <w:tcW w:w="2270"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1C741D" w14:textId="27862329" w:rsidR="00C34F91" w:rsidRPr="008353BD" w:rsidRDefault="00C74A25" w:rsidP="00C34F91">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0"/>
                <w:szCs w:val="20"/>
              </w:rPr>
            </w:pPr>
            <w:r w:rsidRPr="008353BD">
              <w:rPr>
                <w:rFonts w:ascii="Arial" w:eastAsia="Helvetica" w:hAnsi="Arial" w:cs="Arial"/>
                <w:color w:val="000000"/>
                <w:sz w:val="20"/>
                <w:szCs w:val="20"/>
              </w:rPr>
              <w:t>Whole blood acetyl</w:t>
            </w:r>
            <w:r w:rsidR="00C34F91" w:rsidRPr="008353BD">
              <w:rPr>
                <w:rFonts w:ascii="Arial" w:eastAsia="Helvetica" w:hAnsi="Arial" w:cs="Arial"/>
                <w:color w:val="000000"/>
                <w:sz w:val="20"/>
                <w:szCs w:val="20"/>
              </w:rPr>
              <w:t>h</w:t>
            </w:r>
            <w:r w:rsidRPr="008353BD">
              <w:rPr>
                <w:rFonts w:ascii="Arial" w:eastAsia="Helvetica" w:hAnsi="Arial" w:cs="Arial"/>
                <w:color w:val="000000"/>
                <w:sz w:val="20"/>
                <w:szCs w:val="20"/>
              </w:rPr>
              <w:t>c</w:t>
            </w:r>
            <w:r w:rsidR="00C34F91" w:rsidRPr="008353BD">
              <w:rPr>
                <w:rFonts w:ascii="Arial" w:eastAsia="Helvetica" w:hAnsi="Arial" w:cs="Arial"/>
                <w:color w:val="000000"/>
                <w:sz w:val="20"/>
                <w:szCs w:val="20"/>
              </w:rPr>
              <w:t xml:space="preserve">olinesterase testing </w:t>
            </w:r>
          </w:p>
        </w:tc>
        <w:tc>
          <w:tcPr>
            <w:tcW w:w="912"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39F6056" w14:textId="4E1BDE21"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w:t>
            </w:r>
            <w:r w:rsidR="007A122F" w:rsidRPr="008353BD">
              <w:rPr>
                <w:rFonts w:ascii="Arial" w:eastAsia="Helvetica" w:hAnsi="Arial" w:cs="Arial"/>
                <w:color w:val="000000"/>
                <w:sz w:val="20"/>
                <w:szCs w:val="20"/>
              </w:rPr>
              <w:t>?500</w:t>
            </w:r>
          </w:p>
        </w:tc>
        <w:tc>
          <w:tcPr>
            <w:tcW w:w="606"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3FC158" w14:textId="6BCF4860" w:rsidR="00C34F91" w:rsidRPr="008353BD" w:rsidRDefault="008353BD"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323-500</w:t>
            </w:r>
          </w:p>
        </w:tc>
        <w:tc>
          <w:tcPr>
            <w:tcW w:w="1211"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E941B5" w14:textId="2BB31C8F"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w:t>
            </w:r>
            <w:r w:rsidR="008353BD" w:rsidRPr="008353BD">
              <w:rPr>
                <w:rFonts w:ascii="Arial" w:eastAsia="Helvetica" w:hAnsi="Arial" w:cs="Arial"/>
                <w:color w:val="000000"/>
                <w:sz w:val="20"/>
                <w:szCs w:val="20"/>
              </w:rPr>
              <w:t xml:space="preserve">  161</w:t>
            </w:r>
            <w:r w:rsidR="008353BD">
              <w:rPr>
                <w:rFonts w:ascii="Arial" w:eastAsia="Helvetica" w:hAnsi="Arial" w:cs="Arial"/>
                <w:color w:val="000000"/>
                <w:sz w:val="20"/>
                <w:szCs w:val="20"/>
              </w:rPr>
              <w:t> </w:t>
            </w:r>
            <w:r w:rsidR="008353BD" w:rsidRPr="008353BD">
              <w:rPr>
                <w:rFonts w:ascii="Arial" w:eastAsia="Helvetica" w:hAnsi="Arial" w:cs="Arial"/>
                <w:color w:val="000000"/>
                <w:sz w:val="20"/>
                <w:szCs w:val="20"/>
              </w:rPr>
              <w:t>500</w:t>
            </w:r>
            <w:r w:rsidR="008353BD">
              <w:rPr>
                <w:rFonts w:ascii="Arial" w:eastAsia="Helvetica" w:hAnsi="Arial" w:cs="Arial"/>
                <w:color w:val="000000"/>
                <w:sz w:val="20"/>
                <w:szCs w:val="20"/>
              </w:rPr>
              <w:t xml:space="preserve"> – 250 000</w:t>
            </w:r>
          </w:p>
        </w:tc>
      </w:tr>
      <w:tr w:rsidR="007A122F" w:rsidRPr="008353BD" w14:paraId="174727B7" w14:textId="77777777" w:rsidTr="00BE6A7D">
        <w:trPr>
          <w:jc w:val="center"/>
        </w:trPr>
        <w:tc>
          <w:tcPr>
            <w:tcW w:w="2270"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7C9F9E" w14:textId="03CBE1A4" w:rsidR="007A122F" w:rsidRPr="008353BD" w:rsidRDefault="007A122F" w:rsidP="00C34F91">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0"/>
                <w:szCs w:val="20"/>
              </w:rPr>
            </w:pPr>
            <w:r w:rsidRPr="008353BD">
              <w:rPr>
                <w:rFonts w:ascii="Arial" w:eastAsia="Helvetica" w:hAnsi="Arial" w:cs="Arial"/>
                <w:color w:val="000000"/>
                <w:sz w:val="20"/>
                <w:szCs w:val="20"/>
              </w:rPr>
              <w:t>Other investigations in clinical care</w:t>
            </w:r>
          </w:p>
        </w:tc>
        <w:tc>
          <w:tcPr>
            <w:tcW w:w="912"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042D04" w14:textId="79D1B2C8" w:rsidR="007A122F" w:rsidRPr="008353BD" w:rsidRDefault="007A122F"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?5000</w:t>
            </w:r>
          </w:p>
        </w:tc>
        <w:tc>
          <w:tcPr>
            <w:tcW w:w="606"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3FCA46" w14:textId="670FF8E1" w:rsidR="007A122F" w:rsidRPr="008353BD" w:rsidRDefault="008353BD"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323-500</w:t>
            </w:r>
          </w:p>
        </w:tc>
        <w:tc>
          <w:tcPr>
            <w:tcW w:w="1211"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3F8E68" w14:textId="20DF13E3" w:rsidR="007A122F" w:rsidRPr="008353BD" w:rsidRDefault="007A122F"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1</w:t>
            </w:r>
            <w:r w:rsidR="008353BD" w:rsidRPr="008353BD">
              <w:rPr>
                <w:rFonts w:ascii="Arial" w:eastAsia="Helvetica" w:hAnsi="Arial" w:cs="Arial"/>
                <w:color w:val="000000"/>
                <w:sz w:val="20"/>
                <w:szCs w:val="20"/>
              </w:rPr>
              <w:t> 615</w:t>
            </w:r>
            <w:r w:rsidR="008353BD">
              <w:rPr>
                <w:rFonts w:ascii="Arial" w:eastAsia="Helvetica" w:hAnsi="Arial" w:cs="Arial"/>
                <w:color w:val="000000"/>
                <w:sz w:val="20"/>
                <w:szCs w:val="20"/>
              </w:rPr>
              <w:t> </w:t>
            </w:r>
            <w:r w:rsidR="008353BD" w:rsidRPr="008353BD">
              <w:rPr>
                <w:rFonts w:ascii="Arial" w:eastAsia="Helvetica" w:hAnsi="Arial" w:cs="Arial"/>
                <w:color w:val="000000"/>
                <w:sz w:val="20"/>
                <w:szCs w:val="20"/>
              </w:rPr>
              <w:t>900</w:t>
            </w:r>
            <w:r w:rsidR="008353BD">
              <w:rPr>
                <w:rFonts w:ascii="Arial" w:eastAsia="Helvetica" w:hAnsi="Arial" w:cs="Arial"/>
                <w:color w:val="000000"/>
                <w:sz w:val="20"/>
                <w:szCs w:val="20"/>
              </w:rPr>
              <w:t>- 2 500 000</w:t>
            </w:r>
          </w:p>
        </w:tc>
      </w:tr>
      <w:tr w:rsidR="00C6044A" w:rsidRPr="008353BD" w14:paraId="440AE3CD" w14:textId="77777777" w:rsidTr="00BE6A7D">
        <w:trPr>
          <w:jc w:val="center"/>
        </w:trPr>
        <w:tc>
          <w:tcPr>
            <w:tcW w:w="2270"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BA5725" w14:textId="669F2E8C" w:rsidR="00C34F91" w:rsidRPr="008353BD" w:rsidRDefault="00243E4A" w:rsidP="00C34F91">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0"/>
                <w:szCs w:val="20"/>
              </w:rPr>
            </w:pPr>
            <w:r w:rsidRPr="008353BD">
              <w:rPr>
                <w:rFonts w:ascii="Arial" w:eastAsia="Helvetica" w:hAnsi="Arial" w:cs="Arial"/>
                <w:color w:val="000000"/>
                <w:sz w:val="20"/>
                <w:szCs w:val="20"/>
              </w:rPr>
              <w:t>Surveillance</w:t>
            </w:r>
            <w:r w:rsidR="00C34F91" w:rsidRPr="008353BD">
              <w:rPr>
                <w:rFonts w:ascii="Arial" w:eastAsia="Helvetica" w:hAnsi="Arial" w:cs="Arial"/>
                <w:color w:val="000000"/>
                <w:sz w:val="20"/>
                <w:szCs w:val="20"/>
              </w:rPr>
              <w:t xml:space="preserve"> site vis</w:t>
            </w:r>
            <w:r w:rsidRPr="008353BD">
              <w:rPr>
                <w:rFonts w:ascii="Arial" w:eastAsia="Helvetica" w:hAnsi="Arial" w:cs="Arial"/>
                <w:color w:val="000000"/>
                <w:sz w:val="20"/>
                <w:szCs w:val="20"/>
              </w:rPr>
              <w:t>i</w:t>
            </w:r>
            <w:r w:rsidR="00C34F91" w:rsidRPr="008353BD">
              <w:rPr>
                <w:rFonts w:ascii="Arial" w:eastAsia="Helvetica" w:hAnsi="Arial" w:cs="Arial"/>
                <w:color w:val="000000"/>
                <w:sz w:val="20"/>
                <w:szCs w:val="20"/>
              </w:rPr>
              <w:t>t</w:t>
            </w:r>
          </w:p>
        </w:tc>
        <w:tc>
          <w:tcPr>
            <w:tcW w:w="912"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AE2E70" w14:textId="11319A84"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10 000</w:t>
            </w:r>
          </w:p>
        </w:tc>
        <w:tc>
          <w:tcPr>
            <w:tcW w:w="606"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E384C3D" w14:textId="4D1AA345"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5</w:t>
            </w:r>
          </w:p>
        </w:tc>
        <w:tc>
          <w:tcPr>
            <w:tcW w:w="1211"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0D199ED" w14:textId="361C7405"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50 000</w:t>
            </w:r>
          </w:p>
        </w:tc>
      </w:tr>
      <w:tr w:rsidR="00C6044A" w:rsidRPr="008353BD" w14:paraId="429CBBFB" w14:textId="77777777" w:rsidTr="00BE6A7D">
        <w:trPr>
          <w:jc w:val="center"/>
        </w:trPr>
        <w:tc>
          <w:tcPr>
            <w:tcW w:w="2270"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0D20CFB" w14:textId="7F31D768"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0"/>
                <w:szCs w:val="20"/>
              </w:rPr>
            </w:pPr>
            <w:r w:rsidRPr="008353BD">
              <w:rPr>
                <w:rFonts w:ascii="Arial" w:eastAsia="Helvetica" w:hAnsi="Arial" w:cs="Arial"/>
                <w:color w:val="000000"/>
                <w:sz w:val="20"/>
                <w:szCs w:val="20"/>
              </w:rPr>
              <w:t>Online training</w:t>
            </w:r>
          </w:p>
        </w:tc>
        <w:tc>
          <w:tcPr>
            <w:tcW w:w="912"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48ED66" w14:textId="426AA981"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500</w:t>
            </w:r>
          </w:p>
        </w:tc>
        <w:tc>
          <w:tcPr>
            <w:tcW w:w="606"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9C83168" w14:textId="399D41A4"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1</w:t>
            </w:r>
          </w:p>
        </w:tc>
        <w:tc>
          <w:tcPr>
            <w:tcW w:w="1211"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1C23F8" w14:textId="569587DE"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500</w:t>
            </w:r>
          </w:p>
        </w:tc>
      </w:tr>
      <w:tr w:rsidR="00C6044A" w:rsidRPr="008353BD" w14:paraId="54C630F5" w14:textId="77777777" w:rsidTr="00BE6A7D">
        <w:trPr>
          <w:jc w:val="center"/>
        </w:trPr>
        <w:tc>
          <w:tcPr>
            <w:tcW w:w="2270"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1E472B0" w14:textId="6C4113C3"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0"/>
                <w:szCs w:val="20"/>
              </w:rPr>
            </w:pPr>
            <w:r w:rsidRPr="008353BD">
              <w:rPr>
                <w:rFonts w:ascii="Arial" w:eastAsia="Helvetica" w:hAnsi="Arial" w:cs="Arial"/>
                <w:color w:val="000000"/>
                <w:sz w:val="20"/>
                <w:szCs w:val="20"/>
              </w:rPr>
              <w:t>In-person training</w:t>
            </w:r>
          </w:p>
        </w:tc>
        <w:tc>
          <w:tcPr>
            <w:tcW w:w="912"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109000" w14:textId="7170A067"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10 000</w:t>
            </w:r>
          </w:p>
        </w:tc>
        <w:tc>
          <w:tcPr>
            <w:tcW w:w="606"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70FD1C" w14:textId="4380C3F2"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1</w:t>
            </w:r>
          </w:p>
        </w:tc>
        <w:tc>
          <w:tcPr>
            <w:tcW w:w="1211"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AADBFD" w14:textId="50C75FA9"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10 000</w:t>
            </w:r>
          </w:p>
        </w:tc>
      </w:tr>
      <w:tr w:rsidR="00C6044A" w:rsidRPr="008353BD" w14:paraId="7013B1F2" w14:textId="77777777" w:rsidTr="00BE6A7D">
        <w:trPr>
          <w:jc w:val="center"/>
        </w:trPr>
        <w:tc>
          <w:tcPr>
            <w:tcW w:w="2270"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250FBBF" w14:textId="202C6C88"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0"/>
                <w:szCs w:val="20"/>
              </w:rPr>
            </w:pPr>
            <w:r w:rsidRPr="008353BD">
              <w:rPr>
                <w:rFonts w:ascii="Arial" w:eastAsia="Helvetica" w:hAnsi="Arial" w:cs="Arial"/>
                <w:color w:val="000000"/>
                <w:sz w:val="20"/>
                <w:szCs w:val="20"/>
              </w:rPr>
              <w:t>Training materials</w:t>
            </w:r>
          </w:p>
        </w:tc>
        <w:tc>
          <w:tcPr>
            <w:tcW w:w="912"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D6B8F0" w14:textId="0698E84C"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200</w:t>
            </w:r>
          </w:p>
        </w:tc>
        <w:tc>
          <w:tcPr>
            <w:tcW w:w="606"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818DE7" w14:textId="2F03C701"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1</w:t>
            </w:r>
          </w:p>
        </w:tc>
        <w:tc>
          <w:tcPr>
            <w:tcW w:w="1211"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2DB208" w14:textId="0562ED19" w:rsidR="00C34F91" w:rsidRPr="008353BD" w:rsidRDefault="00C34F91" w:rsidP="00C34F9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200</w:t>
            </w:r>
          </w:p>
        </w:tc>
      </w:tr>
      <w:tr w:rsidR="008353BD" w:rsidRPr="008353BD" w14:paraId="6D2ECAB0" w14:textId="77777777" w:rsidTr="00BE6A7D">
        <w:trPr>
          <w:jc w:val="center"/>
        </w:trPr>
        <w:tc>
          <w:tcPr>
            <w:tcW w:w="2270"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1A58A4" w14:textId="6361267A" w:rsidR="005B1888" w:rsidRPr="008353BD" w:rsidRDefault="005B1888" w:rsidP="005B1888">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0"/>
                <w:szCs w:val="20"/>
              </w:rPr>
            </w:pPr>
            <w:r w:rsidRPr="008353BD">
              <w:rPr>
                <w:rFonts w:ascii="Arial" w:eastAsia="Helvetica" w:hAnsi="Arial" w:cs="Arial"/>
                <w:color w:val="000000"/>
                <w:sz w:val="20"/>
                <w:szCs w:val="20"/>
              </w:rPr>
              <w:t>Surveillance officer salary @10% FTC per site</w:t>
            </w:r>
          </w:p>
        </w:tc>
        <w:tc>
          <w:tcPr>
            <w:tcW w:w="912"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C775AD" w14:textId="210DFFAC" w:rsidR="005B1888" w:rsidRPr="008353BD" w:rsidRDefault="005B1888" w:rsidP="005B1888">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55 000</w:t>
            </w:r>
          </w:p>
        </w:tc>
        <w:tc>
          <w:tcPr>
            <w:tcW w:w="606"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FA4F7B" w14:textId="31162BCC" w:rsidR="005B1888" w:rsidRPr="008353BD" w:rsidRDefault="005B1888" w:rsidP="005B1888">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2</w:t>
            </w:r>
          </w:p>
        </w:tc>
        <w:tc>
          <w:tcPr>
            <w:tcW w:w="1211"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CC7EF2A" w14:textId="3A9B016F" w:rsidR="005B1888" w:rsidRPr="008353BD" w:rsidRDefault="005B1888" w:rsidP="005B1888">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110 000</w:t>
            </w:r>
          </w:p>
        </w:tc>
      </w:tr>
      <w:tr w:rsidR="00C6044A" w:rsidRPr="008353BD" w14:paraId="3511ADD1" w14:textId="77777777" w:rsidTr="00BE6A7D">
        <w:trPr>
          <w:jc w:val="center"/>
        </w:trPr>
        <w:tc>
          <w:tcPr>
            <w:tcW w:w="2270"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9E9756" w14:textId="6792CE5F" w:rsidR="005B1888" w:rsidRPr="008353BD" w:rsidRDefault="005B1888" w:rsidP="005B1888">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0"/>
                <w:szCs w:val="20"/>
              </w:rPr>
            </w:pPr>
            <w:commentRangeStart w:id="771"/>
            <w:r w:rsidRPr="008353BD">
              <w:rPr>
                <w:rFonts w:ascii="Arial" w:eastAsia="Helvetica" w:hAnsi="Arial" w:cs="Arial"/>
                <w:color w:val="000000"/>
                <w:sz w:val="20"/>
                <w:szCs w:val="20"/>
              </w:rPr>
              <w:t>Surveillance officer salary for non-GERMS sites</w:t>
            </w:r>
            <w:commentRangeEnd w:id="771"/>
            <w:r w:rsidR="00A81ECC" w:rsidRPr="008353BD">
              <w:rPr>
                <w:rStyle w:val="CommentReference"/>
                <w:rFonts w:ascii="Arial" w:eastAsia="Helvetica" w:hAnsi="Arial" w:cs="Arial"/>
                <w:color w:val="000000"/>
                <w:sz w:val="20"/>
                <w:szCs w:val="20"/>
              </w:rPr>
              <w:commentReference w:id="771"/>
            </w:r>
          </w:p>
        </w:tc>
        <w:tc>
          <w:tcPr>
            <w:tcW w:w="912"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52092D6" w14:textId="0604048E" w:rsidR="005B1888" w:rsidRPr="008353BD" w:rsidRDefault="005B1888" w:rsidP="005B1888">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550 000</w:t>
            </w:r>
          </w:p>
        </w:tc>
        <w:tc>
          <w:tcPr>
            <w:tcW w:w="606"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ADF85B" w14:textId="632F8098" w:rsidR="005B1888" w:rsidRPr="008353BD" w:rsidRDefault="005B1888" w:rsidP="005B1888">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 xml:space="preserve">    2</w:t>
            </w:r>
          </w:p>
        </w:tc>
        <w:tc>
          <w:tcPr>
            <w:tcW w:w="1211"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61D8205" w14:textId="30652C39" w:rsidR="005B1888" w:rsidRPr="008353BD" w:rsidRDefault="005B1888" w:rsidP="005B1888">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1 100 000</w:t>
            </w:r>
          </w:p>
        </w:tc>
      </w:tr>
      <w:tr w:rsidR="00C6044A" w:rsidRPr="008353BD" w14:paraId="4C34C414" w14:textId="77777777" w:rsidTr="00BE6A7D">
        <w:trPr>
          <w:jc w:val="center"/>
        </w:trPr>
        <w:tc>
          <w:tcPr>
            <w:tcW w:w="2270"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460704" w14:textId="26E81FF2" w:rsidR="005B1888" w:rsidRPr="008353BD" w:rsidRDefault="005B1888" w:rsidP="005B1888">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color w:val="000000"/>
                <w:sz w:val="20"/>
                <w:szCs w:val="20"/>
              </w:rPr>
            </w:pPr>
            <w:r w:rsidRPr="008353BD">
              <w:rPr>
                <w:rFonts w:ascii="Arial" w:eastAsia="Helvetica" w:hAnsi="Arial" w:cs="Arial"/>
                <w:color w:val="000000"/>
                <w:sz w:val="20"/>
                <w:szCs w:val="20"/>
              </w:rPr>
              <w:t>Web Developer and Database manager @10% capacity</w:t>
            </w:r>
            <w:r w:rsidR="00C6044A" w:rsidRPr="008353BD">
              <w:rPr>
                <w:rFonts w:ascii="Arial" w:eastAsia="Helvetica" w:hAnsi="Arial" w:cs="Arial"/>
                <w:color w:val="000000"/>
                <w:sz w:val="20"/>
                <w:szCs w:val="20"/>
              </w:rPr>
              <w:t xml:space="preserve"> of D1</w:t>
            </w:r>
          </w:p>
        </w:tc>
        <w:tc>
          <w:tcPr>
            <w:tcW w:w="912"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87E0FF" w14:textId="03AE1E74" w:rsidR="005B1888" w:rsidRPr="008353BD" w:rsidRDefault="00C6044A" w:rsidP="005B1888">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100 000</w:t>
            </w:r>
          </w:p>
        </w:tc>
        <w:tc>
          <w:tcPr>
            <w:tcW w:w="606"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ECF677D" w14:textId="11D6F474" w:rsidR="005B1888" w:rsidRPr="008353BD" w:rsidRDefault="00C6044A" w:rsidP="005B1888">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1</w:t>
            </w:r>
          </w:p>
        </w:tc>
        <w:tc>
          <w:tcPr>
            <w:tcW w:w="1211"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C1F084" w14:textId="34E78DB2" w:rsidR="005B1888" w:rsidRPr="008353BD" w:rsidRDefault="00C6044A" w:rsidP="005B1888">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color w:val="000000"/>
                <w:sz w:val="20"/>
                <w:szCs w:val="20"/>
              </w:rPr>
            </w:pPr>
            <w:r w:rsidRPr="008353BD">
              <w:rPr>
                <w:rFonts w:ascii="Arial" w:eastAsia="Helvetica" w:hAnsi="Arial" w:cs="Arial"/>
                <w:color w:val="000000"/>
                <w:sz w:val="20"/>
                <w:szCs w:val="20"/>
              </w:rPr>
              <w:t>100 000</w:t>
            </w:r>
          </w:p>
        </w:tc>
      </w:tr>
      <w:tr w:rsidR="00C6044A" w:rsidRPr="008353BD" w14:paraId="16336E10" w14:textId="77777777" w:rsidTr="00BE6A7D">
        <w:trPr>
          <w:jc w:val="center"/>
        </w:trPr>
        <w:tc>
          <w:tcPr>
            <w:tcW w:w="2270"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532216" w14:textId="215D0209" w:rsidR="005B1888" w:rsidRPr="008353BD" w:rsidRDefault="005B1888" w:rsidP="005B1888">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Arial" w:cs="Arial"/>
                <w:b/>
                <w:color w:val="000000"/>
                <w:sz w:val="20"/>
                <w:szCs w:val="20"/>
              </w:rPr>
            </w:pPr>
            <w:r w:rsidRPr="008353BD">
              <w:rPr>
                <w:rFonts w:ascii="Arial" w:eastAsia="Helvetica" w:hAnsi="Arial" w:cs="Arial"/>
                <w:b/>
                <w:color w:val="000000"/>
                <w:sz w:val="20"/>
                <w:szCs w:val="20"/>
              </w:rPr>
              <w:t>Total</w:t>
            </w:r>
          </w:p>
        </w:tc>
        <w:tc>
          <w:tcPr>
            <w:tcW w:w="912"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4F7245" w14:textId="46388B7C" w:rsidR="005B1888" w:rsidRPr="008353BD" w:rsidRDefault="005B1888" w:rsidP="005B1888">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b/>
                <w:color w:val="000000"/>
                <w:sz w:val="20"/>
                <w:szCs w:val="20"/>
              </w:rPr>
            </w:pPr>
            <w:r w:rsidRPr="008353BD">
              <w:rPr>
                <w:rFonts w:ascii="Arial" w:eastAsia="Helvetica" w:hAnsi="Arial" w:cs="Arial"/>
                <w:b/>
                <w:color w:val="000000"/>
                <w:sz w:val="20"/>
                <w:szCs w:val="20"/>
              </w:rPr>
              <w:t xml:space="preserve">     -</w:t>
            </w:r>
          </w:p>
        </w:tc>
        <w:tc>
          <w:tcPr>
            <w:tcW w:w="606"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DF9776" w14:textId="359BB304" w:rsidR="005B1888" w:rsidRPr="008353BD" w:rsidRDefault="005B1888" w:rsidP="005B1888">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Arial" w:cs="Arial"/>
                <w:b/>
                <w:color w:val="000000"/>
                <w:sz w:val="20"/>
                <w:szCs w:val="20"/>
              </w:rPr>
            </w:pPr>
            <w:r w:rsidRPr="008353BD">
              <w:rPr>
                <w:rFonts w:ascii="Arial" w:eastAsia="Helvetica" w:hAnsi="Arial" w:cs="Arial"/>
                <w:b/>
                <w:color w:val="000000"/>
                <w:sz w:val="20"/>
                <w:szCs w:val="20"/>
              </w:rPr>
              <w:t xml:space="preserve">   -</w:t>
            </w:r>
          </w:p>
        </w:tc>
        <w:tc>
          <w:tcPr>
            <w:tcW w:w="1211" w:type="pc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1C24DE8" w14:textId="373AE318" w:rsidR="005B1888" w:rsidRPr="008353BD" w:rsidRDefault="008353BD" w:rsidP="008353BD">
            <w:pPr>
              <w:jc w:val="right"/>
              <w:rPr>
                <w:rFonts w:ascii="Aptos Narrow" w:hAnsi="Aptos Narrow"/>
                <w:b/>
                <w:color w:val="000000"/>
                <w:sz w:val="20"/>
                <w:szCs w:val="20"/>
              </w:rPr>
            </w:pPr>
            <w:r w:rsidRPr="008353BD">
              <w:rPr>
                <w:rFonts w:ascii="Aptos Narrow" w:hAnsi="Aptos Narrow"/>
                <w:b/>
                <w:color w:val="000000"/>
                <w:sz w:val="20"/>
                <w:szCs w:val="20"/>
              </w:rPr>
              <w:t>R4 440 100 – R6 120 700</w:t>
            </w:r>
          </w:p>
        </w:tc>
      </w:tr>
    </w:tbl>
    <w:p w14:paraId="4E1218CE" w14:textId="77777777" w:rsidR="00AF06CA" w:rsidRPr="004B6D2F" w:rsidRDefault="00AF06CA" w:rsidP="00AF06CA">
      <w:pPr>
        <w:rPr>
          <w:rFonts w:ascii="Arial" w:hAnsi="Arial" w:cs="Arial"/>
        </w:rPr>
      </w:pPr>
      <w:bookmarkStart w:id="772" w:name="X17ae70ac9cc85ab45723c2e4a44d602a060f83e"/>
      <w:bookmarkStart w:id="773" w:name="refs"/>
    </w:p>
    <w:p w14:paraId="274E8223" w14:textId="0ADB7B27" w:rsidR="00AF06CA" w:rsidRPr="004B6D2F" w:rsidRDefault="00AF06CA" w:rsidP="00AF06CA">
      <w:pPr>
        <w:rPr>
          <w:rFonts w:ascii="Arial" w:hAnsi="Arial" w:cs="Arial"/>
        </w:rPr>
      </w:pPr>
      <w:r w:rsidRPr="004B6D2F">
        <w:rPr>
          <w:rFonts w:ascii="Arial" w:hAnsi="Arial" w:cs="Arial"/>
        </w:rPr>
        <w:br w:type="page"/>
      </w:r>
    </w:p>
    <w:p w14:paraId="0F8EC3AC" w14:textId="036BA01A" w:rsidR="00C77A8F" w:rsidRPr="004B6D2F" w:rsidRDefault="00C77A8F" w:rsidP="00851FC4">
      <w:pPr>
        <w:pStyle w:val="Bibliography"/>
        <w:spacing w:line="276" w:lineRule="auto"/>
        <w:jc w:val="both"/>
        <w:rPr>
          <w:rFonts w:ascii="Arial" w:hAnsi="Arial" w:cs="Arial"/>
          <w:b/>
          <w:bCs/>
          <w:sz w:val="22"/>
          <w:szCs w:val="22"/>
        </w:rPr>
      </w:pPr>
      <w:bookmarkStart w:id="774" w:name="ref-who2024GlobalHealthEstimates"/>
      <w:bookmarkEnd w:id="764"/>
      <w:bookmarkEnd w:id="772"/>
      <w:bookmarkEnd w:id="773"/>
      <w:r w:rsidRPr="004B6D2F">
        <w:rPr>
          <w:rFonts w:ascii="Arial" w:hAnsi="Arial" w:cs="Arial"/>
          <w:b/>
          <w:bCs/>
          <w:sz w:val="22"/>
          <w:szCs w:val="22"/>
        </w:rPr>
        <w:lastRenderedPageBreak/>
        <w:t>References</w:t>
      </w:r>
    </w:p>
    <w:bookmarkEnd w:id="774"/>
    <w:p w14:paraId="04FEA48F" w14:textId="77777777" w:rsidR="006D6037" w:rsidRPr="006D6037" w:rsidRDefault="00C6044A" w:rsidP="006D6037">
      <w:pPr>
        <w:pStyle w:val="Bibliography"/>
        <w:rPr>
          <w:rFonts w:ascii="Arial" w:hAnsi="Arial" w:cs="Arial"/>
          <w:sz w:val="22"/>
          <w:lang w:val="en-GB"/>
        </w:rPr>
      </w:pPr>
      <w:r>
        <w:rPr>
          <w:rFonts w:ascii="Arial" w:hAnsi="Arial" w:cs="Arial"/>
          <w:sz w:val="22"/>
          <w:szCs w:val="22"/>
        </w:rPr>
        <w:fldChar w:fldCharType="begin"/>
      </w:r>
      <w:r>
        <w:rPr>
          <w:rFonts w:ascii="Arial" w:hAnsi="Arial" w:cs="Arial"/>
          <w:sz w:val="22"/>
          <w:szCs w:val="22"/>
        </w:rPr>
        <w:instrText xml:space="preserve"> ADDIN ZOTERO_BIBL {"uncited":[],"omitted":[],"custom":[]} CSL_BIBLIOGRAPHY </w:instrText>
      </w:r>
      <w:r>
        <w:rPr>
          <w:rFonts w:ascii="Arial" w:hAnsi="Arial" w:cs="Arial"/>
          <w:sz w:val="22"/>
          <w:szCs w:val="22"/>
        </w:rPr>
        <w:fldChar w:fldCharType="separate"/>
      </w:r>
      <w:r w:rsidR="006D6037" w:rsidRPr="006D6037">
        <w:rPr>
          <w:rFonts w:ascii="Arial" w:hAnsi="Arial" w:cs="Arial"/>
          <w:sz w:val="22"/>
          <w:lang w:val="en-GB"/>
        </w:rPr>
        <w:t>1.</w:t>
      </w:r>
      <w:r w:rsidR="006D6037" w:rsidRPr="006D6037">
        <w:rPr>
          <w:rFonts w:ascii="Arial" w:hAnsi="Arial" w:cs="Arial"/>
          <w:sz w:val="22"/>
          <w:lang w:val="en-GB"/>
        </w:rPr>
        <w:tab/>
        <w:t>Address by President Cyril Ramaphosa on deaths of children due to food-borne illnesses, Union Buildings, Tshwane [Internet]. The Presidency Republic of South Africa; 2024. Available from: https://www.thepresidency.gov.za/address-president-cyril-ramaphosa-deaths-children-due-food-borne-illnesses-union-buildings-tshwane</w:t>
      </w:r>
    </w:p>
    <w:p w14:paraId="37FBBD98" w14:textId="77777777" w:rsidR="006D6037" w:rsidRPr="006D6037" w:rsidRDefault="006D6037" w:rsidP="006D6037">
      <w:pPr>
        <w:pStyle w:val="Bibliography"/>
        <w:rPr>
          <w:rFonts w:ascii="Arial" w:hAnsi="Arial" w:cs="Arial"/>
          <w:sz w:val="22"/>
          <w:lang w:val="en-GB"/>
        </w:rPr>
      </w:pPr>
      <w:r w:rsidRPr="006D6037">
        <w:rPr>
          <w:rFonts w:ascii="Arial" w:hAnsi="Arial" w:cs="Arial"/>
          <w:sz w:val="22"/>
          <w:lang w:val="en-GB"/>
        </w:rPr>
        <w:t>2.</w:t>
      </w:r>
      <w:r w:rsidRPr="006D6037">
        <w:rPr>
          <w:rFonts w:ascii="Arial" w:hAnsi="Arial" w:cs="Arial"/>
          <w:sz w:val="22"/>
          <w:lang w:val="en-GB"/>
        </w:rPr>
        <w:tab/>
        <w:t xml:space="preserve">Davies B, Hlela MBKM, Rother HA. Child and adolescent mortality associated with pesticide toxicity in Cape Town, South Africa, 2010–2019: a retrospective case review. BMC Public Health. 2023 Apr 28;23(1):792. </w:t>
      </w:r>
    </w:p>
    <w:p w14:paraId="4FA53A2C" w14:textId="77777777" w:rsidR="006D6037" w:rsidRPr="006D6037" w:rsidRDefault="006D6037" w:rsidP="006D6037">
      <w:pPr>
        <w:pStyle w:val="Bibliography"/>
        <w:rPr>
          <w:rFonts w:ascii="Arial" w:hAnsi="Arial" w:cs="Arial"/>
          <w:sz w:val="22"/>
          <w:lang w:val="en-GB"/>
        </w:rPr>
      </w:pPr>
      <w:r w:rsidRPr="006D6037">
        <w:rPr>
          <w:rFonts w:ascii="Arial" w:hAnsi="Arial" w:cs="Arial"/>
          <w:sz w:val="22"/>
          <w:lang w:val="en-GB"/>
        </w:rPr>
        <w:t>3.</w:t>
      </w:r>
      <w:r w:rsidRPr="006D6037">
        <w:rPr>
          <w:rFonts w:ascii="Arial" w:hAnsi="Arial" w:cs="Arial"/>
          <w:sz w:val="22"/>
          <w:lang w:val="en-GB"/>
        </w:rPr>
        <w:tab/>
        <w:t xml:space="preserve">Rother HA. Falling Through the Regulatory Cracks: Street Selling of Pesticides and Poisoning among Urban Youth in South Africa. Int J Occup Environ Health. 2010 Apr;16(2):183–94. </w:t>
      </w:r>
    </w:p>
    <w:p w14:paraId="10B58E8B" w14:textId="77777777" w:rsidR="006D6037" w:rsidRPr="006D6037" w:rsidRDefault="006D6037" w:rsidP="006D6037">
      <w:pPr>
        <w:pStyle w:val="Bibliography"/>
        <w:rPr>
          <w:rFonts w:ascii="Arial" w:hAnsi="Arial" w:cs="Arial"/>
          <w:sz w:val="22"/>
          <w:lang w:val="en-GB"/>
        </w:rPr>
      </w:pPr>
      <w:r w:rsidRPr="006D6037">
        <w:rPr>
          <w:rFonts w:ascii="Arial" w:hAnsi="Arial" w:cs="Arial"/>
          <w:sz w:val="22"/>
          <w:lang w:val="en-GB"/>
        </w:rPr>
        <w:t>4.</w:t>
      </w:r>
      <w:r w:rsidRPr="006D6037">
        <w:rPr>
          <w:rFonts w:ascii="Arial" w:hAnsi="Arial" w:cs="Arial"/>
          <w:sz w:val="22"/>
          <w:lang w:val="en-GB"/>
        </w:rPr>
        <w:tab/>
        <w:t xml:space="preserve">Prinsloo M, Bradshaw D, Joubert J, Matzopoulos R, Groenewald P. South Africa’s vital statistics are currently not suitable for monitoring progress towards injury and violence Sustainable Development Goals. S Afr Med J. 2017 May 24;107(6):470. </w:t>
      </w:r>
    </w:p>
    <w:p w14:paraId="202A14D5" w14:textId="77777777" w:rsidR="006D6037" w:rsidRPr="006D6037" w:rsidRDefault="006D6037" w:rsidP="006D6037">
      <w:pPr>
        <w:pStyle w:val="Bibliography"/>
        <w:rPr>
          <w:rFonts w:ascii="Arial" w:hAnsi="Arial" w:cs="Arial"/>
          <w:sz w:val="22"/>
          <w:lang w:val="en-GB"/>
        </w:rPr>
      </w:pPr>
      <w:r w:rsidRPr="006D6037">
        <w:rPr>
          <w:rFonts w:ascii="Arial" w:hAnsi="Arial" w:cs="Arial"/>
          <w:sz w:val="22"/>
          <w:lang w:val="en-GB"/>
        </w:rPr>
        <w:t>5.</w:t>
      </w:r>
      <w:r w:rsidRPr="006D6037">
        <w:rPr>
          <w:rFonts w:ascii="Arial" w:hAnsi="Arial" w:cs="Arial"/>
          <w:sz w:val="22"/>
          <w:lang w:val="en-GB"/>
        </w:rPr>
        <w:tab/>
        <w:t xml:space="preserve">Prinsloo M, Roomaney RA, Neethling I, Basera NW, Groenewald P, Matzopoulos R, et al. Tracking poison ingestion deaths for South Africa: The need for access to timely reliable data. S Afr Med J. 2025 June 3;115(5):e2993. </w:t>
      </w:r>
    </w:p>
    <w:p w14:paraId="096DFAE9" w14:textId="77777777" w:rsidR="006D6037" w:rsidRPr="006D6037" w:rsidRDefault="006D6037" w:rsidP="006D6037">
      <w:pPr>
        <w:pStyle w:val="Bibliography"/>
        <w:rPr>
          <w:rFonts w:ascii="Arial" w:hAnsi="Arial" w:cs="Arial"/>
          <w:sz w:val="22"/>
          <w:lang w:val="en-GB"/>
        </w:rPr>
      </w:pPr>
      <w:r w:rsidRPr="006D6037">
        <w:rPr>
          <w:rFonts w:ascii="Arial" w:hAnsi="Arial" w:cs="Arial"/>
          <w:sz w:val="22"/>
          <w:lang w:val="en-GB"/>
        </w:rPr>
        <w:t>6.</w:t>
      </w:r>
      <w:r w:rsidRPr="006D6037">
        <w:rPr>
          <w:rFonts w:ascii="Arial" w:hAnsi="Arial" w:cs="Arial"/>
          <w:sz w:val="22"/>
          <w:lang w:val="en-GB"/>
        </w:rPr>
        <w:tab/>
        <w:t xml:space="preserve">Buckley NA, Fahim M, Raubenheimer J, Gawarammana IB, Eddleston M, Roberts MS, et al. Case fatality of agricultural pesticides after self-poisoning in Sri Lanka: a prospective cohort study. Lancet Glob Health. 2021 June;9(6):e854–62. </w:t>
      </w:r>
    </w:p>
    <w:p w14:paraId="5B3F73B7" w14:textId="77777777" w:rsidR="006D6037" w:rsidRPr="006D6037" w:rsidRDefault="006D6037" w:rsidP="006D6037">
      <w:pPr>
        <w:pStyle w:val="Bibliography"/>
        <w:rPr>
          <w:rFonts w:ascii="Arial" w:hAnsi="Arial" w:cs="Arial"/>
          <w:sz w:val="22"/>
          <w:lang w:val="en-GB"/>
        </w:rPr>
      </w:pPr>
      <w:r w:rsidRPr="006D6037">
        <w:rPr>
          <w:rFonts w:ascii="Arial" w:hAnsi="Arial" w:cs="Arial"/>
          <w:sz w:val="22"/>
          <w:lang w:val="en-GB"/>
        </w:rPr>
        <w:t>7.</w:t>
      </w:r>
      <w:r w:rsidRPr="006D6037">
        <w:rPr>
          <w:rFonts w:ascii="Arial" w:hAnsi="Arial" w:cs="Arial"/>
          <w:sz w:val="22"/>
          <w:lang w:val="en-GB"/>
        </w:rPr>
        <w:tab/>
        <w:t>National Institute for Communicable Diseases. NMCSS Annual report 2023 [Internet]. National Institute for Communicable Diseases; 2024 [cited 2025 July 7]. Available from: https://www.nicd.ac.za/wp-content/uploads/2024/09/2023_NMCSS-ANNUAL-REPORT.pdf</w:t>
      </w:r>
    </w:p>
    <w:p w14:paraId="2C4720BA" w14:textId="77777777" w:rsidR="006D6037" w:rsidRPr="006D6037" w:rsidRDefault="006D6037" w:rsidP="006D6037">
      <w:pPr>
        <w:pStyle w:val="Bibliography"/>
        <w:rPr>
          <w:rFonts w:ascii="Arial" w:hAnsi="Arial" w:cs="Arial"/>
          <w:sz w:val="22"/>
          <w:lang w:val="en-GB"/>
        </w:rPr>
      </w:pPr>
      <w:r w:rsidRPr="006D6037">
        <w:rPr>
          <w:rFonts w:ascii="Arial" w:hAnsi="Arial" w:cs="Arial"/>
          <w:sz w:val="22"/>
          <w:lang w:val="en-GB"/>
        </w:rPr>
        <w:t>8.</w:t>
      </w:r>
      <w:r w:rsidRPr="006D6037">
        <w:rPr>
          <w:rFonts w:ascii="Arial" w:hAnsi="Arial" w:cs="Arial"/>
          <w:sz w:val="22"/>
          <w:lang w:val="en-GB"/>
        </w:rPr>
        <w:tab/>
        <w:t>Poisons Information Helpline of the Western Cape (PIHWC) - Annual Review 2019 [Internet]. University of Cape Town, Faculty of Health Sciences,; 2019 [cited 2025 July 7]. Available from: https://health.uct.ac.za/sites/default/files/media/documents/health_uct_ac_za/547/poisons_information_helpline_annual_review_2019_1.pdf</w:t>
      </w:r>
    </w:p>
    <w:p w14:paraId="3FBF52F7" w14:textId="77777777" w:rsidR="006D6037" w:rsidRPr="006D6037" w:rsidRDefault="006D6037" w:rsidP="006D6037">
      <w:pPr>
        <w:pStyle w:val="Bibliography"/>
        <w:rPr>
          <w:rFonts w:ascii="Arial" w:hAnsi="Arial" w:cs="Arial"/>
          <w:sz w:val="22"/>
          <w:lang w:val="en-GB"/>
        </w:rPr>
      </w:pPr>
      <w:r w:rsidRPr="006D6037">
        <w:rPr>
          <w:rFonts w:ascii="Arial" w:hAnsi="Arial" w:cs="Arial"/>
          <w:sz w:val="22"/>
          <w:lang w:val="en-GB"/>
        </w:rPr>
        <w:t>9.</w:t>
      </w:r>
      <w:r w:rsidRPr="006D6037">
        <w:rPr>
          <w:rFonts w:ascii="Arial" w:hAnsi="Arial" w:cs="Arial"/>
          <w:sz w:val="22"/>
          <w:lang w:val="en-GB"/>
        </w:rPr>
        <w:tab/>
        <w:t xml:space="preserve">Chaudhary S, Jain N, Atam V, Agarwal A, Singh K, Sawlani K, et al. Prognostic significance of estimation of pseudocholinesterase activity and role of pralidoxime therapy in organophosphorous poisoning. Toxicol Int. 2013;20(3):214. </w:t>
      </w:r>
    </w:p>
    <w:p w14:paraId="29DEADF1" w14:textId="77777777" w:rsidR="006D6037" w:rsidRPr="006D6037" w:rsidRDefault="006D6037" w:rsidP="006D6037">
      <w:pPr>
        <w:pStyle w:val="Bibliography"/>
        <w:rPr>
          <w:rFonts w:ascii="Arial" w:hAnsi="Arial" w:cs="Arial"/>
          <w:sz w:val="22"/>
          <w:lang w:val="en-GB"/>
        </w:rPr>
      </w:pPr>
      <w:r w:rsidRPr="006D6037">
        <w:rPr>
          <w:rFonts w:ascii="Arial" w:hAnsi="Arial" w:cs="Arial"/>
          <w:sz w:val="22"/>
          <w:lang w:val="en-GB"/>
        </w:rPr>
        <w:t>10.</w:t>
      </w:r>
      <w:r w:rsidRPr="006D6037">
        <w:rPr>
          <w:rFonts w:ascii="Arial" w:hAnsi="Arial" w:cs="Arial"/>
          <w:sz w:val="22"/>
          <w:lang w:val="en-GB"/>
        </w:rPr>
        <w:tab/>
        <w:t xml:space="preserve">Rao K, Rangappa P, Jacob I, Hiremath P. Pseudocholinesterase as a predictor of mortality and morbidity in organophosphorus poisoning. Indian J Crit Care Med. 2016 Oct;20(10):601–4. </w:t>
      </w:r>
    </w:p>
    <w:p w14:paraId="5EC3B2B7" w14:textId="77777777" w:rsidR="006D6037" w:rsidRPr="006D6037" w:rsidRDefault="006D6037" w:rsidP="006D6037">
      <w:pPr>
        <w:pStyle w:val="Bibliography"/>
        <w:rPr>
          <w:rFonts w:ascii="Arial" w:hAnsi="Arial" w:cs="Arial"/>
          <w:sz w:val="22"/>
          <w:lang w:val="en-GB"/>
        </w:rPr>
      </w:pPr>
      <w:r w:rsidRPr="006D6037">
        <w:rPr>
          <w:rFonts w:ascii="Arial" w:hAnsi="Arial" w:cs="Arial"/>
          <w:sz w:val="22"/>
          <w:lang w:val="en-GB"/>
        </w:rPr>
        <w:t>11.</w:t>
      </w:r>
      <w:r w:rsidRPr="006D6037">
        <w:rPr>
          <w:rFonts w:ascii="Arial" w:hAnsi="Arial" w:cs="Arial"/>
          <w:sz w:val="22"/>
          <w:lang w:val="en-GB"/>
        </w:rPr>
        <w:tab/>
        <w:t xml:space="preserve">Edoka IP, Stacey NK. Estimating a cost-effectiveness threshold for health care decision-making in South Africa. Health Policy Plan. 2020 June 1;35(5):546–55. </w:t>
      </w:r>
    </w:p>
    <w:p w14:paraId="6785D7D7" w14:textId="14AC1137" w:rsidR="00C6044A" w:rsidRPr="004B6D2F" w:rsidRDefault="00C6044A" w:rsidP="006D6037">
      <w:pPr>
        <w:pStyle w:val="Bibliography"/>
        <w:rPr>
          <w:rFonts w:ascii="Arial" w:hAnsi="Arial" w:cs="Arial"/>
          <w:sz w:val="22"/>
          <w:szCs w:val="22"/>
        </w:rPr>
      </w:pPr>
      <w:r>
        <w:rPr>
          <w:rFonts w:ascii="Arial" w:hAnsi="Arial" w:cs="Arial"/>
          <w:sz w:val="22"/>
          <w:szCs w:val="22"/>
        </w:rPr>
        <w:fldChar w:fldCharType="end"/>
      </w:r>
    </w:p>
    <w:p w14:paraId="4DCCF925" w14:textId="5507BB70" w:rsidR="00610049" w:rsidRPr="004B6D2F" w:rsidRDefault="00610049" w:rsidP="00851FC4">
      <w:pPr>
        <w:spacing w:line="276" w:lineRule="auto"/>
        <w:jc w:val="both"/>
        <w:rPr>
          <w:rFonts w:ascii="Arial" w:hAnsi="Arial" w:cs="Arial"/>
          <w:sz w:val="22"/>
          <w:szCs w:val="22"/>
        </w:rPr>
      </w:pPr>
    </w:p>
    <w:sectPr w:rsidR="00610049" w:rsidRPr="004B6D2F" w:rsidSect="00BF02C6">
      <w:pgSz w:w="12240" w:h="15840"/>
      <w:pgMar w:top="908" w:right="1440" w:bottom="118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dy Rusch" w:date="2025-06-08T07:38:00Z" w:initials="JR">
    <w:p w14:paraId="240B89BF" w14:textId="77777777" w:rsidR="00297AF0" w:rsidRDefault="00297AF0" w:rsidP="00DE2337">
      <w:pPr>
        <w:pStyle w:val="CommentText"/>
      </w:pPr>
      <w:r>
        <w:rPr>
          <w:rStyle w:val="CommentReference"/>
        </w:rPr>
        <w:annotationRef/>
      </w:r>
      <w:r>
        <w:t>Affiliations:</w:t>
      </w:r>
    </w:p>
    <w:p w14:paraId="69B0347C" w14:textId="77777777" w:rsidR="00297AF0" w:rsidRDefault="00297AF0" w:rsidP="00DE2337">
      <w:pPr>
        <w:pStyle w:val="CommentText"/>
      </w:pPr>
      <w:r>
        <w:t>2. Division of Chemical Pathology, Department of Pathology, University of Cape Town, Cape Town, South Africa</w:t>
      </w:r>
    </w:p>
    <w:p w14:paraId="38F8F8D0" w14:textId="77777777" w:rsidR="00297AF0" w:rsidRDefault="00297AF0" w:rsidP="00DE2337">
      <w:pPr>
        <w:pStyle w:val="CommentText"/>
      </w:pPr>
      <w:r>
        <w:t>3. C17 Laboratory, National Health Laboratory Service, Groote Schuur Hospital, Cape Town, South Africa</w:t>
      </w:r>
    </w:p>
  </w:comment>
  <w:comment w:id="1" w:author="Cindy Stephen" w:date="2025-06-19T10:10:00Z" w:initials="CS">
    <w:p w14:paraId="762C5029" w14:textId="77777777" w:rsidR="00297AF0" w:rsidRDefault="00297AF0" w:rsidP="0023053C">
      <w:pPr>
        <w:pStyle w:val="CommentText"/>
      </w:pPr>
      <w:r>
        <w:rPr>
          <w:rStyle w:val="CommentReference"/>
        </w:rPr>
        <w:annotationRef/>
      </w:r>
      <w:r>
        <w:t>Poison Information Centre, Department of Paediatrics and Child Health, University of Cape Town, South Africa</w:t>
      </w:r>
    </w:p>
  </w:comment>
  <w:comment w:id="2" w:author="Jody Rusch" w:date="2025-06-08T08:31:00Z" w:initials="JR">
    <w:p w14:paraId="502178D6" w14:textId="3982FDB8" w:rsidR="00297AF0" w:rsidRDefault="00297AF0" w:rsidP="00C3760A">
      <w:pPr>
        <w:pStyle w:val="CommentText"/>
      </w:pPr>
      <w:r>
        <w:rPr>
          <w:rStyle w:val="CommentReference"/>
        </w:rPr>
        <w:annotationRef/>
      </w:r>
      <w:r>
        <w:t>Abbreviation used later</w:t>
      </w:r>
    </w:p>
  </w:comment>
  <w:comment w:id="3" w:author="Cindy Stephen" w:date="2025-06-19T10:15:00Z" w:initials="CS">
    <w:p w14:paraId="3DA6E96E" w14:textId="77777777" w:rsidR="00297AF0" w:rsidRDefault="00297AF0" w:rsidP="00560EA7">
      <w:pPr>
        <w:pStyle w:val="CommentText"/>
      </w:pPr>
      <w:r>
        <w:rPr>
          <w:rStyle w:val="CommentReference"/>
        </w:rPr>
        <w:annotationRef/>
      </w:r>
      <w:r>
        <w:t>Suggest these edits to bring some clarity to the  numbers (which may appear contradictory, as all BChE inhibition cases should have been notified ☹️)</w:t>
      </w:r>
    </w:p>
  </w:comment>
  <w:comment w:id="4" w:author="Jody Rusch" w:date="2025-06-08T07:40:00Z" w:initials="JR">
    <w:p w14:paraId="24AAD66F" w14:textId="6CAF0E59" w:rsidR="00297AF0" w:rsidRDefault="00297AF0" w:rsidP="00DE2337">
      <w:pPr>
        <w:pStyle w:val="CommentText"/>
      </w:pPr>
      <w:r>
        <w:rPr>
          <w:rStyle w:val="CommentReference"/>
        </w:rPr>
        <w:annotationRef/>
      </w:r>
      <w:r>
        <w:t>Suggest being more specific: butyrylcholinesterase (aka pseudocholinesterase)</w:t>
      </w:r>
    </w:p>
  </w:comment>
  <w:comment w:id="8" w:author="Leslie London" w:date="2025-08-17T21:45:00Z" w:initials="LL">
    <w:p w14:paraId="0412B8CF" w14:textId="77777777" w:rsidR="00B85F69" w:rsidRDefault="00B85F69" w:rsidP="00B85F69">
      <w:pPr>
        <w:pStyle w:val="CommentText"/>
      </w:pPr>
      <w:r>
        <w:rPr>
          <w:rStyle w:val="CommentReference"/>
        </w:rPr>
        <w:annotationRef/>
      </w:r>
      <w:r>
        <w:t>Only where they get the information - do they have it for 75% of poisonings?</w:t>
      </w:r>
    </w:p>
  </w:comment>
  <w:comment w:id="9" w:author="Brian Brummer" w:date="2025-09-04T16:38:00Z" w:initials="BB">
    <w:p w14:paraId="787D71E2" w14:textId="77777777" w:rsidR="000B0073" w:rsidRDefault="000B0073" w:rsidP="000B0073">
      <w:r>
        <w:rPr>
          <w:rStyle w:val="CommentReference"/>
        </w:rPr>
        <w:annotationRef/>
      </w:r>
      <w:r>
        <w:rPr>
          <w:rFonts w:ascii="Calibri" w:eastAsia="Calibri" w:hAnsi="Calibri" w:cs="Calibri"/>
          <w:sz w:val="20"/>
          <w:szCs w:val="20"/>
        </w:rPr>
        <w:t xml:space="preserve">For those calls made by doctors. </w:t>
      </w:r>
    </w:p>
  </w:comment>
  <w:comment w:id="28" w:author="Leslie London" w:date="2025-08-17T21:48:00Z" w:initials="LL">
    <w:p w14:paraId="15BBCF1E" w14:textId="07B5E1C8" w:rsidR="00B85F69" w:rsidRDefault="00B85F69" w:rsidP="00B85F69">
      <w:pPr>
        <w:pStyle w:val="CommentText"/>
      </w:pPr>
      <w:r>
        <w:rPr>
          <w:rStyle w:val="CommentReference"/>
        </w:rPr>
        <w:annotationRef/>
      </w:r>
      <w:r>
        <w:t>Chemical agents sounds like we are going wider than pesticides.</w:t>
      </w:r>
    </w:p>
  </w:comment>
  <w:comment w:id="32" w:author="Leslie London" w:date="2025-08-17T21:48:00Z" w:initials="LL">
    <w:p w14:paraId="03C05C74" w14:textId="77777777" w:rsidR="00B85F69" w:rsidRDefault="00B85F69" w:rsidP="00B85F69">
      <w:pPr>
        <w:pStyle w:val="CommentText"/>
      </w:pPr>
      <w:r>
        <w:rPr>
          <w:rStyle w:val="CommentReference"/>
        </w:rPr>
        <w:annotationRef/>
      </w:r>
      <w:r>
        <w:t>Why not ‘will report’?</w:t>
      </w:r>
    </w:p>
  </w:comment>
  <w:comment w:id="33" w:author="Brian Brummer" w:date="2025-09-04T16:39:00Z" w:initials="BB">
    <w:p w14:paraId="69CCA88E" w14:textId="77777777" w:rsidR="000B0073" w:rsidRDefault="000B0073" w:rsidP="000B0073">
      <w:r>
        <w:rPr>
          <w:rStyle w:val="CommentReference"/>
        </w:rPr>
        <w:annotationRef/>
      </w:r>
      <w:r>
        <w:rPr>
          <w:rFonts w:ascii="Calibri" w:eastAsia="Calibri" w:hAnsi="Calibri" w:cs="Calibri"/>
          <w:sz w:val="20"/>
          <w:szCs w:val="20"/>
        </w:rPr>
        <w:t xml:space="preserve">I guess I felt like it may have been up for discussion. </w:t>
      </w:r>
    </w:p>
  </w:comment>
  <w:comment w:id="36" w:author="Jody Rusch" w:date="2025-06-08T07:48:00Z" w:initials="JR">
    <w:p w14:paraId="2C0792EE" w14:textId="5D7701D9" w:rsidR="00297AF0" w:rsidRDefault="00297AF0" w:rsidP="00D07BDD">
      <w:pPr>
        <w:pStyle w:val="CommentText"/>
      </w:pPr>
      <w:r>
        <w:rPr>
          <w:rStyle w:val="CommentReference"/>
        </w:rPr>
        <w:annotationRef/>
      </w:r>
      <w:r>
        <w:t>Tests may include urine tests, not only blood</w:t>
      </w:r>
    </w:p>
  </w:comment>
  <w:comment w:id="42" w:author="Leslie London" w:date="2025-08-17T21:49:00Z" w:initials="LL">
    <w:p w14:paraId="208744CB" w14:textId="77777777" w:rsidR="00B85F69" w:rsidRDefault="00B85F69" w:rsidP="00B85F69">
      <w:pPr>
        <w:pStyle w:val="CommentText"/>
      </w:pPr>
      <w:r>
        <w:rPr>
          <w:rStyle w:val="CommentReference"/>
        </w:rPr>
        <w:annotationRef/>
      </w:r>
      <w:r>
        <w:t>Are we not going to include indirect costs to the families?</w:t>
      </w:r>
    </w:p>
  </w:comment>
  <w:comment w:id="43" w:author="Brian Brummer" w:date="2025-09-04T16:48:00Z" w:initials="BB">
    <w:p w14:paraId="7CA30443" w14:textId="77777777" w:rsidR="00265422" w:rsidRDefault="00265422" w:rsidP="00265422">
      <w:r>
        <w:rPr>
          <w:rStyle w:val="CommentReference"/>
        </w:rPr>
        <w:annotationRef/>
      </w:r>
      <w:r>
        <w:rPr>
          <w:rFonts w:ascii="Calibri" w:eastAsia="Calibri" w:hAnsi="Calibri" w:cs="Calibri"/>
          <w:sz w:val="20"/>
          <w:szCs w:val="20"/>
        </w:rPr>
        <w:t xml:space="preserve">from the meeting it seemed like this would be a very late stage question and I think the concept note can be a bit more focussed. </w:t>
      </w:r>
    </w:p>
  </w:comment>
  <w:comment w:id="50" w:author="Leslie London" w:date="2025-08-17T21:50:00Z" w:initials="LL">
    <w:p w14:paraId="2003613B" w14:textId="1BCABBB6" w:rsidR="00B85F69" w:rsidRDefault="00B85F69" w:rsidP="00B85F69">
      <w:pPr>
        <w:pStyle w:val="CommentText"/>
      </w:pPr>
      <w:r>
        <w:rPr>
          <w:rStyle w:val="CommentReference"/>
        </w:rPr>
        <w:annotationRef/>
      </w:r>
      <w:r>
        <w:t>Corect?</w:t>
      </w:r>
    </w:p>
  </w:comment>
  <w:comment w:id="54" w:author="Cindy Stephen" w:date="2025-06-19T11:01:00Z" w:initials="CS">
    <w:p w14:paraId="06FDF5C1" w14:textId="17C73F9E" w:rsidR="00297AF0" w:rsidRDefault="00297AF0" w:rsidP="009A456C">
      <w:pPr>
        <w:pStyle w:val="CommentText"/>
      </w:pPr>
      <w:r>
        <w:rPr>
          <w:rStyle w:val="CommentReference"/>
        </w:rPr>
        <w:annotationRef/>
      </w:r>
      <w:r>
        <w:t>It may be worth adding this reference as it is the latest publication on this subject from the SAMRC Burden of Disease Unit…</w:t>
      </w:r>
    </w:p>
    <w:p w14:paraId="49DA4C11" w14:textId="77777777" w:rsidR="00297AF0" w:rsidRDefault="00297AF0" w:rsidP="009A456C">
      <w:pPr>
        <w:pStyle w:val="CommentText"/>
      </w:pPr>
      <w:r>
        <w:t>Prinsloo M, Roomaney RA et al. Tracking poison ingestion deaths in SA - The need for access to timely reliable data. SAMJ June 2025, Vol. 15, No. 5</w:t>
      </w:r>
    </w:p>
  </w:comment>
  <w:comment w:id="58" w:author="Guest User" w:date="2025-07-16T10:23:00Z" w:initials="GU">
    <w:p w14:paraId="7F396F46" w14:textId="77777777" w:rsidR="005B1963" w:rsidRDefault="005B1963" w:rsidP="005B1963">
      <w:pPr>
        <w:pStyle w:val="CommentText"/>
      </w:pPr>
      <w:r>
        <w:rPr>
          <w:rStyle w:val="CommentReference"/>
        </w:rPr>
        <w:annotationRef/>
      </w:r>
      <w:r w:rsidRPr="4EE4E6B1">
        <w:t>Unnecessary repetition from preceding paragraph</w:t>
      </w:r>
    </w:p>
  </w:comment>
  <w:comment w:id="56" w:author="Guest User" w:date="2025-07-10T07:49:00Z" w:initials="GU">
    <w:p w14:paraId="0AA6DDA7" w14:textId="399288EE" w:rsidR="007C768E" w:rsidRDefault="007C768E">
      <w:pPr>
        <w:pStyle w:val="CommentText"/>
      </w:pPr>
      <w:r>
        <w:rPr>
          <w:rStyle w:val="CommentReference"/>
        </w:rPr>
        <w:annotationRef/>
      </w:r>
      <w:r w:rsidRPr="4C9BD852">
        <w:t>Granules can be aldicarb as well, was it confirmed by laboratory testing as terbufos?</w:t>
      </w:r>
    </w:p>
  </w:comment>
  <w:comment w:id="57" w:author="Brian Brummer" w:date="2025-07-10T09:48:00Z" w:initials="BB">
    <w:p w14:paraId="6153A559" w14:textId="77777777" w:rsidR="00B84FB4" w:rsidRDefault="00B84FB4" w:rsidP="00B84FB4">
      <w:r>
        <w:rPr>
          <w:rStyle w:val="CommentReference"/>
        </w:rPr>
        <w:annotationRef/>
      </w:r>
      <w:r>
        <w:rPr>
          <w:rFonts w:ascii="Calibri" w:eastAsia="Calibri" w:hAnsi="Calibri" w:cs="Calibri"/>
          <w:sz w:val="20"/>
          <w:szCs w:val="20"/>
        </w:rPr>
        <w:t xml:space="preserve">As far as I know 5 were confirmed as terbufos. </w:t>
      </w:r>
    </w:p>
  </w:comment>
  <w:comment w:id="98" w:author="Leslie London" w:date="2025-08-17T21:52:00Z" w:initials="LL">
    <w:p w14:paraId="3127298A" w14:textId="77777777" w:rsidR="00B85F69" w:rsidRDefault="00B85F69" w:rsidP="00B85F69">
      <w:pPr>
        <w:pStyle w:val="CommentText"/>
      </w:pPr>
      <w:r>
        <w:rPr>
          <w:rStyle w:val="CommentReference"/>
        </w:rPr>
        <w:annotationRef/>
      </w:r>
      <w:r>
        <w:t>Associated with poisoning?</w:t>
      </w:r>
    </w:p>
  </w:comment>
  <w:comment w:id="102" w:author="Cindy Stephen" w:date="2025-06-19T11:04:00Z" w:initials="CS">
    <w:p w14:paraId="09F785E6" w14:textId="22FEAE31" w:rsidR="00297AF0" w:rsidRDefault="00297AF0" w:rsidP="00F35EE5">
      <w:pPr>
        <w:pStyle w:val="CommentText"/>
      </w:pPr>
      <w:r>
        <w:rPr>
          <w:rStyle w:val="CommentReference"/>
        </w:rPr>
        <w:annotationRef/>
      </w:r>
      <w:r>
        <w:t>Need to add a reference</w:t>
      </w:r>
    </w:p>
  </w:comment>
  <w:comment w:id="103" w:author="Brian Brummer" w:date="2025-07-06T19:53:00Z" w:initials="BB">
    <w:p w14:paraId="2B06975E" w14:textId="77777777" w:rsidR="00297AF0" w:rsidRDefault="00297AF0" w:rsidP="009576B3">
      <w:r>
        <w:rPr>
          <w:rStyle w:val="CommentReference"/>
        </w:rPr>
        <w:annotationRef/>
      </w:r>
      <w:r>
        <w:rPr>
          <w:sz w:val="20"/>
          <w:szCs w:val="20"/>
        </w:rPr>
        <w:t xml:space="preserve">We intend to publish more details in PHBSA. Other than the 2023 annual report, it is not published. </w:t>
      </w:r>
    </w:p>
    <w:p w14:paraId="00942FC9" w14:textId="77777777" w:rsidR="00297AF0" w:rsidRDefault="00297AF0" w:rsidP="009576B3"/>
  </w:comment>
  <w:comment w:id="104" w:author="Sithembiso Velaphi" w:date="2025-06-08T04:10:00Z" w:initials="SV">
    <w:p w14:paraId="10F7F684" w14:textId="3EB344E6" w:rsidR="00297AF0" w:rsidRDefault="00297AF0" w:rsidP="008B163C">
      <w:pPr>
        <w:pStyle w:val="CommentText"/>
      </w:pPr>
      <w:r>
        <w:rPr>
          <w:rStyle w:val="CommentReference"/>
        </w:rPr>
        <w:annotationRef/>
      </w:r>
      <w:r>
        <w:t>Is this population?</w:t>
      </w:r>
    </w:p>
  </w:comment>
  <w:comment w:id="108" w:author="Leslie London" w:date="2025-08-17T21:54:00Z" w:initials="LL">
    <w:p w14:paraId="01725BC5" w14:textId="77777777" w:rsidR="00B85F69" w:rsidRDefault="00B85F69" w:rsidP="00B85F69">
      <w:pPr>
        <w:pStyle w:val="CommentText"/>
      </w:pPr>
      <w:r>
        <w:rPr>
          <w:rStyle w:val="CommentReference"/>
        </w:rPr>
        <w:annotationRef/>
      </w:r>
      <w:r>
        <w:t>So, my question earlier in the abstract was whether we had sufficient detail on poisons reported to the Hotline - would be good if Cindy could confirm that percentage.</w:t>
      </w:r>
    </w:p>
  </w:comment>
  <w:comment w:id="109" w:author="Brian Brummer" w:date="2025-09-04T16:49:00Z" w:initials="BB">
    <w:p w14:paraId="1BF073EF" w14:textId="77777777" w:rsidR="00265422" w:rsidRDefault="00265422" w:rsidP="00265422">
      <w:r>
        <w:rPr>
          <w:rStyle w:val="CommentReference"/>
        </w:rPr>
        <w:annotationRef/>
      </w:r>
      <w:r>
        <w:rPr>
          <w:rFonts w:ascii="Calibri" w:eastAsia="Calibri" w:hAnsi="Calibri" w:cs="Calibri"/>
          <w:sz w:val="20"/>
          <w:szCs w:val="20"/>
        </w:rPr>
        <w:t xml:space="preserve">If I remember correctly this little paragraph is directly from Cindy. I will nee to double check if this 25% is among those that reported, from Doctors or overall. </w:t>
      </w:r>
    </w:p>
  </w:comment>
  <w:comment w:id="111" w:author="Cindy Stephen" w:date="2025-06-19T11:36:00Z" w:initials="CS">
    <w:p w14:paraId="424E21A5" w14:textId="659BF0F2" w:rsidR="00297AF0" w:rsidRDefault="00297AF0" w:rsidP="00573AA7">
      <w:pPr>
        <w:pStyle w:val="CommentText"/>
      </w:pPr>
      <w:r>
        <w:rPr>
          <w:rStyle w:val="CommentReference"/>
        </w:rPr>
        <w:annotationRef/>
      </w:r>
      <w:r>
        <w:t xml:space="preserve">Reference: </w:t>
      </w:r>
    </w:p>
    <w:p w14:paraId="4A6D943A" w14:textId="77777777" w:rsidR="00297AF0" w:rsidRDefault="00297AF0" w:rsidP="00573AA7">
      <w:pPr>
        <w:pStyle w:val="CommentText"/>
      </w:pPr>
      <w:r>
        <w:rPr>
          <w:color w:val="000000"/>
        </w:rPr>
        <w:t xml:space="preserve">University of Cape Town, Faculty of Health Sciences, Department of Paediatrics, Poisons Information Centre Annual Reports, </w:t>
      </w:r>
    </w:p>
    <w:p w14:paraId="23EC1987" w14:textId="77777777" w:rsidR="00297AF0" w:rsidRDefault="00297AF0" w:rsidP="00573AA7">
      <w:pPr>
        <w:pStyle w:val="CommentText"/>
      </w:pPr>
      <w:hyperlink r:id="rId1" w:history="1">
        <w:r w:rsidRPr="004F76B6">
          <w:rPr>
            <w:rStyle w:val="Hyperlink"/>
          </w:rPr>
          <w:t>poisons_information_helpline_annual_review_2019_1.pdf</w:t>
        </w:r>
      </w:hyperlink>
      <w:r>
        <w:rPr>
          <w:color w:val="000000"/>
        </w:rPr>
        <w:t xml:space="preserve"> </w:t>
      </w:r>
    </w:p>
  </w:comment>
  <w:comment w:id="106" w:author="Cindy Stephen" w:date="2025-07-08T14:26:00Z" w:initials="CS">
    <w:p w14:paraId="39861B65" w14:textId="77777777" w:rsidR="00297AF0" w:rsidRDefault="00297AF0" w:rsidP="0083536E">
      <w:pPr>
        <w:pStyle w:val="CommentText"/>
      </w:pPr>
      <w:r>
        <w:rPr>
          <w:rStyle w:val="CommentReference"/>
        </w:rPr>
        <w:annotationRef/>
      </w:r>
      <w:r>
        <w:t>We can add the provincial spread of cases is that would be useful...</w:t>
      </w:r>
    </w:p>
  </w:comment>
  <w:comment w:id="107" w:author="Cindy Stephen" w:date="2025-07-08T15:54:00Z" w:initials="CS">
    <w:p w14:paraId="45FA6C6F" w14:textId="77777777" w:rsidR="00297AF0" w:rsidRDefault="00297AF0" w:rsidP="005D664F">
      <w:pPr>
        <w:pStyle w:val="CommentText"/>
      </w:pPr>
      <w:r>
        <w:rPr>
          <w:rStyle w:val="CommentReference"/>
        </w:rPr>
        <w:annotationRef/>
      </w:r>
      <w:r>
        <w:t>I have added the correct and updated data...</w:t>
      </w:r>
    </w:p>
  </w:comment>
  <w:comment w:id="133" w:author="Jody Rusch" w:date="2025-06-08T09:01:00Z" w:initials="JR">
    <w:p w14:paraId="2D39CE67" w14:textId="77777777" w:rsidR="000C6925" w:rsidRDefault="000C6925" w:rsidP="000C6925">
      <w:pPr>
        <w:pStyle w:val="CommentText"/>
      </w:pPr>
      <w:r>
        <w:rPr>
          <w:rStyle w:val="CommentReference"/>
        </w:rPr>
        <w:annotationRef/>
      </w:r>
      <w:r>
        <w:t>I think the cost argument should be expanded upon here. Suggest: “The costs associated with a poisoning case can be broadly categorised as direct and indirect. Direct costs include hospital admission fees, diagnostic testing (such as blood cholinesterase levels and organ function tests), medications (including antidotes), intensive care unit (ICU) stays, and ambulance transport. Indirect costs arise from loss of income due to temporary or permanent disability, premature death, caregiver time, and long-term reductions in productivity. These indirect costs often extend beyond the individual, impacting households and broader economic productivity, especially in low- and middle-income settings. “</w:t>
      </w:r>
    </w:p>
  </w:comment>
  <w:comment w:id="147" w:author="Brian Brummer" w:date="2025-08-11T10:26:00Z" w:initials="BB">
    <w:p w14:paraId="2129241D" w14:textId="77777777" w:rsidR="0092692C" w:rsidRDefault="0092692C" w:rsidP="0092692C">
      <w:r>
        <w:rPr>
          <w:rStyle w:val="CommentReference"/>
        </w:rPr>
        <w:annotationRef/>
      </w:r>
      <w:r>
        <w:rPr>
          <w:rFonts w:ascii="Calibri" w:eastAsia="Calibri" w:hAnsi="Calibri" w:cs="Calibri"/>
          <w:sz w:val="20"/>
          <w:szCs w:val="20"/>
        </w:rPr>
        <w:t>This is unchanged from previous draft, perhaps we just want to focus on the direct medical costs and exclude this paragraph.</w:t>
      </w:r>
    </w:p>
  </w:comment>
  <w:comment w:id="148" w:author="Leslie London" w:date="2025-08-17T21:59:00Z" w:initials="LL">
    <w:p w14:paraId="425B1FF0" w14:textId="77777777" w:rsidR="0092692C" w:rsidRDefault="0092692C" w:rsidP="0092692C">
      <w:pPr>
        <w:pStyle w:val="CommentText"/>
      </w:pPr>
      <w:r>
        <w:rPr>
          <w:rStyle w:val="CommentReference"/>
        </w:rPr>
        <w:annotationRef/>
      </w:r>
      <w:r>
        <w:t>If we are going to get someone to do a costing, we might as well do a proper job!</w:t>
      </w:r>
    </w:p>
  </w:comment>
  <w:comment w:id="150" w:author="Jody Rusch" w:date="2025-06-08T09:16:00Z" w:initials="JR">
    <w:p w14:paraId="67589A5A" w14:textId="77777777" w:rsidR="00297AF0" w:rsidRDefault="00297AF0" w:rsidP="001953F1">
      <w:pPr>
        <w:pStyle w:val="CommentText"/>
      </w:pPr>
      <w:r>
        <w:rPr>
          <w:rStyle w:val="CommentReference"/>
        </w:rPr>
        <w:annotationRef/>
      </w:r>
      <w:r>
        <w:t>Suggest expanding on this a bit: "There is no systematic collection of data on the direct and indirect health costs of poisoning in SA, nor on the associated diagnostic processes, including cholinesterase testing, routine investigations for admitted patients, and confirmatory toxicology testing. These data are critical for understanding the clinical and economic burden of poisoning and for informing public health responses. “</w:t>
      </w:r>
    </w:p>
  </w:comment>
  <w:comment w:id="134" w:author="Brian Brummer" w:date="2025-08-11T10:26:00Z" w:initials="BB">
    <w:p w14:paraId="06E524D9" w14:textId="77777777" w:rsidR="003758FE" w:rsidRDefault="00331286" w:rsidP="003758FE">
      <w:r>
        <w:rPr>
          <w:rStyle w:val="CommentReference"/>
        </w:rPr>
        <w:annotationRef/>
      </w:r>
      <w:r w:rsidR="003758FE">
        <w:rPr>
          <w:rFonts w:ascii="Calibri" w:eastAsia="Calibri" w:hAnsi="Calibri" w:cs="Calibri"/>
          <w:sz w:val="20"/>
          <w:szCs w:val="20"/>
        </w:rPr>
        <w:t>This is unchanged from previous draft, perhaps we just want to focus on the direct medical costs and exclude this paragraph.</w:t>
      </w:r>
    </w:p>
  </w:comment>
  <w:comment w:id="135" w:author="Leslie London" w:date="2025-08-17T21:59:00Z" w:initials="LL">
    <w:p w14:paraId="3E6644A4" w14:textId="77777777" w:rsidR="0092692C" w:rsidRDefault="0092692C" w:rsidP="0092692C">
      <w:pPr>
        <w:pStyle w:val="CommentText"/>
      </w:pPr>
      <w:r>
        <w:rPr>
          <w:rStyle w:val="CommentReference"/>
        </w:rPr>
        <w:annotationRef/>
      </w:r>
      <w:r>
        <w:t>If we are going to get someone to do a costing, we might as well do a proper job!</w:t>
      </w:r>
    </w:p>
  </w:comment>
  <w:comment w:id="136" w:author="Brian Brummer" w:date="2025-09-04T16:51:00Z" w:initials="BB">
    <w:p w14:paraId="03D2DD59" w14:textId="77777777" w:rsidR="00265422" w:rsidRDefault="00265422" w:rsidP="00265422">
      <w:r>
        <w:rPr>
          <w:rStyle w:val="CommentReference"/>
        </w:rPr>
        <w:annotationRef/>
      </w:r>
      <w:r>
        <w:rPr>
          <w:rFonts w:ascii="Calibri" w:eastAsia="Calibri" w:hAnsi="Calibri" w:cs="Calibri"/>
          <w:sz w:val="20"/>
          <w:szCs w:val="20"/>
        </w:rPr>
        <w:t xml:space="preserve">I know Susan and a colleague from D4H but housed at NICD can do a good job of it. I am sure you also some connectsions at HE2RO too that we could rope in? Not sure if it will deserve its own concept note at some point.  I do think it would be useful here so that a future note has a based. </w:t>
      </w:r>
    </w:p>
  </w:comment>
  <w:comment w:id="161" w:author="Leslie London" w:date="2025-08-17T22:00:00Z" w:initials="LL">
    <w:p w14:paraId="652A5462" w14:textId="53690480" w:rsidR="0092692C" w:rsidRDefault="0092692C" w:rsidP="0092692C">
      <w:pPr>
        <w:pStyle w:val="CommentText"/>
      </w:pPr>
      <w:r>
        <w:rPr>
          <w:rStyle w:val="CommentReference"/>
        </w:rPr>
        <w:annotationRef/>
      </w:r>
      <w:r>
        <w:t>I would suggest we just say estimates the costs associated with acute poisoning</w:t>
      </w:r>
    </w:p>
  </w:comment>
  <w:comment w:id="173" w:author="Leslie London" w:date="2025-08-17T22:01:00Z" w:initials="LL">
    <w:p w14:paraId="6F0D4823" w14:textId="77777777" w:rsidR="0092692C" w:rsidRDefault="0092692C" w:rsidP="0092692C">
      <w:pPr>
        <w:pStyle w:val="CommentText"/>
      </w:pPr>
      <w:r>
        <w:rPr>
          <w:rStyle w:val="CommentReference"/>
        </w:rPr>
        <w:annotationRef/>
      </w:r>
      <w:r>
        <w:t xml:space="preserve">If we have a health economist, I suggest ‘costs’ </w:t>
      </w:r>
    </w:p>
  </w:comment>
  <w:comment w:id="184" w:author="Paulina Van Zyl" w:date="2025-07-09T11:19:00Z" w:initials="PV">
    <w:p w14:paraId="362B5D0A" w14:textId="0971EF88" w:rsidR="00297AF0" w:rsidRDefault="00297AF0" w:rsidP="00D0287A">
      <w:pPr>
        <w:pStyle w:val="CommentText"/>
      </w:pPr>
      <w:r>
        <w:rPr>
          <w:rStyle w:val="CommentReference"/>
        </w:rPr>
        <w:annotationRef/>
      </w:r>
      <w:r>
        <w:t xml:space="preserve">The clinical presentation of organophosphate poisoning is well-described. STG for interventions. </w:t>
      </w:r>
    </w:p>
  </w:comment>
  <w:comment w:id="185" w:author="Brian Brummer" w:date="2025-07-10T09:49:00Z" w:initials="BB">
    <w:p w14:paraId="74A7636C" w14:textId="77777777" w:rsidR="000C45D8" w:rsidRDefault="000C45D8" w:rsidP="000C45D8">
      <w:r>
        <w:rPr>
          <w:rStyle w:val="CommentReference"/>
        </w:rPr>
        <w:annotationRef/>
      </w:r>
      <w:r>
        <w:rPr>
          <w:rFonts w:ascii="Calibri" w:eastAsia="Calibri" w:hAnsi="Calibri" w:cs="Calibri"/>
          <w:sz w:val="20"/>
          <w:szCs w:val="20"/>
        </w:rPr>
        <w:t xml:space="preserve">Perhaps well described in literature but practice may differ. </w:t>
      </w:r>
    </w:p>
  </w:comment>
  <w:comment w:id="186" w:author="Brian Brummer" w:date="2025-08-11T14:41:00Z" w:initials="BB">
    <w:p w14:paraId="63E5E31D" w14:textId="77777777" w:rsidR="005E0143" w:rsidRDefault="005E0143" w:rsidP="005E0143">
      <w:r>
        <w:rPr>
          <w:rStyle w:val="CommentReference"/>
        </w:rPr>
        <w:annotationRef/>
      </w:r>
      <w:r>
        <w:rPr>
          <w:rFonts w:ascii="Calibri" w:eastAsia="Calibri" w:hAnsi="Calibri" w:cs="Calibri"/>
          <w:sz w:val="20"/>
          <w:szCs w:val="20"/>
        </w:rPr>
        <w:t xml:space="preserve">Perhaps remove. </w:t>
      </w:r>
    </w:p>
  </w:comment>
  <w:comment w:id="187" w:author="Leslie London" w:date="2025-08-17T22:02:00Z" w:initials="LL">
    <w:p w14:paraId="5E07FE36" w14:textId="77777777" w:rsidR="0092692C" w:rsidRDefault="0092692C" w:rsidP="0092692C">
      <w:pPr>
        <w:pStyle w:val="CommentText"/>
      </w:pPr>
      <w:r>
        <w:rPr>
          <w:rStyle w:val="CommentReference"/>
        </w:rPr>
        <w:annotationRef/>
      </w:r>
      <w:r>
        <w:t xml:space="preserve">Well, measuring the clnical presentation and the interventions taken can still be done. One might also compare the treatment given to the current guidelines </w:t>
      </w:r>
    </w:p>
  </w:comment>
  <w:comment w:id="199" w:author="Jody Rusch" w:date="2025-06-08T10:12:00Z" w:initials="JR">
    <w:p w14:paraId="4ECB3E39" w14:textId="77777777" w:rsidR="00BD3CB8" w:rsidRDefault="00BD3CB8" w:rsidP="00BD3CB8">
      <w:pPr>
        <w:pStyle w:val="CommentText"/>
      </w:pPr>
      <w:r>
        <w:rPr>
          <w:rStyle w:val="CommentReference"/>
        </w:rPr>
        <w:annotationRef/>
      </w:r>
      <w:r>
        <w:t>Again, important to be specific - butyrylcholinesterase</w:t>
      </w:r>
    </w:p>
  </w:comment>
  <w:comment w:id="195" w:author="Paulina Van Zyl" w:date="2025-07-09T12:36:00Z" w:initials="PV">
    <w:p w14:paraId="661F006C" w14:textId="77777777" w:rsidR="00BD3CB8" w:rsidRDefault="00BD3CB8" w:rsidP="00BD3CB8">
      <w:pPr>
        <w:pStyle w:val="CommentText"/>
      </w:pPr>
      <w:r>
        <w:rPr>
          <w:rStyle w:val="CommentReference"/>
        </w:rPr>
        <w:annotationRef/>
      </w:r>
      <w:r>
        <w:t xml:space="preserve">It has already been shown that there is limited correlation between serum choline esterase levels and severity of acute organophosphate poisoning.  A better correlation for red blood cell acetylcholine esterase and atropine requirements.  </w:t>
      </w:r>
      <w:r>
        <w:rPr>
          <w:color w:val="000000"/>
          <w:highlight w:val="white"/>
        </w:rPr>
        <w:t>Jha A, Hazra D, Yadav B, Zachariah A, Alex R. Prognostication and Prediction of Outcomes in Patients with Organophosphorus and Carbamate Poisoning: A Prospective Cohort Study. Indian J Crit Care Med 2024;28(2):141–147.</w:t>
      </w:r>
      <w:r>
        <w:t xml:space="preserve"> </w:t>
      </w:r>
    </w:p>
  </w:comment>
  <w:comment w:id="196" w:author="Brian Brummer" w:date="2025-07-10T09:56:00Z" w:initials="BB">
    <w:p w14:paraId="4E6028C4" w14:textId="77777777" w:rsidR="00BD3CB8" w:rsidRDefault="00BD3CB8" w:rsidP="00BD3CB8">
      <w:r>
        <w:rPr>
          <w:rStyle w:val="CommentReference"/>
        </w:rPr>
        <w:annotationRef/>
      </w:r>
      <w:r>
        <w:rPr>
          <w:rFonts w:ascii="Calibri" w:eastAsia="Calibri" w:hAnsi="Calibri" w:cs="Calibri"/>
          <w:sz w:val="20"/>
          <w:szCs w:val="20"/>
        </w:rPr>
        <w:t xml:space="preserve">Interesting, I am not sre on the testing volumes of this in NHLS. ChE is/was thought to be the most common test related to pesticide (organophosphate) poisoning hence the focus on that. </w:t>
      </w:r>
    </w:p>
  </w:comment>
  <w:comment w:id="197" w:author="Guest User" w:date="2025-07-17T07:24:00Z" w:initials="GU">
    <w:p w14:paraId="5A08D8DE" w14:textId="77777777" w:rsidR="00BD3CB8" w:rsidRDefault="00BD3CB8" w:rsidP="00BD3CB8">
      <w:pPr>
        <w:pStyle w:val="CommentText"/>
      </w:pPr>
      <w:r>
        <w:rPr>
          <w:rStyle w:val="CommentReference"/>
        </w:rPr>
        <w:annotationRef/>
      </w:r>
      <w:r w:rsidRPr="184E549A">
        <w:t>While RBC or whole blood AChE correlates better with severity and prognosis, the test is manual, more complicated, and not widely available. The turn-around-time for AChE is often days to weeks. For these reasons, it is more suited for serial measurement in chronic exposure (for example occupational health monitoring of farm workers).</w:t>
      </w:r>
    </w:p>
    <w:p w14:paraId="2074AB8B" w14:textId="77777777" w:rsidR="00BD3CB8" w:rsidRDefault="00BD3CB8" w:rsidP="00BD3CB8">
      <w:pPr>
        <w:pStyle w:val="CommentText"/>
      </w:pPr>
    </w:p>
    <w:p w14:paraId="36E5C6BE" w14:textId="77777777" w:rsidR="00BD3CB8" w:rsidRDefault="00BD3CB8" w:rsidP="00BD3CB8">
      <w:pPr>
        <w:pStyle w:val="CommentText"/>
      </w:pPr>
      <w:r w:rsidRPr="0234C22B">
        <w:t>BChE, while not perfect, can be automated and is less complex to measure, is widely available, and a suitable TAT can be achieved for use in the acute setting. This is why BChE is used in acute settings, despite the caveats.</w:t>
      </w:r>
    </w:p>
    <w:p w14:paraId="2806394C" w14:textId="77777777" w:rsidR="00BD3CB8" w:rsidRDefault="00BD3CB8" w:rsidP="00BD3CB8">
      <w:pPr>
        <w:pStyle w:val="CommentText"/>
      </w:pPr>
      <w:r w:rsidRPr="440CACD5">
        <w:t>NHLS data demonstrate this preference.</w:t>
      </w:r>
    </w:p>
    <w:p w14:paraId="11D0DD06" w14:textId="77777777" w:rsidR="00BD3CB8" w:rsidRDefault="00BD3CB8" w:rsidP="00BD3CB8">
      <w:pPr>
        <w:pStyle w:val="CommentText"/>
      </w:pPr>
    </w:p>
    <w:p w14:paraId="14BBDC70" w14:textId="77777777" w:rsidR="00BD3CB8" w:rsidRDefault="00BD3CB8" w:rsidP="00BD3CB8">
      <w:pPr>
        <w:pStyle w:val="CommentText"/>
      </w:pPr>
      <w:r w:rsidRPr="52B3EABD">
        <w:t>NB to note that there remains a lot of confusion in the clinical setting about these tests.</w:t>
      </w:r>
    </w:p>
  </w:comment>
  <w:comment w:id="200" w:author="Leslie London" w:date="2025-06-07T19:11:00Z" w:initials="LL">
    <w:p w14:paraId="78800723" w14:textId="547E9967" w:rsidR="00297AF0" w:rsidRDefault="00297AF0" w:rsidP="00472741">
      <w:pPr>
        <w:pStyle w:val="CommentText"/>
      </w:pPr>
      <w:r>
        <w:rPr>
          <w:rStyle w:val="CommentReference"/>
        </w:rPr>
        <w:annotationRef/>
      </w:r>
      <w:r>
        <w:t>This is presumably cost to the Health System. There is also cost to the family, socieity,etc</w:t>
      </w:r>
    </w:p>
    <w:p w14:paraId="629EBF47" w14:textId="77777777" w:rsidR="00297AF0" w:rsidRDefault="00297AF0" w:rsidP="00472741">
      <w:pPr>
        <w:pStyle w:val="CommentText"/>
      </w:pPr>
    </w:p>
    <w:p w14:paraId="7F1CE07B" w14:textId="77777777" w:rsidR="00297AF0" w:rsidRDefault="00297AF0" w:rsidP="00472741">
      <w:pPr>
        <w:pStyle w:val="CommentText"/>
      </w:pPr>
      <w:r>
        <w:t>Bear in mind also the work indicating that child survivors of a poisoning have development delays and adverse impacts; there is also evidence for adult seqquelae. This could be modelled</w:t>
      </w:r>
    </w:p>
  </w:comment>
  <w:comment w:id="201" w:author="Jody Rusch" w:date="2025-06-08T09:23:00Z" w:initials="JR">
    <w:p w14:paraId="11DCB8C9" w14:textId="77777777" w:rsidR="00297AF0" w:rsidRDefault="00297AF0" w:rsidP="00472741">
      <w:pPr>
        <w:pStyle w:val="CommentText"/>
      </w:pPr>
      <w:r>
        <w:rPr>
          <w:rStyle w:val="CommentReference"/>
        </w:rPr>
        <w:annotationRef/>
      </w:r>
      <w:r>
        <w:t>Suggest that cost is divided into two objectives here, direct and indirect. This could then be used to model the national cost.</w:t>
      </w:r>
    </w:p>
  </w:comment>
  <w:comment w:id="204" w:author="Leslie London" w:date="2025-08-17T22:03:00Z" w:initials="LL">
    <w:p w14:paraId="6E7CF521" w14:textId="77777777" w:rsidR="0092692C" w:rsidRDefault="0092692C" w:rsidP="0092692C">
      <w:pPr>
        <w:pStyle w:val="CommentText"/>
      </w:pPr>
      <w:r>
        <w:rPr>
          <w:rStyle w:val="CommentReference"/>
        </w:rPr>
        <w:annotationRef/>
      </w:r>
      <w:r>
        <w:t>I would remove the sub-objective since the range is also worth knowing as would be the average. If one ‘estimates the cost’ then that will include all measures of estimation</w:t>
      </w:r>
    </w:p>
  </w:comment>
  <w:comment w:id="205" w:author="Paulina Van Zyl" w:date="2025-07-09T11:21:00Z" w:initials="PV">
    <w:p w14:paraId="080C95DC" w14:textId="03CCC660" w:rsidR="00297AF0" w:rsidRDefault="00297AF0" w:rsidP="008B5A24">
      <w:pPr>
        <w:pStyle w:val="CommentText"/>
      </w:pPr>
      <w:r>
        <w:rPr>
          <w:rStyle w:val="CommentReference"/>
        </w:rPr>
        <w:annotationRef/>
      </w:r>
      <w:r>
        <w:t xml:space="preserve">What is the definition of a “typical” hospital admission? District, regional or tertiary hospitals. </w:t>
      </w:r>
    </w:p>
  </w:comment>
  <w:comment w:id="206" w:author="Brian Brummer" w:date="2025-07-10T09:50:00Z" w:initials="BB">
    <w:p w14:paraId="402186C1" w14:textId="77777777" w:rsidR="00894469" w:rsidRDefault="00894469" w:rsidP="00894469">
      <w:r>
        <w:rPr>
          <w:rStyle w:val="CommentReference"/>
        </w:rPr>
        <w:annotationRef/>
      </w:r>
      <w:r>
        <w:rPr>
          <w:rFonts w:ascii="Calibri" w:eastAsia="Calibri" w:hAnsi="Calibri" w:cs="Calibri"/>
          <w:sz w:val="20"/>
          <w:szCs w:val="20"/>
        </w:rPr>
        <w:t>The intention here was to be able to describe what the average hospital admission for pesticide poisoning may be. (or perhaps the heterogeneity thereof.)</w:t>
      </w:r>
    </w:p>
  </w:comment>
  <w:comment w:id="222" w:author="Jody Rusch" w:date="2025-06-08T10:12:00Z" w:initials="JR">
    <w:p w14:paraId="19445196" w14:textId="77777777" w:rsidR="00297AF0" w:rsidRDefault="00297AF0" w:rsidP="0072403E">
      <w:pPr>
        <w:pStyle w:val="CommentText"/>
      </w:pPr>
      <w:r>
        <w:rPr>
          <w:rStyle w:val="CommentReference"/>
        </w:rPr>
        <w:annotationRef/>
      </w:r>
      <w:r>
        <w:t>Again, important to be specific - butyrylcholinesterase</w:t>
      </w:r>
    </w:p>
  </w:comment>
  <w:comment w:id="218" w:author="Paulina Van Zyl" w:date="2025-07-09T12:36:00Z" w:initials="PV">
    <w:p w14:paraId="6AAB6552" w14:textId="77777777" w:rsidR="00297AF0" w:rsidRDefault="00297AF0" w:rsidP="00E03DE2">
      <w:pPr>
        <w:pStyle w:val="CommentText"/>
      </w:pPr>
      <w:r>
        <w:rPr>
          <w:rStyle w:val="CommentReference"/>
        </w:rPr>
        <w:annotationRef/>
      </w:r>
      <w:r>
        <w:t xml:space="preserve">It has already been shown that there is limited correlation between serum choline esterase levels and severity of acute organophosphate poisoning.  A better correlation for red blood cell acetylcholine esterase and atropine requirements.  </w:t>
      </w:r>
      <w:r>
        <w:rPr>
          <w:color w:val="000000"/>
          <w:highlight w:val="white"/>
        </w:rPr>
        <w:t>Jha A, Hazra D, Yadav B, Zachariah A, Alex R. Prognostication and Prediction of Outcomes in Patients with Organophosphorus and Carbamate Poisoning: A Prospective Cohort Study. Indian J Crit Care Med 2024;28(2):141–147.</w:t>
      </w:r>
      <w:r>
        <w:t xml:space="preserve"> </w:t>
      </w:r>
    </w:p>
  </w:comment>
  <w:comment w:id="219" w:author="Brian Brummer" w:date="2025-07-10T09:56:00Z" w:initials="BB">
    <w:p w14:paraId="465A1FA0" w14:textId="77777777" w:rsidR="006A5675" w:rsidRDefault="006A5675" w:rsidP="006A5675">
      <w:r>
        <w:rPr>
          <w:rStyle w:val="CommentReference"/>
        </w:rPr>
        <w:annotationRef/>
      </w:r>
      <w:r>
        <w:rPr>
          <w:rFonts w:ascii="Calibri" w:eastAsia="Calibri" w:hAnsi="Calibri" w:cs="Calibri"/>
          <w:sz w:val="20"/>
          <w:szCs w:val="20"/>
        </w:rPr>
        <w:t xml:space="preserve">Interesting, I am not sre on the testing volumes of this in NHLS. ChE is/was thought to be the most common test related to pesticide (organophosphate) poisoning hence the focus on that. </w:t>
      </w:r>
    </w:p>
  </w:comment>
  <w:comment w:id="220" w:author="Guest User" w:date="2025-07-17T07:24:00Z" w:initials="GU">
    <w:p w14:paraId="73042150" w14:textId="5CDAD6D4" w:rsidR="00514A0D" w:rsidRDefault="00514A0D">
      <w:pPr>
        <w:pStyle w:val="CommentText"/>
      </w:pPr>
      <w:r>
        <w:rPr>
          <w:rStyle w:val="CommentReference"/>
        </w:rPr>
        <w:annotationRef/>
      </w:r>
      <w:r w:rsidRPr="184E549A">
        <w:t>While RBC or whole blood AChE correlates better with severity and prognosis, the test is manual, more complicated, and not widely available. The turn-around-time for AChE is often days to weeks. For these reasons, it is more suited for serial measurement in chronic exposure (for example occupational health monitoring of farm workers).</w:t>
      </w:r>
    </w:p>
    <w:p w14:paraId="20217C87" w14:textId="360FD798" w:rsidR="00514A0D" w:rsidRDefault="00514A0D">
      <w:pPr>
        <w:pStyle w:val="CommentText"/>
      </w:pPr>
    </w:p>
    <w:p w14:paraId="01CC5435" w14:textId="150B6BF2" w:rsidR="00514A0D" w:rsidRDefault="00514A0D">
      <w:pPr>
        <w:pStyle w:val="CommentText"/>
      </w:pPr>
      <w:r w:rsidRPr="0234C22B">
        <w:t>BChE, while not perfect, can be automated and is less complex to measure, is widely available, and a suitable TAT can be achieved for use in the acute setting. This is why BChE is used in acute settings, despite the caveats.</w:t>
      </w:r>
    </w:p>
    <w:p w14:paraId="3190FA18" w14:textId="6FDFCB1A" w:rsidR="00514A0D" w:rsidRDefault="00514A0D">
      <w:pPr>
        <w:pStyle w:val="CommentText"/>
      </w:pPr>
      <w:r w:rsidRPr="440CACD5">
        <w:t>NHLS data demonstrate this preference.</w:t>
      </w:r>
    </w:p>
    <w:p w14:paraId="573263FF" w14:textId="4AB03ED6" w:rsidR="00514A0D" w:rsidRDefault="00514A0D">
      <w:pPr>
        <w:pStyle w:val="CommentText"/>
      </w:pPr>
    </w:p>
    <w:p w14:paraId="51E30ED4" w14:textId="0B1DDCBF" w:rsidR="00514A0D" w:rsidRDefault="00514A0D">
      <w:pPr>
        <w:pStyle w:val="CommentText"/>
      </w:pPr>
      <w:r w:rsidRPr="52B3EABD">
        <w:t>NB to note that there remains a lot of confusion in the clinical setting about these tests.</w:t>
      </w:r>
    </w:p>
  </w:comment>
  <w:comment w:id="225" w:author="Paulina Van Zyl" w:date="2025-07-09T12:25:00Z" w:initials="PV">
    <w:p w14:paraId="7177FEBC" w14:textId="10EF42EB" w:rsidR="00297AF0" w:rsidRDefault="00297AF0" w:rsidP="005C0191">
      <w:pPr>
        <w:pStyle w:val="CommentText"/>
      </w:pPr>
      <w:r>
        <w:rPr>
          <w:rStyle w:val="CommentReference"/>
        </w:rPr>
        <w:annotationRef/>
      </w:r>
      <w:r>
        <w:t>Will it include all pesticides?</w:t>
      </w:r>
    </w:p>
  </w:comment>
  <w:comment w:id="226" w:author="Brian Brummer" w:date="2025-07-10T09:57:00Z" w:initials="BB">
    <w:p w14:paraId="3DB6C6A5" w14:textId="77777777" w:rsidR="008929E9" w:rsidRDefault="008929E9" w:rsidP="008929E9">
      <w:r>
        <w:rPr>
          <w:rStyle w:val="CommentReference"/>
        </w:rPr>
        <w:annotationRef/>
      </w:r>
      <w:r>
        <w:rPr>
          <w:rFonts w:ascii="Calibri" w:eastAsia="Calibri" w:hAnsi="Calibri" w:cs="Calibri"/>
          <w:sz w:val="20"/>
          <w:szCs w:val="20"/>
        </w:rPr>
        <w:t xml:space="preserve">Ideally if we can decide on a test/assay for the pesticide types. The purpose of this was mainly around the disjuncture between NMC notifications for poisoning and ChE testing volumes in children. </w:t>
      </w:r>
    </w:p>
  </w:comment>
  <w:comment w:id="236" w:author="Cindy Stephen" w:date="2025-07-08T14:34:00Z" w:initials="CS">
    <w:p w14:paraId="7ECD3C5D" w14:textId="77777777" w:rsidR="007955AA" w:rsidRDefault="007955AA" w:rsidP="007955AA">
      <w:pPr>
        <w:pStyle w:val="CommentText"/>
      </w:pPr>
      <w:r>
        <w:rPr>
          <w:rStyle w:val="CommentReference"/>
        </w:rPr>
        <w:annotationRef/>
      </w:r>
      <w:r>
        <w:t>I have doubts about the utility of this… as PICs we know that overall poisoning  increases over summer /holiday months… as does intentional poisoning. We would have to carefully separate these “normal” seasonal trends to see if pesticide poisoning is actually different or not, and whether this is useful information...</w:t>
      </w:r>
    </w:p>
  </w:comment>
  <w:comment w:id="237" w:author="Brian Brummer" w:date="2025-07-10T10:01:00Z" w:initials="BB">
    <w:p w14:paraId="2291CA00" w14:textId="77777777" w:rsidR="007955AA" w:rsidRDefault="007955AA" w:rsidP="007955AA">
      <w:r>
        <w:rPr>
          <w:rStyle w:val="CommentReference"/>
        </w:rPr>
        <w:annotationRef/>
      </w:r>
      <w:r>
        <w:rPr>
          <w:rFonts w:ascii="Calibri" w:eastAsia="Calibri" w:hAnsi="Calibri" w:cs="Calibri"/>
          <w:sz w:val="20"/>
          <w:szCs w:val="20"/>
        </w:rPr>
        <w:t xml:space="preserve">Agreed, there is a two-fold purpose. </w:t>
      </w:r>
    </w:p>
    <w:p w14:paraId="4DFF3266" w14:textId="77777777" w:rsidR="007955AA" w:rsidRDefault="007955AA" w:rsidP="007955AA"/>
    <w:p w14:paraId="523D4912" w14:textId="77777777" w:rsidR="007955AA" w:rsidRDefault="007955AA" w:rsidP="007955AA">
      <w:r>
        <w:rPr>
          <w:rFonts w:ascii="Calibri" w:eastAsia="Calibri" w:hAnsi="Calibri" w:cs="Calibri"/>
          <w:sz w:val="20"/>
          <w:szCs w:val="20"/>
        </w:rPr>
        <w:t>1. To determine seasonal trends - this may inform RCCE campaigns etc.</w:t>
      </w:r>
    </w:p>
    <w:p w14:paraId="14292576" w14:textId="77777777" w:rsidR="007955AA" w:rsidRDefault="007955AA" w:rsidP="007955AA">
      <w:r>
        <w:rPr>
          <w:rFonts w:ascii="Calibri" w:eastAsia="Calibri" w:hAnsi="Calibri" w:cs="Calibri"/>
          <w:sz w:val="20"/>
          <w:szCs w:val="20"/>
        </w:rPr>
        <w:t xml:space="preserve">2. To determine the change in proportions of pestice types used - this may give us an indication of a new type of pesticide being available or being used and allow a targeted intervention to address the "new" or "more common" type of pesticide/poison. </w:t>
      </w:r>
    </w:p>
  </w:comment>
  <w:comment w:id="238" w:author="Leslie London" w:date="2025-08-17T22:05:00Z" w:initials="LL">
    <w:p w14:paraId="098EE541" w14:textId="77777777" w:rsidR="007955AA" w:rsidRDefault="007955AA" w:rsidP="007955AA">
      <w:pPr>
        <w:pStyle w:val="CommentText"/>
      </w:pPr>
      <w:r>
        <w:rPr>
          <w:rStyle w:val="CommentReference"/>
        </w:rPr>
        <w:annotationRef/>
      </w:r>
      <w:r>
        <w:t>No harm in describing it, even if it turns out to be non-contributory to any policy or treatment guideline</w:t>
      </w:r>
    </w:p>
  </w:comment>
  <w:comment w:id="291" w:author="Cindy Stephen" w:date="2025-07-08T14:34:00Z" w:initials="CS">
    <w:p w14:paraId="4866738E" w14:textId="6CCA55E6" w:rsidR="00297AF0" w:rsidRDefault="00297AF0" w:rsidP="001E580E">
      <w:pPr>
        <w:pStyle w:val="CommentText"/>
      </w:pPr>
      <w:r>
        <w:rPr>
          <w:rStyle w:val="CommentReference"/>
        </w:rPr>
        <w:annotationRef/>
      </w:r>
      <w:r>
        <w:t>I have doubts about the utility of this… as PICs we know that overall poisoning  increases over summer /holiday months… as does intentional poisoning. We would have to carefully separate these “normal” seasonal trends to see if pesticide poisoning is actually different or not, and whether this is useful information...</w:t>
      </w:r>
    </w:p>
  </w:comment>
  <w:comment w:id="292" w:author="Brian Brummer" w:date="2025-07-10T10:01:00Z" w:initials="BB">
    <w:p w14:paraId="6434F6FC" w14:textId="77777777" w:rsidR="00E22C18" w:rsidRDefault="006030F2" w:rsidP="00E22C18">
      <w:r>
        <w:rPr>
          <w:rStyle w:val="CommentReference"/>
        </w:rPr>
        <w:annotationRef/>
      </w:r>
      <w:r w:rsidR="00E22C18">
        <w:rPr>
          <w:rFonts w:ascii="Calibri" w:eastAsia="Calibri" w:hAnsi="Calibri" w:cs="Calibri"/>
          <w:sz w:val="20"/>
          <w:szCs w:val="20"/>
        </w:rPr>
        <w:t xml:space="preserve">Agreed, there is a two-fold purpose. </w:t>
      </w:r>
    </w:p>
    <w:p w14:paraId="5EF402A7" w14:textId="77777777" w:rsidR="00E22C18" w:rsidRDefault="00E22C18" w:rsidP="00E22C18"/>
    <w:p w14:paraId="5216AA17" w14:textId="77777777" w:rsidR="00E22C18" w:rsidRDefault="00E22C18" w:rsidP="00E22C18">
      <w:r>
        <w:rPr>
          <w:rFonts w:ascii="Calibri" w:eastAsia="Calibri" w:hAnsi="Calibri" w:cs="Calibri"/>
          <w:sz w:val="20"/>
          <w:szCs w:val="20"/>
        </w:rPr>
        <w:t>1. To determine seasonal trends - this may inform RCCE campaigns etc.</w:t>
      </w:r>
    </w:p>
    <w:p w14:paraId="41E49132" w14:textId="77777777" w:rsidR="00E22C18" w:rsidRDefault="00E22C18" w:rsidP="00E22C18">
      <w:r>
        <w:rPr>
          <w:rFonts w:ascii="Calibri" w:eastAsia="Calibri" w:hAnsi="Calibri" w:cs="Calibri"/>
          <w:sz w:val="20"/>
          <w:szCs w:val="20"/>
        </w:rPr>
        <w:t xml:space="preserve">2. To determine the change in proportions of pestice types used - this may give us an indication of a new type of pesticide being available or being used and allow a targeted intervention to address the "new" or "more common" type of pesticide/poison. </w:t>
      </w:r>
    </w:p>
  </w:comment>
  <w:comment w:id="293" w:author="Leslie London" w:date="2025-08-17T22:05:00Z" w:initials="LL">
    <w:p w14:paraId="14AA4E2A" w14:textId="77777777" w:rsidR="0092692C" w:rsidRDefault="0092692C" w:rsidP="0092692C">
      <w:pPr>
        <w:pStyle w:val="CommentText"/>
      </w:pPr>
      <w:r>
        <w:rPr>
          <w:rStyle w:val="CommentReference"/>
        </w:rPr>
        <w:annotationRef/>
      </w:r>
      <w:r>
        <w:t>No harm in describing it, even if it turns out to be non-contributory to any policy or treatment guideline</w:t>
      </w:r>
    </w:p>
  </w:comment>
  <w:comment w:id="312" w:author="Leslie London" w:date="2025-08-17T22:05:00Z" w:initials="LL">
    <w:p w14:paraId="3494E2E0" w14:textId="77777777" w:rsidR="004E1CC0" w:rsidRDefault="004E1CC0" w:rsidP="004E1CC0">
      <w:pPr>
        <w:pStyle w:val="CommentText"/>
      </w:pPr>
      <w:r>
        <w:rPr>
          <w:rStyle w:val="CommentReference"/>
        </w:rPr>
        <w:annotationRef/>
      </w:r>
      <w:r>
        <w:t>? will</w:t>
      </w:r>
    </w:p>
  </w:comment>
  <w:comment w:id="321" w:author="Leslie London" w:date="2025-08-17T22:07:00Z" w:initials="LL">
    <w:p w14:paraId="6549B11E" w14:textId="77777777" w:rsidR="004E1CC0" w:rsidRDefault="004E1CC0" w:rsidP="004E1CC0">
      <w:pPr>
        <w:pStyle w:val="CommentText"/>
      </w:pPr>
      <w:r>
        <w:rPr>
          <w:rStyle w:val="CommentReference"/>
        </w:rPr>
        <w:annotationRef/>
      </w:r>
      <w:r>
        <w:t>That is true, but unlike Gauteng, we have an agricutlural sector that is using a lot of pesticides, so we are both.</w:t>
      </w:r>
    </w:p>
  </w:comment>
  <w:comment w:id="322" w:author="Brian Brummer" w:date="2025-09-04T17:25:00Z" w:initials="BB">
    <w:p w14:paraId="5E4A94A1" w14:textId="77777777" w:rsidR="007955AA" w:rsidRDefault="007955AA" w:rsidP="007955AA">
      <w:r>
        <w:rPr>
          <w:rStyle w:val="CommentReference"/>
        </w:rPr>
        <w:annotationRef/>
      </w:r>
      <w:r>
        <w:rPr>
          <w:rFonts w:ascii="Calibri" w:eastAsia="Calibri" w:hAnsi="Calibri" w:cs="Calibri"/>
          <w:sz w:val="20"/>
          <w:szCs w:val="20"/>
        </w:rPr>
        <w:t xml:space="preserve">Agreed, I think this is why the low BChE volume in WC that I noticed with Jody was interesting. </w:t>
      </w:r>
    </w:p>
  </w:comment>
  <w:comment w:id="323" w:author="Leslie London" w:date="2025-08-17T22:07:00Z" w:initials="LL">
    <w:p w14:paraId="7855E186" w14:textId="7D237AED" w:rsidR="004E1CC0" w:rsidRDefault="004E1CC0" w:rsidP="004E1CC0">
      <w:pPr>
        <w:pStyle w:val="CommentText"/>
      </w:pPr>
      <w:r>
        <w:rPr>
          <w:rStyle w:val="CommentReference"/>
        </w:rPr>
        <w:annotationRef/>
      </w:r>
      <w:r>
        <w:t>Reference to Paulina’s personal communication.</w:t>
      </w:r>
    </w:p>
  </w:comment>
  <w:comment w:id="324" w:author="Brian Brummer" w:date="2025-09-04T17:25:00Z" w:initials="BB">
    <w:p w14:paraId="6D22F3D7" w14:textId="77777777" w:rsidR="007955AA" w:rsidRDefault="007955AA" w:rsidP="007955AA">
      <w:r>
        <w:rPr>
          <w:rStyle w:val="CommentReference"/>
        </w:rPr>
        <w:annotationRef/>
      </w:r>
      <w:r>
        <w:rPr>
          <w:rFonts w:ascii="Calibri" w:eastAsia="Calibri" w:hAnsi="Calibri" w:cs="Calibri"/>
          <w:sz w:val="20"/>
          <w:szCs w:val="20"/>
        </w:rPr>
        <w:t xml:space="preserve">You are suggesting some sort of reference? I also had the forensic pathologists reach out in 2023. </w:t>
      </w:r>
    </w:p>
  </w:comment>
  <w:comment w:id="319" w:author="Cindy Stephen" w:date="2025-06-19T12:24:00Z" w:initials="CS">
    <w:p w14:paraId="3E66797F" w14:textId="6EF1D43E" w:rsidR="00297AF0" w:rsidRDefault="00297AF0" w:rsidP="00122E42">
      <w:pPr>
        <w:pStyle w:val="CommentText"/>
      </w:pPr>
      <w:r>
        <w:rPr>
          <w:rStyle w:val="CommentReference"/>
        </w:rPr>
        <w:annotationRef/>
      </w:r>
      <w:r>
        <w:t xml:space="preserve">I am sorry to make this comment so late in the process, but could we consider including KZN sites as well? Our PIH data suggests many pesticide poisonings in KZN… more so than FS. </w:t>
      </w:r>
    </w:p>
    <w:p w14:paraId="7C4FC2D1" w14:textId="77777777" w:rsidR="00297AF0" w:rsidRDefault="00297AF0" w:rsidP="00122E42">
      <w:pPr>
        <w:pStyle w:val="CommentText"/>
      </w:pPr>
      <w:r>
        <w:t>See latest data below - KZN accounts for 27% (highest province) of all symptomatic pesticide cases managed by the PIH over the past 16 months… WC and GP are second and third with about 18% each...</w:t>
      </w:r>
    </w:p>
    <w:p w14:paraId="1AF1C949" w14:textId="77777777" w:rsidR="00297AF0" w:rsidRDefault="00297AF0" w:rsidP="00122E42">
      <w:pPr>
        <w:pStyle w:val="CommentText"/>
      </w:pPr>
    </w:p>
    <w:p w14:paraId="08664486" w14:textId="1CE994D3" w:rsidR="00297AF0" w:rsidRDefault="00297AF0" w:rsidP="00122E42">
      <w:pPr>
        <w:pStyle w:val="CommentText"/>
      </w:pPr>
      <w:r>
        <w:rPr>
          <w:noProof/>
        </w:rPr>
        <w:drawing>
          <wp:inline distT="0" distB="0" distL="0" distR="0" wp14:anchorId="47FF147B" wp14:editId="274D9C11">
            <wp:extent cx="4572000" cy="3230880"/>
            <wp:effectExtent l="0" t="0" r="0" b="7620"/>
            <wp:docPr id="902190919"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77126" name="Picture 2143077126" descr="Image"/>
                    <pic:cNvPicPr/>
                  </pic:nvPicPr>
                  <pic:blipFill>
                    <a:blip r:embed="rId2">
                      <a:extLst>
                        <a:ext uri="{28A0092B-C50C-407E-A947-70E740481C1C}">
                          <a14:useLocalDpi xmlns:a14="http://schemas.microsoft.com/office/drawing/2010/main" val="0"/>
                        </a:ext>
                      </a:extLst>
                    </a:blip>
                    <a:stretch>
                      <a:fillRect/>
                    </a:stretch>
                  </pic:blipFill>
                  <pic:spPr>
                    <a:xfrm>
                      <a:off x="0" y="0"/>
                      <a:ext cx="4572000" cy="3230880"/>
                    </a:xfrm>
                    <a:prstGeom prst="rect">
                      <a:avLst/>
                    </a:prstGeom>
                  </pic:spPr>
                </pic:pic>
              </a:graphicData>
            </a:graphic>
          </wp:inline>
        </w:drawing>
      </w:r>
    </w:p>
  </w:comment>
  <w:comment w:id="320" w:author="Brian Brummer" w:date="2025-07-06T20:43:00Z" w:initials="BB">
    <w:p w14:paraId="4F9C7C4F" w14:textId="77777777" w:rsidR="00297AF0" w:rsidRDefault="00297AF0" w:rsidP="00085F28">
      <w:r>
        <w:rPr>
          <w:rStyle w:val="CommentReference"/>
        </w:rPr>
        <w:annotationRef/>
      </w:r>
      <w:r>
        <w:rPr>
          <w:sz w:val="20"/>
          <w:szCs w:val="20"/>
        </w:rPr>
        <w:t xml:space="preserve">I completely agree with this point. </w:t>
      </w:r>
    </w:p>
  </w:comment>
  <w:comment w:id="327" w:author="SN" w:date="2025-06-07T11:49:00Z" w:initials="SN">
    <w:p w14:paraId="7BAA6FDC" w14:textId="496F8876" w:rsidR="00297AF0" w:rsidRDefault="00297AF0">
      <w:pPr>
        <w:pStyle w:val="CommentText"/>
      </w:pPr>
      <w:r>
        <w:rPr>
          <w:rStyle w:val="CommentReference"/>
        </w:rPr>
        <w:annotationRef/>
      </w:r>
      <w:r>
        <w:t xml:space="preserve">I read through the content below.- </w:t>
      </w:r>
    </w:p>
    <w:p w14:paraId="184CEFA4" w14:textId="325B0A57" w:rsidR="00297AF0" w:rsidRDefault="00297AF0">
      <w:pPr>
        <w:pStyle w:val="CommentText"/>
      </w:pPr>
      <w:r>
        <w:t>Will there be room for further data collection beyond what would be available through the health facility / forensic department. Are we likely to get enough exposure information at a facility level? I am thinking about the way one can do verbal autopsies or would that be beyond the scope here?</w:t>
      </w:r>
    </w:p>
  </w:comment>
  <w:comment w:id="328" w:author="Leslie London" w:date="2025-06-07T19:15:00Z" w:initials="LL">
    <w:p w14:paraId="046302FD" w14:textId="77777777" w:rsidR="00297AF0" w:rsidRDefault="00297AF0" w:rsidP="0013785D">
      <w:pPr>
        <w:pStyle w:val="CommentText"/>
      </w:pPr>
      <w:r>
        <w:rPr>
          <w:rStyle w:val="CommentReference"/>
        </w:rPr>
        <w:annotationRef/>
      </w:r>
      <w:r>
        <w:t>I suspect we have to balance the perfect with the good…</w:t>
      </w:r>
    </w:p>
    <w:p w14:paraId="65766013" w14:textId="77777777" w:rsidR="00297AF0" w:rsidRDefault="00297AF0" w:rsidP="0013785D">
      <w:pPr>
        <w:pStyle w:val="CommentText"/>
      </w:pPr>
    </w:p>
    <w:p w14:paraId="489C6743" w14:textId="77777777" w:rsidR="00297AF0" w:rsidRDefault="00297AF0" w:rsidP="0013785D">
      <w:pPr>
        <w:pStyle w:val="CommentText"/>
      </w:pPr>
      <w:r>
        <w:t>What about using this as a platform for splitting off some of the blood samples (or urine) to use for toxicology - a separate discussion with Jody.</w:t>
      </w:r>
    </w:p>
  </w:comment>
  <w:comment w:id="352" w:author="Leslie London" w:date="2025-08-17T22:08:00Z" w:initials="LL">
    <w:p w14:paraId="5DA41F42" w14:textId="77777777" w:rsidR="004E1CC0" w:rsidRDefault="004E1CC0" w:rsidP="004E1CC0">
      <w:pPr>
        <w:pStyle w:val="CommentText"/>
      </w:pPr>
      <w:r>
        <w:rPr>
          <w:rStyle w:val="CommentReference"/>
        </w:rPr>
        <w:annotationRef/>
      </w:r>
      <w:r>
        <w:t>Who are these? For the proposal to fly, I suspect we need more detail.</w:t>
      </w:r>
    </w:p>
    <w:p w14:paraId="68CEB43C" w14:textId="77777777" w:rsidR="004E1CC0" w:rsidRDefault="004E1CC0" w:rsidP="004E1CC0">
      <w:pPr>
        <w:pStyle w:val="CommentText"/>
      </w:pPr>
      <w:r>
        <w:t xml:space="preserve">Emergency Physicians? </w:t>
      </w:r>
    </w:p>
  </w:comment>
  <w:comment w:id="375" w:author="Leslie London" w:date="2025-08-17T22:09:00Z" w:initials="LL">
    <w:p w14:paraId="5AABAF72" w14:textId="77777777" w:rsidR="004E1CC0" w:rsidRDefault="004E1CC0" w:rsidP="004E1CC0">
      <w:pPr>
        <w:pStyle w:val="CommentText"/>
      </w:pPr>
      <w:r>
        <w:rPr>
          <w:rStyle w:val="CommentReference"/>
        </w:rPr>
        <w:annotationRef/>
      </w:r>
      <w:r>
        <w:t>Meaning the surveillance officers already in place for NICD’s work?</w:t>
      </w:r>
    </w:p>
  </w:comment>
  <w:comment w:id="376" w:author="Brian Brummer" w:date="2025-09-04T17:43:00Z" w:initials="BB">
    <w:p w14:paraId="3C507625" w14:textId="77777777" w:rsidR="00C1083B" w:rsidRDefault="00C1083B" w:rsidP="00C1083B">
      <w:r>
        <w:rPr>
          <w:rStyle w:val="CommentReference"/>
        </w:rPr>
        <w:annotationRef/>
      </w:r>
      <w:r>
        <w:rPr>
          <w:rFonts w:ascii="Calibri" w:eastAsia="Calibri" w:hAnsi="Calibri" w:cs="Calibri"/>
          <w:sz w:val="20"/>
          <w:szCs w:val="20"/>
        </w:rPr>
        <w:t xml:space="preserve">I think initial notification can be done through routine/existing systems, additional or day-to-day clinical info may require a beefing up or support of an SO from other programmes. </w:t>
      </w:r>
    </w:p>
  </w:comment>
  <w:comment w:id="415" w:author="Paulina Van Zyl" w:date="2025-06-06T11:07:00Z" w:initials="PV">
    <w:p w14:paraId="62BA6C6E" w14:textId="7DC23573" w:rsidR="00297AF0" w:rsidRDefault="00297AF0" w:rsidP="007A6D7E">
      <w:pPr>
        <w:pStyle w:val="CommentText"/>
      </w:pPr>
      <w:r>
        <w:rPr>
          <w:rStyle w:val="CommentReference"/>
        </w:rPr>
        <w:annotationRef/>
      </w:r>
      <w:r>
        <w:t>-Vital status refers to whether the person is dead or alive. Do you need a description of the person’s clinical presentation: history of symptoms and findings on clinical examination consistent with cholinergic toxidrome?</w:t>
      </w:r>
    </w:p>
    <w:p w14:paraId="24DE958C" w14:textId="77777777" w:rsidR="00297AF0" w:rsidRDefault="00297AF0" w:rsidP="007A6D7E">
      <w:pPr>
        <w:pStyle w:val="CommentText"/>
      </w:pPr>
      <w:r>
        <w:t xml:space="preserve">-The inclusion of a narrative description of the circumstances of the poisoning may reveal vital patterns, for instance developing symptoms after a meal or ingesting sweets, traditional medicine or home made beer, etc.  </w:t>
      </w:r>
    </w:p>
    <w:p w14:paraId="0A1BF0AF" w14:textId="77777777" w:rsidR="00297AF0" w:rsidRDefault="00297AF0" w:rsidP="007A6D7E">
      <w:pPr>
        <w:pStyle w:val="CommentText"/>
      </w:pPr>
      <w:r>
        <w:t xml:space="preserve">-Descriptions like “found dead”, ‘sudden death”, “unexplained death” are often indicated as reason for investigations, but may overlap and are difficult to summarize. “Found dead” should be an option, though.  </w:t>
      </w:r>
    </w:p>
    <w:p w14:paraId="6CED0E5D" w14:textId="77777777" w:rsidR="00297AF0" w:rsidRDefault="00297AF0" w:rsidP="007A6D7E">
      <w:pPr>
        <w:pStyle w:val="CommentText"/>
      </w:pPr>
      <w:r>
        <w:t xml:space="preserve">-Place of death in binary: Died in hospital or did not die in hospital. </w:t>
      </w:r>
    </w:p>
    <w:p w14:paraId="49662052" w14:textId="77777777" w:rsidR="00297AF0" w:rsidRDefault="00297AF0" w:rsidP="007A6D7E">
      <w:pPr>
        <w:pStyle w:val="CommentText"/>
      </w:pPr>
      <w:r>
        <w:t xml:space="preserve">-Manner of death: Seldom indicated. Conclusion in this may be delayed till after an inquest.  </w:t>
      </w:r>
    </w:p>
  </w:comment>
  <w:comment w:id="416" w:author="Cindy Stephen" w:date="2025-06-19T12:27:00Z" w:initials="CS">
    <w:p w14:paraId="29DC7BED" w14:textId="77777777" w:rsidR="00297AF0" w:rsidRDefault="00297AF0" w:rsidP="0052682C">
      <w:pPr>
        <w:pStyle w:val="CommentText"/>
      </w:pPr>
      <w:r>
        <w:rPr>
          <w:rStyle w:val="CommentReference"/>
        </w:rPr>
        <w:annotationRef/>
      </w:r>
      <w:r>
        <w:t>The details currently avaialable on the NMC form include:</w:t>
      </w:r>
    </w:p>
    <w:p w14:paraId="0A8AEE5F" w14:textId="77777777" w:rsidR="00297AF0" w:rsidRDefault="00297AF0" w:rsidP="0052682C">
      <w:pPr>
        <w:pStyle w:val="CommentText"/>
        <w:numPr>
          <w:ilvl w:val="0"/>
          <w:numId w:val="7"/>
        </w:numPr>
      </w:pPr>
      <w:r>
        <w:t>Method of diagnosis</w:t>
      </w:r>
    </w:p>
    <w:p w14:paraId="0EE759A1" w14:textId="77777777" w:rsidR="00297AF0" w:rsidRDefault="00297AF0" w:rsidP="0052682C">
      <w:pPr>
        <w:pStyle w:val="CommentText"/>
        <w:numPr>
          <w:ilvl w:val="0"/>
          <w:numId w:val="7"/>
        </w:numPr>
      </w:pPr>
      <w:r>
        <w:t>Clinical signs and symptoms</w:t>
      </w:r>
    </w:p>
    <w:p w14:paraId="5C6621EB" w14:textId="77777777" w:rsidR="00297AF0" w:rsidRDefault="00297AF0" w:rsidP="0052682C">
      <w:pPr>
        <w:pStyle w:val="CommentText"/>
        <w:numPr>
          <w:ilvl w:val="0"/>
          <w:numId w:val="7"/>
        </w:numPr>
      </w:pPr>
      <w:r>
        <w:t>Treatment given</w:t>
      </w:r>
    </w:p>
    <w:p w14:paraId="5530298F" w14:textId="77777777" w:rsidR="00297AF0" w:rsidRDefault="00297AF0" w:rsidP="0052682C">
      <w:pPr>
        <w:pStyle w:val="CommentText"/>
        <w:numPr>
          <w:ilvl w:val="0"/>
          <w:numId w:val="7"/>
        </w:numPr>
      </w:pPr>
      <w:r>
        <w:t>Date of diagnosis</w:t>
      </w:r>
    </w:p>
    <w:p w14:paraId="33B73016" w14:textId="77777777" w:rsidR="00297AF0" w:rsidRDefault="00297AF0" w:rsidP="0052682C">
      <w:pPr>
        <w:pStyle w:val="CommentText"/>
        <w:numPr>
          <w:ilvl w:val="0"/>
          <w:numId w:val="7"/>
        </w:numPr>
      </w:pPr>
      <w:r>
        <w:t xml:space="preserve">Date of symptom onset </w:t>
      </w:r>
    </w:p>
    <w:p w14:paraId="15BC8D5E" w14:textId="77777777" w:rsidR="00297AF0" w:rsidRDefault="00297AF0" w:rsidP="0052682C">
      <w:pPr>
        <w:pStyle w:val="CommentText"/>
        <w:numPr>
          <w:ilvl w:val="0"/>
          <w:numId w:val="7"/>
        </w:numPr>
      </w:pPr>
      <w:r>
        <w:t>Patient admission status</w:t>
      </w:r>
    </w:p>
    <w:p w14:paraId="7D880CA9" w14:textId="77777777" w:rsidR="00297AF0" w:rsidRDefault="00297AF0" w:rsidP="0052682C">
      <w:pPr>
        <w:pStyle w:val="CommentText"/>
        <w:numPr>
          <w:ilvl w:val="0"/>
          <w:numId w:val="7"/>
        </w:numPr>
      </w:pPr>
      <w:r>
        <w:t>Inpatient Ward</w:t>
      </w:r>
    </w:p>
    <w:p w14:paraId="675AB477" w14:textId="77777777" w:rsidR="00297AF0" w:rsidRDefault="00297AF0" w:rsidP="0052682C">
      <w:pPr>
        <w:pStyle w:val="CommentText"/>
        <w:numPr>
          <w:ilvl w:val="0"/>
          <w:numId w:val="7"/>
        </w:numPr>
      </w:pPr>
      <w:r>
        <w:t>Patient vital status</w:t>
      </w:r>
    </w:p>
    <w:p w14:paraId="1DCA29DA" w14:textId="77777777" w:rsidR="00297AF0" w:rsidRDefault="00297AF0" w:rsidP="0052682C">
      <w:pPr>
        <w:pStyle w:val="CommentText"/>
        <w:numPr>
          <w:ilvl w:val="0"/>
          <w:numId w:val="7"/>
        </w:numPr>
      </w:pPr>
      <w:r>
        <w:t xml:space="preserve">Date of death </w:t>
      </w:r>
    </w:p>
    <w:p w14:paraId="6FB443E5" w14:textId="77777777" w:rsidR="00297AF0" w:rsidRDefault="00297AF0" w:rsidP="0052682C">
      <w:pPr>
        <w:pStyle w:val="CommentText"/>
        <w:numPr>
          <w:ilvl w:val="0"/>
          <w:numId w:val="7"/>
        </w:numPr>
      </w:pPr>
      <w:r>
        <w:t>Travel history</w:t>
      </w:r>
    </w:p>
    <w:p w14:paraId="719D8EC4" w14:textId="77777777" w:rsidR="00297AF0" w:rsidRDefault="00297AF0" w:rsidP="0052682C">
      <w:pPr>
        <w:pStyle w:val="CommentText"/>
      </w:pPr>
    </w:p>
    <w:p w14:paraId="447AE8AB" w14:textId="77777777" w:rsidR="00297AF0" w:rsidRDefault="00297AF0" w:rsidP="0052682C">
      <w:pPr>
        <w:pStyle w:val="CommentText"/>
      </w:pPr>
      <w:r>
        <w:t>The challenge is getting the notifier to to complete in detail.</w:t>
      </w:r>
    </w:p>
    <w:p w14:paraId="3A3CBE84" w14:textId="77777777" w:rsidR="00297AF0" w:rsidRDefault="00297AF0" w:rsidP="0052682C">
      <w:pPr>
        <w:pStyle w:val="CommentText"/>
      </w:pPr>
      <w:r>
        <w:t xml:space="preserve">Suggested additional fields: </w:t>
      </w:r>
    </w:p>
    <w:p w14:paraId="476591FD" w14:textId="77777777" w:rsidR="00297AF0" w:rsidRDefault="00297AF0" w:rsidP="0052682C">
      <w:pPr>
        <w:pStyle w:val="CommentText"/>
        <w:numPr>
          <w:ilvl w:val="0"/>
          <w:numId w:val="8"/>
        </w:numPr>
      </w:pPr>
      <w:r>
        <w:t>Type of pesticide</w:t>
      </w:r>
    </w:p>
    <w:p w14:paraId="37FABF45" w14:textId="77777777" w:rsidR="00297AF0" w:rsidRDefault="00297AF0" w:rsidP="0052682C">
      <w:pPr>
        <w:pStyle w:val="CommentText"/>
        <w:numPr>
          <w:ilvl w:val="0"/>
          <w:numId w:val="8"/>
        </w:numPr>
      </w:pPr>
      <w:r>
        <w:t xml:space="preserve">Circumstances </w:t>
      </w:r>
    </w:p>
  </w:comment>
  <w:comment w:id="417" w:author="Brian Brummer" w:date="2025-07-07T14:11:00Z" w:initials="BB">
    <w:p w14:paraId="7F67B3CC" w14:textId="77777777" w:rsidR="00297AF0" w:rsidRDefault="00297AF0" w:rsidP="005B1888">
      <w:r>
        <w:rPr>
          <w:rStyle w:val="CommentReference"/>
        </w:rPr>
        <w:annotationRef/>
      </w:r>
      <w:r>
        <w:rPr>
          <w:sz w:val="20"/>
          <w:szCs w:val="20"/>
        </w:rPr>
        <w:t xml:space="preserve">It is unclear if these are enrollment issues or data collection issues. To me these are important data collection issues and will be considered. </w:t>
      </w:r>
    </w:p>
  </w:comment>
  <w:comment w:id="442" w:author="Paulina Van Zyl" w:date="2025-07-09T11:57:00Z" w:initials="PV">
    <w:p w14:paraId="001088D4" w14:textId="77777777" w:rsidR="00297AF0" w:rsidRDefault="00297AF0" w:rsidP="00D863EC">
      <w:pPr>
        <w:pStyle w:val="CommentText"/>
      </w:pPr>
      <w:r>
        <w:rPr>
          <w:rStyle w:val="CommentReference"/>
        </w:rPr>
        <w:annotationRef/>
      </w:r>
      <w:r>
        <w:t>Is this allowed?</w:t>
      </w:r>
    </w:p>
  </w:comment>
  <w:comment w:id="443" w:author="Brian Brummer" w:date="2025-08-11T16:48:00Z" w:initials="BB">
    <w:p w14:paraId="6C211B0B" w14:textId="77777777" w:rsidR="00E15379" w:rsidRDefault="00E15379" w:rsidP="00E15379">
      <w:r>
        <w:rPr>
          <w:rStyle w:val="CommentReference"/>
        </w:rPr>
        <w:annotationRef/>
      </w:r>
      <w:r>
        <w:rPr>
          <w:rFonts w:ascii="Calibri" w:eastAsia="Calibri" w:hAnsi="Calibri" w:cs="Calibri"/>
          <w:sz w:val="20"/>
          <w:szCs w:val="20"/>
        </w:rPr>
        <w:t xml:space="preserve">Will perhaps need to model it after the CHAMPS model who collect MITS. </w:t>
      </w:r>
    </w:p>
  </w:comment>
  <w:comment w:id="461" w:author="Leslie London" w:date="2025-08-17T22:11:00Z" w:initials="LL">
    <w:p w14:paraId="4F7020B9" w14:textId="77777777" w:rsidR="004E1CC0" w:rsidRDefault="004E1CC0" w:rsidP="004E1CC0">
      <w:pPr>
        <w:pStyle w:val="CommentText"/>
      </w:pPr>
      <w:r>
        <w:rPr>
          <w:rStyle w:val="CommentReference"/>
        </w:rPr>
        <w:annotationRef/>
      </w:r>
      <w:r>
        <w:t>In practice, some of the treating teams will know very well what to do for management but will not know what tox testing is available.  Just a thought - one doesn’t want to come across as disrespecting local clinicians.</w:t>
      </w:r>
    </w:p>
  </w:comment>
  <w:comment w:id="467" w:author="Paulina Van Zyl" w:date="2025-07-09T11:59:00Z" w:initials="PV">
    <w:p w14:paraId="05EC119A" w14:textId="266C5845" w:rsidR="00297AF0" w:rsidRDefault="00297AF0" w:rsidP="007F58A1">
      <w:pPr>
        <w:pStyle w:val="CommentText"/>
      </w:pPr>
      <w:r>
        <w:rPr>
          <w:rStyle w:val="CommentReference"/>
        </w:rPr>
        <w:annotationRef/>
      </w:r>
      <w:r>
        <w:t xml:space="preserve">Appropriateness of investigations and managements can only be judged against the clinical presentation. </w:t>
      </w:r>
    </w:p>
  </w:comment>
  <w:comment w:id="485" w:author="Leslie London" w:date="2025-08-17T22:12:00Z" w:initials="LL">
    <w:p w14:paraId="006D1D05" w14:textId="77777777" w:rsidR="004E1CC0" w:rsidRDefault="004E1CC0" w:rsidP="004E1CC0">
      <w:pPr>
        <w:pStyle w:val="CommentText"/>
      </w:pPr>
      <w:r>
        <w:rPr>
          <w:rStyle w:val="CommentReference"/>
        </w:rPr>
        <w:annotationRef/>
      </w:r>
      <w:r>
        <w:t>Who is going to do the recording and how? Are we expecting the treating clinicians to do that? If so, how? By app? On paper?</w:t>
      </w:r>
    </w:p>
  </w:comment>
  <w:comment w:id="500" w:author="Leslie London" w:date="2025-08-17T22:14:00Z" w:initials="LL">
    <w:p w14:paraId="3D59A7F1" w14:textId="77777777" w:rsidR="004E1CC0" w:rsidRDefault="004E1CC0" w:rsidP="004E1CC0">
      <w:pPr>
        <w:pStyle w:val="CommentText"/>
      </w:pPr>
      <w:r>
        <w:rPr>
          <w:rStyle w:val="CommentReference"/>
        </w:rPr>
        <w:annotationRef/>
      </w:r>
      <w:r>
        <w:t>This is a just a bit of a back and forth. We discuss dead on arraive in the first paragraph above, now we discuss dead in hospital and in the latter part of the paragraph, we discuss those who are dead on arrival in hospital.</w:t>
      </w:r>
    </w:p>
    <w:p w14:paraId="338C979A" w14:textId="77777777" w:rsidR="004E1CC0" w:rsidRDefault="004E1CC0" w:rsidP="004E1CC0">
      <w:pPr>
        <w:pStyle w:val="CommentText"/>
      </w:pPr>
    </w:p>
    <w:p w14:paraId="33A0BAA0" w14:textId="77777777" w:rsidR="004E1CC0" w:rsidRDefault="004E1CC0" w:rsidP="004E1CC0">
      <w:pPr>
        <w:pStyle w:val="CommentText"/>
      </w:pPr>
      <w:r>
        <w:t>Can we not bullet them one by one in a more logical sequence</w:t>
      </w:r>
    </w:p>
    <w:p w14:paraId="38245122" w14:textId="77777777" w:rsidR="004E1CC0" w:rsidRDefault="004E1CC0" w:rsidP="004E1CC0">
      <w:pPr>
        <w:pStyle w:val="CommentText"/>
      </w:pPr>
    </w:p>
    <w:p w14:paraId="64496A5A" w14:textId="77777777" w:rsidR="004E1CC0" w:rsidRDefault="004E1CC0" w:rsidP="004E1CC0">
      <w:pPr>
        <w:pStyle w:val="CommentText"/>
        <w:numPr>
          <w:ilvl w:val="0"/>
          <w:numId w:val="19"/>
        </w:numPr>
      </w:pPr>
      <w:r>
        <w:t>Dead on arrival – what happens, etc</w:t>
      </w:r>
    </w:p>
    <w:p w14:paraId="6F81F933" w14:textId="77777777" w:rsidR="004E1CC0" w:rsidRDefault="004E1CC0" w:rsidP="004E1CC0">
      <w:pPr>
        <w:pStyle w:val="CommentText"/>
        <w:numPr>
          <w:ilvl w:val="0"/>
          <w:numId w:val="19"/>
        </w:numPr>
      </w:pPr>
      <w:r>
        <w:t>Treated in hospital - what happens, etc</w:t>
      </w:r>
    </w:p>
    <w:p w14:paraId="385CBD43" w14:textId="77777777" w:rsidR="004E1CC0" w:rsidRDefault="004E1CC0" w:rsidP="004E1CC0">
      <w:pPr>
        <w:pStyle w:val="CommentText"/>
        <w:numPr>
          <w:ilvl w:val="0"/>
          <w:numId w:val="19"/>
        </w:numPr>
      </w:pPr>
      <w:r>
        <w:t>Die in hospital - what happens, etc</w:t>
      </w:r>
    </w:p>
  </w:comment>
  <w:comment w:id="501" w:author="Brian Brummer" w:date="2025-09-04T19:39:00Z" w:initials="BB">
    <w:p w14:paraId="0E6D06D4" w14:textId="77777777" w:rsidR="00395881" w:rsidRDefault="00395881" w:rsidP="00395881">
      <w:r>
        <w:rPr>
          <w:rStyle w:val="CommentReference"/>
        </w:rPr>
        <w:annotationRef/>
      </w:r>
      <w:r>
        <w:rPr>
          <w:rFonts w:ascii="Calibri" w:eastAsia="Calibri" w:hAnsi="Calibri" w:cs="Calibri"/>
          <w:sz w:val="20"/>
          <w:szCs w:val="20"/>
        </w:rPr>
        <w:t>great suggestion</w:t>
      </w:r>
    </w:p>
  </w:comment>
  <w:comment w:id="531" w:author="Paulina Van Zyl" w:date="2025-07-09T12:01:00Z" w:initials="PV">
    <w:p w14:paraId="62C6C27A" w14:textId="5EFF768E" w:rsidR="00297AF0" w:rsidRDefault="00297AF0" w:rsidP="005D00F0">
      <w:pPr>
        <w:pStyle w:val="CommentText"/>
      </w:pPr>
      <w:r>
        <w:rPr>
          <w:rStyle w:val="CommentReference"/>
        </w:rPr>
        <w:annotationRef/>
      </w:r>
      <w:r>
        <w:t>Who will refer the body to forensic pathology?</w:t>
      </w:r>
    </w:p>
  </w:comment>
  <w:comment w:id="532" w:author="Brian Brummer" w:date="2025-08-11T14:53:00Z" w:initials="BB">
    <w:p w14:paraId="3F10C30C" w14:textId="77777777" w:rsidR="0016356C" w:rsidRDefault="0016356C" w:rsidP="0016356C">
      <w:r>
        <w:rPr>
          <w:rStyle w:val="CommentReference"/>
        </w:rPr>
        <w:annotationRef/>
      </w:r>
      <w:r>
        <w:rPr>
          <w:rFonts w:ascii="Calibri" w:eastAsia="Calibri" w:hAnsi="Calibri" w:cs="Calibri"/>
          <w:sz w:val="20"/>
          <w:szCs w:val="20"/>
        </w:rPr>
        <w:t>A medical doctor on duty/SAPS</w:t>
      </w:r>
    </w:p>
  </w:comment>
  <w:comment w:id="553" w:author="Paulina Van Zyl" w:date="2025-07-09T12:02:00Z" w:initials="PV">
    <w:p w14:paraId="7742E30C" w14:textId="10B73BE6" w:rsidR="00297AF0" w:rsidRDefault="00297AF0" w:rsidP="0014796A">
      <w:pPr>
        <w:pStyle w:val="CommentText"/>
      </w:pPr>
      <w:r>
        <w:rPr>
          <w:rStyle w:val="CommentReference"/>
        </w:rPr>
        <w:annotationRef/>
      </w:r>
      <w:r>
        <w:t>Do you mean the local Forensic Pathology team or will their work be overseen by visiting pathologists?</w:t>
      </w:r>
    </w:p>
  </w:comment>
  <w:comment w:id="554" w:author="Brian Brummer" w:date="2025-08-11T14:55:00Z" w:initials="BB">
    <w:p w14:paraId="77AA5246" w14:textId="77777777" w:rsidR="00250470" w:rsidRDefault="00250470" w:rsidP="00250470">
      <w:r>
        <w:rPr>
          <w:rStyle w:val="CommentReference"/>
        </w:rPr>
        <w:annotationRef/>
      </w:r>
      <w:r>
        <w:rPr>
          <w:rFonts w:ascii="Calibri" w:eastAsia="Calibri" w:hAnsi="Calibri" w:cs="Calibri"/>
          <w:sz w:val="20"/>
          <w:szCs w:val="20"/>
        </w:rPr>
        <w:t>Whoever is conducting the post-mortem investigation may, in addition, record the cause and manner of death as this infromation is not available in official CoD reports. (especially the manner)</w:t>
      </w:r>
    </w:p>
  </w:comment>
  <w:comment w:id="511" w:author="Leslie London" w:date="2025-06-07T19:16:00Z" w:initials="LL">
    <w:p w14:paraId="0268A999" w14:textId="061CE53B" w:rsidR="00297AF0" w:rsidRDefault="00297AF0" w:rsidP="000055F3">
      <w:pPr>
        <w:pStyle w:val="CommentText"/>
      </w:pPr>
      <w:r>
        <w:rPr>
          <w:rStyle w:val="CommentReference"/>
        </w:rPr>
        <w:annotationRef/>
      </w:r>
      <w:r>
        <w:t>Surely we need to have an interface with Forensic so any Forensic testing can be linked to the clinical data.  We are trying hard to Forensic databases integrated</w:t>
      </w:r>
    </w:p>
  </w:comment>
  <w:comment w:id="512" w:author="Brian Brummer" w:date="2025-07-06T20:56:00Z" w:initials="BB">
    <w:p w14:paraId="133D9E2D" w14:textId="77777777" w:rsidR="00297AF0" w:rsidRDefault="00297AF0" w:rsidP="004751DD">
      <w:r>
        <w:rPr>
          <w:rStyle w:val="CommentReference"/>
        </w:rPr>
        <w:annotationRef/>
      </w:r>
      <w:r>
        <w:rPr>
          <w:sz w:val="20"/>
          <w:szCs w:val="20"/>
        </w:rPr>
        <w:t xml:space="preserve">Agreed. Will need to see whether linkage will be legally feasible. </w:t>
      </w:r>
    </w:p>
  </w:comment>
  <w:comment w:id="580" w:author="Paulina Van Zyl" w:date="2025-07-09T12:04:00Z" w:initials="PV">
    <w:p w14:paraId="0BED2398" w14:textId="77777777" w:rsidR="00297AF0" w:rsidRDefault="00297AF0" w:rsidP="00C454C3">
      <w:pPr>
        <w:pStyle w:val="CommentText"/>
      </w:pPr>
      <w:r>
        <w:rPr>
          <w:rStyle w:val="CommentReference"/>
        </w:rPr>
        <w:annotationRef/>
      </w:r>
      <w:r>
        <w:t xml:space="preserve">-What surveillance infrastructure is in place at these sites? </w:t>
      </w:r>
    </w:p>
    <w:p w14:paraId="237B3059" w14:textId="77777777" w:rsidR="00297AF0" w:rsidRDefault="00297AF0" w:rsidP="00C454C3">
      <w:pPr>
        <w:pStyle w:val="CommentText"/>
      </w:pPr>
      <w:r>
        <w:t>-What will be the benefit of focussing on areas that already comply with notification if the real problem is the lack of follow up of notifications?</w:t>
      </w:r>
    </w:p>
    <w:p w14:paraId="7D443DC1" w14:textId="77777777" w:rsidR="00297AF0" w:rsidRDefault="00297AF0" w:rsidP="00C454C3">
      <w:pPr>
        <w:pStyle w:val="CommentText"/>
      </w:pPr>
      <w:r>
        <w:t>-</w:t>
      </w:r>
    </w:p>
  </w:comment>
  <w:comment w:id="581" w:author="Brian Brummer" w:date="2025-07-10T10:04:00Z" w:initials="BB">
    <w:p w14:paraId="776195F0" w14:textId="77777777" w:rsidR="00B05235" w:rsidRDefault="00B05235" w:rsidP="00B05235">
      <w:r>
        <w:rPr>
          <w:rStyle w:val="CommentReference"/>
        </w:rPr>
        <w:annotationRef/>
      </w:r>
      <w:r>
        <w:rPr>
          <w:rFonts w:ascii="Calibri" w:eastAsia="Calibri" w:hAnsi="Calibri" w:cs="Calibri"/>
          <w:sz w:val="20"/>
          <w:szCs w:val="20"/>
        </w:rPr>
        <w:t xml:space="preserve">Again, This is somewhat a repeat of Ziyaad searlier point. We need to discuss the purpose of this enahnced surveillance. My initial understanding of the purpose is not to enhance the representation of surveillance, but to enhance the quality of surveillance so that it can be better interpreted and acted upon. It is no use to spend money on identifying more poisoning cases if we do not have a solid idea on the types of poisons being used. </w:t>
      </w:r>
    </w:p>
    <w:p w14:paraId="75C21F21" w14:textId="77777777" w:rsidR="00B05235" w:rsidRDefault="00B05235" w:rsidP="00B05235"/>
    <w:p w14:paraId="33313A70" w14:textId="77777777" w:rsidR="00B05235" w:rsidRDefault="00B05235" w:rsidP="00B05235">
      <w:r>
        <w:rPr>
          <w:rFonts w:ascii="Calibri" w:eastAsia="Calibri" w:hAnsi="Calibri" w:cs="Calibri"/>
          <w:sz w:val="20"/>
          <w:szCs w:val="20"/>
        </w:rPr>
        <w:t>Areas that already have strong surveillance infrastructure will provide cost-efficiency.</w:t>
      </w:r>
    </w:p>
    <w:p w14:paraId="029BA180" w14:textId="77777777" w:rsidR="00B05235" w:rsidRDefault="00B05235" w:rsidP="00B05235"/>
    <w:p w14:paraId="0965114C" w14:textId="77777777" w:rsidR="00B05235" w:rsidRDefault="00B05235" w:rsidP="00B05235">
      <w:r>
        <w:rPr>
          <w:rFonts w:ascii="Calibri" w:eastAsia="Calibri" w:hAnsi="Calibri" w:cs="Calibri"/>
          <w:sz w:val="20"/>
          <w:szCs w:val="20"/>
        </w:rPr>
        <w:t xml:space="preserve">When we talk about "strong surveillance infrastructure", we do not mean that is strong for poisoning specifically. </w:t>
      </w:r>
    </w:p>
  </w:comment>
  <w:comment w:id="582" w:author="Guest User" w:date="2025-07-17T08:28:00Z" w:initials="GU">
    <w:p w14:paraId="0BC9C49A" w14:textId="14BC7671" w:rsidR="00823998" w:rsidRDefault="00823998">
      <w:pPr>
        <w:pStyle w:val="CommentText"/>
      </w:pPr>
      <w:r>
        <w:rPr>
          <w:rStyle w:val="CommentReference"/>
        </w:rPr>
        <w:annotationRef/>
      </w:r>
      <w:r w:rsidRPr="23F3756F">
        <w:t>I also thought the purpose of the enhanced surveillance was to collect more high-quality data to better understand the situation.</w:t>
      </w:r>
    </w:p>
  </w:comment>
  <w:comment w:id="589" w:author="Leslie London" w:date="2025-08-17T22:17:00Z" w:initials="LL">
    <w:p w14:paraId="62FAC3D6" w14:textId="77777777" w:rsidR="00C34999" w:rsidRDefault="00C34999" w:rsidP="00C34999">
      <w:pPr>
        <w:pStyle w:val="CommentText"/>
      </w:pPr>
      <w:r>
        <w:rPr>
          <w:rStyle w:val="CommentReference"/>
        </w:rPr>
        <w:annotationRef/>
      </w:r>
      <w:r>
        <w:t>?? CHBAH is in Soweto not Ekurhuleni</w:t>
      </w:r>
    </w:p>
  </w:comment>
  <w:comment w:id="596" w:author="Leslie London" w:date="2025-08-17T22:18:00Z" w:initials="LL">
    <w:p w14:paraId="7FC74A11" w14:textId="77777777" w:rsidR="00C34999" w:rsidRDefault="00C34999" w:rsidP="00C34999">
      <w:pPr>
        <w:pStyle w:val="CommentText"/>
      </w:pPr>
      <w:r>
        <w:rPr>
          <w:rStyle w:val="CommentReference"/>
        </w:rPr>
        <w:annotationRef/>
      </w:r>
      <w:r>
        <w:t>First time we mention west Rand</w:t>
      </w:r>
    </w:p>
    <w:p w14:paraId="1B717786" w14:textId="77777777" w:rsidR="00C34999" w:rsidRDefault="00C34999" w:rsidP="00C34999">
      <w:pPr>
        <w:pStyle w:val="CommentText"/>
      </w:pPr>
      <w:r>
        <w:t>No metnion of the W Cape?</w:t>
      </w:r>
    </w:p>
    <w:p w14:paraId="6B030134" w14:textId="77777777" w:rsidR="00C34999" w:rsidRDefault="00C34999" w:rsidP="00C34999">
      <w:pPr>
        <w:pStyle w:val="CommentText"/>
      </w:pPr>
    </w:p>
    <w:p w14:paraId="2F98025B" w14:textId="77777777" w:rsidR="00C34999" w:rsidRDefault="00C34999" w:rsidP="00C34999">
      <w:pPr>
        <w:pStyle w:val="CommentText"/>
      </w:pPr>
      <w:r>
        <w:t>Need to be consistent</w:t>
      </w:r>
    </w:p>
  </w:comment>
  <w:comment w:id="597" w:author="Brian Brummer" w:date="2025-09-04T19:40:00Z" w:initials="BB">
    <w:p w14:paraId="29AAF1AD" w14:textId="77777777" w:rsidR="005E6652" w:rsidRDefault="005E6652" w:rsidP="005E6652">
      <w:r>
        <w:rPr>
          <w:rStyle w:val="CommentReference"/>
        </w:rPr>
        <w:annotationRef/>
      </w:r>
      <w:r>
        <w:rPr>
          <w:rFonts w:ascii="Calibri" w:eastAsia="Calibri" w:hAnsi="Calibri" w:cs="Calibri"/>
          <w:sz w:val="20"/>
          <w:szCs w:val="20"/>
        </w:rPr>
        <w:t xml:space="preserve">Agreed re consistency. West Rand had highest incidence but likely since it district has low population with a feeder hospital just inside it border. </w:t>
      </w:r>
    </w:p>
    <w:p w14:paraId="1E064CF2" w14:textId="77777777" w:rsidR="005E6652" w:rsidRDefault="005E6652" w:rsidP="005E6652"/>
    <w:p w14:paraId="189C9D59" w14:textId="77777777" w:rsidR="005E6652" w:rsidRDefault="005E6652" w:rsidP="005E6652">
      <w:r>
        <w:rPr>
          <w:rFonts w:ascii="Calibri" w:eastAsia="Calibri" w:hAnsi="Calibri" w:cs="Calibri"/>
          <w:sz w:val="20"/>
          <w:szCs w:val="20"/>
        </w:rPr>
        <w:t>WC doesn't get flagged when looking at BChE testing (which is what I initially based the sites on)</w:t>
      </w:r>
    </w:p>
  </w:comment>
  <w:comment w:id="605" w:author="Paulina Van Zyl" w:date="2025-07-09T12:17:00Z" w:initials="PV">
    <w:p w14:paraId="587E2181" w14:textId="3023F7E7" w:rsidR="00297AF0" w:rsidRDefault="00297AF0" w:rsidP="00AE0538">
      <w:pPr>
        <w:pStyle w:val="CommentText"/>
      </w:pPr>
      <w:r>
        <w:rPr>
          <w:rStyle w:val="CommentReference"/>
        </w:rPr>
        <w:annotationRef/>
      </w:r>
      <w:r>
        <w:t xml:space="preserve">Who will perform the verbal autopsy: will it be environmental health officers, forensic pathologists of GERMS surveillance officer? </w:t>
      </w:r>
    </w:p>
  </w:comment>
  <w:comment w:id="606" w:author="Brian Brummer" w:date="2025-07-10T10:06:00Z" w:initials="BB">
    <w:p w14:paraId="1FA63E97" w14:textId="77777777" w:rsidR="00734C48" w:rsidRDefault="00734C48" w:rsidP="00734C48">
      <w:r>
        <w:rPr>
          <w:rStyle w:val="CommentReference"/>
        </w:rPr>
        <w:annotationRef/>
      </w:r>
      <w:r>
        <w:rPr>
          <w:rFonts w:ascii="Calibri" w:eastAsia="Calibri" w:hAnsi="Calibri" w:cs="Calibri"/>
          <w:sz w:val="20"/>
          <w:szCs w:val="20"/>
        </w:rPr>
        <w:t xml:space="preserve">To be discussed. There are already groups doing Verbal autopsies, based on funding we would need to leverage these groups, train new officers etc. I don't think it will be in the scope of forensic pathologists to do the VA, but perhaps verify quality and provide feedback to those conducting VA. </w:t>
      </w:r>
    </w:p>
  </w:comment>
  <w:comment w:id="617" w:author="Guest User" w:date="2025-07-17T09:09:00Z" w:initials="GU">
    <w:p w14:paraId="31251AEE" w14:textId="7C5F55F1" w:rsidR="00E90220" w:rsidRDefault="00E90220">
      <w:pPr>
        <w:pStyle w:val="CommentText"/>
      </w:pPr>
      <w:r>
        <w:rPr>
          <w:rStyle w:val="CommentReference"/>
        </w:rPr>
        <w:annotationRef/>
      </w:r>
      <w:r w:rsidRPr="74481992">
        <w:t>https://iris.who.int/bitstream/handle/10665/332193/9789240005662-eng.pdf?sequence=1</w:t>
      </w:r>
    </w:p>
  </w:comment>
  <w:comment w:id="618" w:author="Guest User" w:date="2025-07-17T09:09:00Z" w:initials="GU">
    <w:p w14:paraId="029050E2" w14:textId="50225945" w:rsidR="00E90220" w:rsidRDefault="00E90220">
      <w:pPr>
        <w:pStyle w:val="CommentText"/>
      </w:pPr>
      <w:r>
        <w:rPr>
          <w:rStyle w:val="CommentReference"/>
        </w:rPr>
        <w:annotationRef/>
      </w:r>
      <w:r w:rsidRPr="2227CD1B">
        <w:t>https://pmc.ncbi.nlm.nih.gov/articles/PMC11426366/</w:t>
      </w:r>
    </w:p>
  </w:comment>
  <w:comment w:id="619" w:author="Guest User" w:date="2025-07-17T09:15:00Z" w:initials="GU">
    <w:p w14:paraId="186C9A2B" w14:textId="268E1FA3" w:rsidR="00E90220" w:rsidRDefault="00E90220">
      <w:pPr>
        <w:pStyle w:val="CommentText"/>
      </w:pPr>
      <w:r>
        <w:rPr>
          <w:rStyle w:val="CommentReference"/>
        </w:rPr>
        <w:annotationRef/>
      </w:r>
      <w:r w:rsidRPr="528A41D6">
        <w:t>https://www.researchgate.net/publication/313445102_Pesticides_Classification_and_Its_Impact_on_Human_and_Environment</w:t>
      </w:r>
    </w:p>
  </w:comment>
  <w:comment w:id="620" w:author="Guest User" w:date="2025-07-17T09:18:00Z" w:initials="GU">
    <w:p w14:paraId="7CF778E3" w14:textId="2A20D332" w:rsidR="00E90220" w:rsidRDefault="00E90220">
      <w:pPr>
        <w:pStyle w:val="CommentText"/>
      </w:pPr>
      <w:r>
        <w:rPr>
          <w:rStyle w:val="CommentReference"/>
        </w:rPr>
        <w:annotationRef/>
      </w:r>
      <w:r w:rsidRPr="6D8417E2">
        <w:t>https://doi.org/10.1016/S0140-6736(02)11204-9</w:t>
      </w:r>
    </w:p>
  </w:comment>
  <w:comment w:id="615" w:author="Paulina Van Zyl" w:date="2025-07-09T12:18:00Z" w:initials="PV">
    <w:p w14:paraId="19696FE2" w14:textId="311A69FE" w:rsidR="00297AF0" w:rsidRDefault="00297AF0" w:rsidP="00AE0538">
      <w:pPr>
        <w:pStyle w:val="CommentText"/>
      </w:pPr>
      <w:r>
        <w:rPr>
          <w:rStyle w:val="CommentReference"/>
        </w:rPr>
        <w:annotationRef/>
      </w:r>
      <w:r>
        <w:t xml:space="preserve">Add reference. </w:t>
      </w:r>
    </w:p>
  </w:comment>
  <w:comment w:id="616" w:author="Brian Brummer" w:date="2025-07-10T10:09:00Z" w:initials="BB">
    <w:p w14:paraId="1872C242" w14:textId="77777777" w:rsidR="007215E5" w:rsidRDefault="007215E5" w:rsidP="007215E5">
      <w:r>
        <w:rPr>
          <w:rStyle w:val="CommentReference"/>
        </w:rPr>
        <w:annotationRef/>
      </w:r>
      <w:r>
        <w:rPr>
          <w:rFonts w:ascii="Calibri" w:eastAsia="Calibri" w:hAnsi="Calibri" w:cs="Calibri"/>
          <w:color w:val="F6F6F6"/>
          <w:sz w:val="20"/>
          <w:szCs w:val="20"/>
        </w:rPr>
        <w:t>1.Kumar et al. (2010):</w:t>
      </w:r>
    </w:p>
    <w:p w14:paraId="05932BE8" w14:textId="77777777" w:rsidR="007215E5" w:rsidRDefault="007215E5" w:rsidP="007215E5">
      <w:r>
        <w:rPr>
          <w:rFonts w:ascii="Calibri" w:eastAsia="Calibri" w:hAnsi="Calibri" w:cs="Calibri"/>
          <w:color w:val="F6F6F6"/>
          <w:sz w:val="20"/>
          <w:szCs w:val="20"/>
        </w:rPr>
        <w:t xml:space="preserve">Kumar, S. V., Fareedullah, M., Sudhakar, Y., Venkateswarlu, B., &amp; Kumar, E. A. (2010). Current review on organophosphorus poisoning. Archives of Applied Science Research, 2(4), 199–215. Retrieved from </w:t>
      </w:r>
      <w:hyperlink r:id="rId3" w:history="1">
        <w:r w:rsidRPr="001E30EF">
          <w:rPr>
            <w:rStyle w:val="Hyperlink"/>
            <w:rFonts w:ascii="Calibri" w:eastAsia="Calibri" w:hAnsi="Calibri" w:cs="Calibri"/>
            <w:sz w:val="20"/>
            <w:szCs w:val="20"/>
          </w:rPr>
          <w:t>http://scholarsresearchlibrary.com/archive.html</w:t>
        </w:r>
      </w:hyperlink>
    </w:p>
    <w:p w14:paraId="7A081328" w14:textId="77777777" w:rsidR="007215E5" w:rsidRDefault="007215E5" w:rsidP="007215E5">
      <w:r>
        <w:rPr>
          <w:rFonts w:ascii="Calibri" w:eastAsia="Calibri" w:hAnsi="Calibri" w:cs="Calibri"/>
          <w:color w:val="F6F6F6"/>
          <w:sz w:val="20"/>
          <w:szCs w:val="20"/>
        </w:rPr>
        <w:t>2.Chaudhary et al. (2013):</w:t>
      </w:r>
    </w:p>
    <w:p w14:paraId="22D3E85C" w14:textId="77777777" w:rsidR="007215E5" w:rsidRDefault="007215E5" w:rsidP="007215E5">
      <w:r>
        <w:rPr>
          <w:rFonts w:ascii="Calibri" w:eastAsia="Calibri" w:hAnsi="Calibri" w:cs="Calibri"/>
          <w:color w:val="F6F6F6"/>
          <w:sz w:val="20"/>
          <w:szCs w:val="20"/>
        </w:rPr>
        <w:t xml:space="preserve">Chaudhary, S. C., Singh, K., Sawlani, K. K., Jain, N., Vaish, A. K., Atam, V., Patel, M. L., &amp; Agarwal, A. (2013). Prognostic significance of estimation of pseudocholinesterase activity and role of pralidoxime therapy in organophosphorous poisoning. Toxicology International, 20(3), 214–217. </w:t>
      </w:r>
      <w:hyperlink r:id="rId4" w:history="1">
        <w:r w:rsidRPr="001E30EF">
          <w:rPr>
            <w:rStyle w:val="Hyperlink"/>
            <w:rFonts w:ascii="Calibri" w:eastAsia="Calibri" w:hAnsi="Calibri" w:cs="Calibri"/>
            <w:sz w:val="20"/>
            <w:szCs w:val="20"/>
          </w:rPr>
          <w:t>https://doi.org/10.4103/0971-6580.121669</w:t>
        </w:r>
      </w:hyperlink>
    </w:p>
    <w:p w14:paraId="3685CA71" w14:textId="77777777" w:rsidR="007215E5" w:rsidRDefault="007215E5" w:rsidP="007215E5">
      <w:r>
        <w:rPr>
          <w:rFonts w:ascii="Calibri" w:eastAsia="Calibri" w:hAnsi="Calibri" w:cs="Calibri"/>
          <w:color w:val="F6F6F6"/>
          <w:sz w:val="20"/>
          <w:szCs w:val="20"/>
        </w:rPr>
        <w:t>3.Hiremath et al. (2016):</w:t>
      </w:r>
    </w:p>
    <w:p w14:paraId="45B433A8" w14:textId="77777777" w:rsidR="007215E5" w:rsidRDefault="007215E5" w:rsidP="007215E5">
      <w:r>
        <w:rPr>
          <w:rFonts w:ascii="Calibri" w:eastAsia="Calibri" w:hAnsi="Calibri" w:cs="Calibri"/>
          <w:color w:val="F6F6F6"/>
          <w:sz w:val="20"/>
          <w:szCs w:val="20"/>
        </w:rPr>
        <w:t xml:space="preserve">Hiremath, P., Rangappa, P., Jacob, I., &amp; Rao, K. (2016). Pseudocholinesterase as a predictor of mortality and morbidity in organophosphorus poisoning. Indian Journal of Critical Care Medicine, 20(10), 601–604. </w:t>
      </w:r>
      <w:hyperlink r:id="rId5" w:history="1">
        <w:r w:rsidRPr="001E30EF">
          <w:rPr>
            <w:rStyle w:val="Hyperlink"/>
            <w:rFonts w:ascii="Calibri" w:eastAsia="Calibri" w:hAnsi="Calibri" w:cs="Calibri"/>
            <w:sz w:val="20"/>
            <w:szCs w:val="20"/>
          </w:rPr>
          <w:t>https://doi.org/10.4103/0972-5229.192052</w:t>
        </w:r>
      </w:hyperlink>
    </w:p>
    <w:p w14:paraId="1AE40E9F" w14:textId="77777777" w:rsidR="007215E5" w:rsidRDefault="007215E5" w:rsidP="007215E5"/>
  </w:comment>
  <w:comment w:id="623" w:author="Jody Rusch" w:date="2025-06-08T10:37:00Z" w:initials="JR">
    <w:p w14:paraId="2E2743B5" w14:textId="6E3EF318" w:rsidR="00297AF0" w:rsidRDefault="00297AF0" w:rsidP="00B86FB9">
      <w:pPr>
        <w:pStyle w:val="CommentText"/>
      </w:pPr>
      <w:r>
        <w:rPr>
          <w:rStyle w:val="CommentReference"/>
        </w:rPr>
        <w:annotationRef/>
      </w:r>
      <w:r>
        <w:t>Looking at Table 4, if all sites are utilised we should be able to recruit this number in one year.</w:t>
      </w:r>
    </w:p>
  </w:comment>
  <w:comment w:id="624" w:author="Brian Brummer" w:date="2025-07-07T14:13:00Z" w:initials="BB">
    <w:p w14:paraId="7F391C72" w14:textId="77777777" w:rsidR="00297AF0" w:rsidRDefault="00297AF0" w:rsidP="005B1888">
      <w:r>
        <w:rPr>
          <w:rStyle w:val="CommentReference"/>
        </w:rPr>
        <w:annotationRef/>
      </w:r>
      <w:r>
        <w:rPr>
          <w:sz w:val="20"/>
          <w:szCs w:val="20"/>
        </w:rPr>
        <w:t xml:space="preserve">Indeed. The power calc is really just geared towards an accurate death estimation. I have not accounted for things like predictive ability of butyrylcholinesterase, but can look into it. A 1000-1500 N dataset would be great. </w:t>
      </w:r>
    </w:p>
  </w:comment>
  <w:comment w:id="625" w:author="Jody Rusch" w:date="2025-06-08T10:52:00Z" w:initials="JR">
    <w:p w14:paraId="46791CC9" w14:textId="658C55BD" w:rsidR="00297AF0" w:rsidRDefault="00297AF0" w:rsidP="00193837">
      <w:pPr>
        <w:pStyle w:val="CommentText"/>
      </w:pPr>
      <w:r>
        <w:rPr>
          <w:rStyle w:val="CommentReference"/>
        </w:rPr>
        <w:annotationRef/>
      </w:r>
      <w:r>
        <w:t>Routine clinical tests in a case of acute pesticide poisoning, as recommended, may include:</w:t>
      </w:r>
    </w:p>
    <w:p w14:paraId="2F521ECA" w14:textId="77777777" w:rsidR="00297AF0" w:rsidRDefault="00297AF0" w:rsidP="00193837">
      <w:pPr>
        <w:pStyle w:val="CommentText"/>
      </w:pPr>
      <w:r>
        <w:t xml:space="preserve">Serum butyrylcholinesterase </w:t>
      </w:r>
    </w:p>
    <w:p w14:paraId="7C740811" w14:textId="77777777" w:rsidR="00297AF0" w:rsidRDefault="00297AF0" w:rsidP="00193837">
      <w:pPr>
        <w:pStyle w:val="CommentText"/>
      </w:pPr>
      <w:r>
        <w:t>Renal function (Na, K, urea, creatinine with eGFR)</w:t>
      </w:r>
    </w:p>
    <w:p w14:paraId="0A666878" w14:textId="77777777" w:rsidR="00297AF0" w:rsidRDefault="00297AF0" w:rsidP="00193837">
      <w:pPr>
        <w:pStyle w:val="CommentText"/>
      </w:pPr>
      <w:r>
        <w:t>Liver function tests</w:t>
      </w:r>
    </w:p>
    <w:p w14:paraId="15C2737A" w14:textId="77777777" w:rsidR="00297AF0" w:rsidRDefault="00297AF0" w:rsidP="00193837">
      <w:pPr>
        <w:pStyle w:val="CommentText"/>
      </w:pPr>
      <w:r>
        <w:t>Arterial blood gas</w:t>
      </w:r>
    </w:p>
    <w:p w14:paraId="5FD4C56B" w14:textId="77777777" w:rsidR="00297AF0" w:rsidRDefault="00297AF0" w:rsidP="00193837">
      <w:pPr>
        <w:pStyle w:val="CommentText"/>
      </w:pPr>
      <w:r>
        <w:t>Glucose</w:t>
      </w:r>
    </w:p>
    <w:p w14:paraId="00A67942" w14:textId="77777777" w:rsidR="00297AF0" w:rsidRDefault="00297AF0" w:rsidP="00193837">
      <w:pPr>
        <w:pStyle w:val="CommentText"/>
      </w:pPr>
      <w:r>
        <w:t>Lipase (risk of pancreatitis)</w:t>
      </w:r>
    </w:p>
    <w:p w14:paraId="0D869539" w14:textId="77777777" w:rsidR="00297AF0" w:rsidRDefault="00297AF0" w:rsidP="00193837">
      <w:pPr>
        <w:pStyle w:val="CommentText"/>
      </w:pPr>
      <w:r>
        <w:t>Creatine kinase (CK)</w:t>
      </w:r>
    </w:p>
    <w:p w14:paraId="7F1760AE" w14:textId="77777777" w:rsidR="00297AF0" w:rsidRDefault="00297AF0" w:rsidP="00193837">
      <w:pPr>
        <w:pStyle w:val="CommentText"/>
      </w:pPr>
      <w:r>
        <w:t>Lactate</w:t>
      </w:r>
    </w:p>
    <w:p w14:paraId="3EE4E8A9" w14:textId="77777777" w:rsidR="00297AF0" w:rsidRDefault="00297AF0" w:rsidP="00193837">
      <w:pPr>
        <w:pStyle w:val="CommentText"/>
      </w:pPr>
      <w:r>
        <w:t>Full blood count</w:t>
      </w:r>
    </w:p>
    <w:p w14:paraId="6EBE7DC6" w14:textId="77777777" w:rsidR="00297AF0" w:rsidRDefault="00297AF0" w:rsidP="00193837">
      <w:pPr>
        <w:pStyle w:val="CommentText"/>
      </w:pPr>
      <w:r>
        <w:t>Coagulation profile</w:t>
      </w:r>
    </w:p>
    <w:p w14:paraId="1CEC01BA" w14:textId="77777777" w:rsidR="00297AF0" w:rsidRDefault="00297AF0" w:rsidP="00193837">
      <w:pPr>
        <w:pStyle w:val="CommentText"/>
      </w:pPr>
    </w:p>
    <w:p w14:paraId="250B0C85" w14:textId="77777777" w:rsidR="00297AF0" w:rsidRDefault="00297AF0" w:rsidP="00193837">
      <w:pPr>
        <w:pStyle w:val="CommentText"/>
      </w:pPr>
      <w:r>
        <w:t>*These are clinical costs and may be billed to the healthcare facility, but are at then at the discretion of the treating healthcare team.</w:t>
      </w:r>
    </w:p>
    <w:p w14:paraId="33EC1CE3" w14:textId="77777777" w:rsidR="00297AF0" w:rsidRDefault="00297AF0" w:rsidP="00193837">
      <w:pPr>
        <w:pStyle w:val="CommentText"/>
      </w:pPr>
    </w:p>
    <w:p w14:paraId="041D10C0" w14:textId="77777777" w:rsidR="00297AF0" w:rsidRDefault="00297AF0" w:rsidP="00193837">
      <w:pPr>
        <w:pStyle w:val="CommentText"/>
      </w:pPr>
    </w:p>
    <w:p w14:paraId="6A1858E2" w14:textId="77777777" w:rsidR="00297AF0" w:rsidRDefault="00297AF0" w:rsidP="00193837">
      <w:pPr>
        <w:pStyle w:val="CommentText"/>
      </w:pPr>
      <w:r>
        <w:t>For the study, we should discuss which of these tests should be ordered in every patient recruited (and then fit the bill). Additionally suggest we include:</w:t>
      </w:r>
    </w:p>
    <w:p w14:paraId="4316CCB7" w14:textId="77777777" w:rsidR="00297AF0" w:rsidRDefault="00297AF0" w:rsidP="00193837">
      <w:pPr>
        <w:pStyle w:val="CommentText"/>
      </w:pPr>
      <w:r>
        <w:t>RBC acetylcholinesterase and/or whole blood acetylcholinesterase</w:t>
      </w:r>
    </w:p>
    <w:p w14:paraId="5CB8508F" w14:textId="77777777" w:rsidR="00297AF0" w:rsidRDefault="00297AF0" w:rsidP="00193837">
      <w:pPr>
        <w:pStyle w:val="CommentText"/>
      </w:pPr>
      <w:r>
        <w:t>Toxicology testing to identify the chemical (pesticide) - stomach contents, urine metabolites of pesticides</w:t>
      </w:r>
    </w:p>
    <w:p w14:paraId="25F7741D" w14:textId="77777777" w:rsidR="00297AF0" w:rsidRDefault="00297AF0" w:rsidP="00193837">
      <w:pPr>
        <w:pStyle w:val="CommentText"/>
      </w:pPr>
    </w:p>
    <w:p w14:paraId="4E00EA6B" w14:textId="77777777" w:rsidR="00297AF0" w:rsidRDefault="00297AF0" w:rsidP="00193837">
      <w:pPr>
        <w:pStyle w:val="CommentText"/>
      </w:pPr>
      <w:r>
        <w:t>Other than lab tests, patients may have imaging (e.g., chest X-ray) and electrocardiogram (ECG).</w:t>
      </w:r>
    </w:p>
  </w:comment>
  <w:comment w:id="626" w:author="Cindy Stephen" w:date="2025-06-19T12:34:00Z" w:initials="CS">
    <w:p w14:paraId="5D8BDB16" w14:textId="77777777" w:rsidR="00297AF0" w:rsidRDefault="00297AF0" w:rsidP="00C66CFC">
      <w:pPr>
        <w:pStyle w:val="CommentText"/>
      </w:pPr>
      <w:r>
        <w:rPr>
          <w:rStyle w:val="CommentReference"/>
        </w:rPr>
        <w:annotationRef/>
      </w:r>
      <w:r>
        <w:t>Jody, I was pondering if the sample collection and transport requirements for routine RBC acetylcholinesterase and/or whole blood acetylcholinesterase  may make these tests challenging? As part of the study it should be do-able though...</w:t>
      </w:r>
    </w:p>
  </w:comment>
  <w:comment w:id="629" w:author="Paulina Van Zyl" w:date="2025-07-09T12:40:00Z" w:initials="PV">
    <w:p w14:paraId="1A846051" w14:textId="77777777" w:rsidR="00297AF0" w:rsidRDefault="00297AF0" w:rsidP="00D01E49">
      <w:pPr>
        <w:pStyle w:val="CommentText"/>
      </w:pPr>
      <w:r>
        <w:rPr>
          <w:rStyle w:val="CommentReference"/>
        </w:rPr>
        <w:annotationRef/>
      </w:r>
      <w:r>
        <w:t xml:space="preserve">Does it reflect the number of requests for choline esterase levels or the number of confirmed cases or organophosphate/carbamate poisoning? </w:t>
      </w:r>
    </w:p>
    <w:p w14:paraId="2F0C94B8" w14:textId="77777777" w:rsidR="00297AF0" w:rsidRDefault="00297AF0" w:rsidP="00D01E49">
      <w:pPr>
        <w:pStyle w:val="CommentText"/>
      </w:pPr>
      <w:r>
        <w:t>How does this correlate with data on notifications from these sites?</w:t>
      </w:r>
    </w:p>
  </w:comment>
  <w:comment w:id="630" w:author="Brian Brummer" w:date="2025-07-10T10:11:00Z" w:initials="BB">
    <w:p w14:paraId="7090CA74" w14:textId="77777777" w:rsidR="006B2233" w:rsidRDefault="00BE1786" w:rsidP="006B2233">
      <w:r>
        <w:rPr>
          <w:rStyle w:val="CommentReference"/>
        </w:rPr>
        <w:annotationRef/>
      </w:r>
      <w:r w:rsidR="006B2233">
        <w:rPr>
          <w:rFonts w:ascii="Calibri" w:eastAsia="Calibri" w:hAnsi="Calibri" w:cs="Calibri"/>
          <w:sz w:val="20"/>
          <w:szCs w:val="20"/>
        </w:rPr>
        <w:t xml:space="preserve">As the caption states, it is the number of severe inhibitions which will likely be closest to cases requiring hospitalisation. Number of severe inhibitions is around double number of NMC notifications. We have not conducted a linkage study on notifications and severe inhibition tests. </w:t>
      </w:r>
    </w:p>
  </w:comment>
  <w:comment w:id="631" w:author="Leslie London" w:date="2025-08-17T22:21:00Z" w:initials="LL">
    <w:p w14:paraId="435A32AD" w14:textId="77777777" w:rsidR="00C34999" w:rsidRDefault="00C34999" w:rsidP="00C34999">
      <w:pPr>
        <w:pStyle w:val="CommentText"/>
      </w:pPr>
      <w:r>
        <w:rPr>
          <w:rStyle w:val="CommentReference"/>
        </w:rPr>
        <w:annotationRef/>
      </w:r>
      <w:r>
        <w:t>Now I am confused. We now have four Gauteng and FS hospitals, I thought we were starting in CHBAH? Moving to FS, KZN and WC in phase 2</w:t>
      </w:r>
    </w:p>
    <w:p w14:paraId="7656F208" w14:textId="77777777" w:rsidR="00C34999" w:rsidRDefault="00C34999" w:rsidP="00C34999">
      <w:pPr>
        <w:pStyle w:val="CommentText"/>
      </w:pPr>
    </w:p>
    <w:p w14:paraId="306B0272" w14:textId="77777777" w:rsidR="00C34999" w:rsidRDefault="00C34999" w:rsidP="00C34999">
      <w:pPr>
        <w:pStyle w:val="CommentText"/>
      </w:pPr>
      <w:r>
        <w:t>Should we not be listing KZN and W Cape hospital numbers as well, if this is to give us a handle on where to sample?</w:t>
      </w:r>
    </w:p>
  </w:comment>
  <w:comment w:id="632" w:author="Brian Brummer" w:date="2025-09-04T19:42:00Z" w:initials="BB">
    <w:p w14:paraId="7994EBF8" w14:textId="77777777" w:rsidR="005E6652" w:rsidRDefault="005E6652" w:rsidP="005E6652">
      <w:r>
        <w:rPr>
          <w:rStyle w:val="CommentReference"/>
        </w:rPr>
        <w:annotationRef/>
      </w:r>
      <w:r>
        <w:rPr>
          <w:rFonts w:ascii="Calibri" w:eastAsia="Calibri" w:hAnsi="Calibri" w:cs="Calibri"/>
          <w:sz w:val="20"/>
          <w:szCs w:val="20"/>
        </w:rPr>
        <w:t xml:space="preserve">As mentioned this is based on the BChE testing. I think that it would make sense to use hospitals were there is already an apparent culture of utilising lab testing for management of poisoning cases. </w:t>
      </w:r>
    </w:p>
  </w:comment>
  <w:comment w:id="639" w:author="Brian Brummer" w:date="2025-09-05T00:28:00Z" w:initials="BB">
    <w:p w14:paraId="7BE6CCF6" w14:textId="77777777" w:rsidR="008700BD" w:rsidRDefault="008700BD" w:rsidP="008700BD">
      <w:r>
        <w:rPr>
          <w:rStyle w:val="CommentReference"/>
        </w:rPr>
        <w:annotationRef/>
      </w:r>
      <w:r>
        <w:rPr>
          <w:rFonts w:ascii="Calibri" w:eastAsia="Calibri" w:hAnsi="Calibri" w:cs="Calibri"/>
          <w:sz w:val="20"/>
          <w:szCs w:val="20"/>
        </w:rPr>
        <w:t>First time I am mentioning this but it came up in the meeting</w:t>
      </w:r>
    </w:p>
    <w:p w14:paraId="13DA99F0" w14:textId="77777777" w:rsidR="008700BD" w:rsidRDefault="008700BD" w:rsidP="008700BD"/>
  </w:comment>
  <w:comment w:id="643" w:author="Cindy Stephen" w:date="2025-07-08T14:42:00Z" w:initials="CS">
    <w:p w14:paraId="5FBD82F0" w14:textId="42A9B5C1" w:rsidR="00297AF0" w:rsidRDefault="00297AF0" w:rsidP="001E580E">
      <w:pPr>
        <w:pStyle w:val="CommentText"/>
      </w:pPr>
      <w:r>
        <w:rPr>
          <w:rStyle w:val="CommentReference"/>
        </w:rPr>
        <w:annotationRef/>
      </w:r>
      <w:r>
        <w:t>Do we mean drug?? Aren't we only looking at pesticide cases?</w:t>
      </w:r>
    </w:p>
  </w:comment>
  <w:comment w:id="644" w:author="SN" w:date="2025-06-07T11:59:00Z" w:initials="SN">
    <w:p w14:paraId="74DDFA82" w14:textId="6BD2FC4A" w:rsidR="00297AF0" w:rsidRDefault="00297AF0">
      <w:pPr>
        <w:pStyle w:val="CommentText"/>
      </w:pPr>
      <w:r>
        <w:rPr>
          <w:rStyle w:val="CommentReference"/>
        </w:rPr>
        <w:annotationRef/>
      </w:r>
      <w:r>
        <w:t xml:space="preserve">See my earlier question about exposure data </w:t>
      </w:r>
    </w:p>
  </w:comment>
  <w:comment w:id="645" w:author="Paulina Van Zyl" w:date="2025-07-09T12:49:00Z" w:initials="PV">
    <w:p w14:paraId="55357C5D" w14:textId="77777777" w:rsidR="00297AF0" w:rsidRDefault="00297AF0" w:rsidP="004D1048">
      <w:pPr>
        <w:pStyle w:val="CommentText"/>
      </w:pPr>
      <w:r>
        <w:rPr>
          <w:rStyle w:val="CommentReference"/>
        </w:rPr>
        <w:annotationRef/>
      </w:r>
      <w:r>
        <w:t xml:space="preserve">Important to note whether the poisoning was related to the intake of food, beverage, traditional medicine and the source of such mediums.   </w:t>
      </w:r>
    </w:p>
  </w:comment>
  <w:comment w:id="646" w:author="Jody Rusch" w:date="2025-06-08T10:56:00Z" w:initials="JR">
    <w:p w14:paraId="2D592156" w14:textId="3849913C" w:rsidR="00297AF0" w:rsidRDefault="00297AF0" w:rsidP="00193837">
      <w:pPr>
        <w:pStyle w:val="CommentText"/>
      </w:pPr>
      <w:r>
        <w:rPr>
          <w:rStyle w:val="CommentReference"/>
        </w:rPr>
        <w:annotationRef/>
      </w:r>
      <w:r>
        <w:t>Suggestions outlined above</w:t>
      </w:r>
    </w:p>
  </w:comment>
  <w:comment w:id="647" w:author="Jody Rusch" w:date="2025-06-08T10:56:00Z" w:initials="JR">
    <w:p w14:paraId="63D1732D" w14:textId="77777777" w:rsidR="00297AF0" w:rsidRDefault="00297AF0" w:rsidP="00193837">
      <w:pPr>
        <w:pStyle w:val="CommentText"/>
      </w:pPr>
      <w:r>
        <w:rPr>
          <w:rStyle w:val="CommentReference"/>
        </w:rPr>
        <w:annotationRef/>
      </w:r>
      <w:r>
        <w:t>Add imaging</w:t>
      </w:r>
    </w:p>
  </w:comment>
  <w:comment w:id="648" w:author="Cindy Stephen" w:date="2025-06-19T12:43:00Z" w:initials="CS">
    <w:p w14:paraId="66B2BCF1" w14:textId="77777777" w:rsidR="00297AF0" w:rsidRDefault="00297AF0" w:rsidP="005D0F8C">
      <w:pPr>
        <w:pStyle w:val="CommentText"/>
      </w:pPr>
      <w:r>
        <w:rPr>
          <w:rStyle w:val="CommentReference"/>
        </w:rPr>
        <w:annotationRef/>
      </w:r>
      <w:r>
        <w:t>Assume you are suggesting a CXR… this would not be routine for pesticide poisoning… only if clinically indicated.</w:t>
      </w:r>
    </w:p>
  </w:comment>
  <w:comment w:id="649" w:author="Guest User" w:date="2025-07-17T09:33:00Z" w:initials="GU">
    <w:p w14:paraId="1BE84913" w14:textId="4D8A8B3C" w:rsidR="00E90220" w:rsidRDefault="00E90220">
      <w:pPr>
        <w:pStyle w:val="CommentText"/>
      </w:pPr>
      <w:r>
        <w:rPr>
          <w:rStyle w:val="CommentReference"/>
        </w:rPr>
        <w:annotationRef/>
      </w:r>
      <w:r w:rsidRPr="741FEBD0">
        <w:t xml:space="preserve">I believe that these should simply be the data fields which can be populated if data is available, not a prescription of tests that must be done. </w:t>
      </w:r>
    </w:p>
    <w:p w14:paraId="6E4678B2" w14:textId="4766B9DD" w:rsidR="00E90220" w:rsidRDefault="00E90220">
      <w:pPr>
        <w:pStyle w:val="CommentText"/>
      </w:pPr>
    </w:p>
    <w:p w14:paraId="5AD47E1E" w14:textId="247BE9E6" w:rsidR="00E90220" w:rsidRDefault="00E90220">
      <w:pPr>
        <w:pStyle w:val="CommentText"/>
      </w:pPr>
      <w:r w:rsidRPr="19BD13CD">
        <w:t>The compulsory list below can form part of the study and should be done. The sample type has been debated. We can consider focusing on urine metabolites (as opposed to gastric lavage) and accept that the identification yield may be lower.</w:t>
      </w:r>
    </w:p>
  </w:comment>
  <w:comment w:id="650" w:author="Guest User" w:date="2025-07-17T09:34:00Z" w:initials="GU">
    <w:p w14:paraId="005DC581" w14:textId="4E96F76C" w:rsidR="00E90220" w:rsidRDefault="00E90220">
      <w:pPr>
        <w:pStyle w:val="CommentText"/>
      </w:pPr>
      <w:r>
        <w:rPr>
          <w:rStyle w:val="CommentReference"/>
        </w:rPr>
        <w:annotationRef/>
      </w:r>
      <w:r w:rsidRPr="24FC0A4D">
        <w:t>Serum BChE should be under compulsory if we adopt this approach</w:t>
      </w:r>
    </w:p>
  </w:comment>
  <w:comment w:id="651" w:author="Vanessa Quan" w:date="2025-07-09T14:16:00Z" w:initials="VQ">
    <w:p w14:paraId="0ED39E6E" w14:textId="0E2C39C0" w:rsidR="00C05FA5" w:rsidRDefault="00C05FA5">
      <w:pPr>
        <w:pStyle w:val="CommentText"/>
      </w:pPr>
      <w:r>
        <w:rPr>
          <w:rStyle w:val="CommentReference"/>
        </w:rPr>
        <w:annotationRef/>
      </w:r>
      <w:r>
        <w:t>But who will order these – you will need clinicians buy-in.</w:t>
      </w:r>
    </w:p>
  </w:comment>
  <w:comment w:id="652" w:author="Paulina Van Zyl" w:date="2025-07-09T12:52:00Z" w:initials="PV">
    <w:p w14:paraId="7D0FD10C" w14:textId="77777777" w:rsidR="00297AF0" w:rsidRDefault="00297AF0" w:rsidP="0061093D">
      <w:pPr>
        <w:pStyle w:val="CommentText"/>
      </w:pPr>
      <w:r>
        <w:rPr>
          <w:rStyle w:val="CommentReference"/>
        </w:rPr>
        <w:annotationRef/>
      </w:r>
      <w:r>
        <w:t>Not routinely required</w:t>
      </w:r>
    </w:p>
  </w:comment>
  <w:comment w:id="653" w:author="Paulina Van Zyl" w:date="2025-07-09T12:54:00Z" w:initials="PV">
    <w:p w14:paraId="717C8062" w14:textId="77777777" w:rsidR="00297AF0" w:rsidRDefault="00297AF0" w:rsidP="00993CBC">
      <w:pPr>
        <w:pStyle w:val="CommentText"/>
      </w:pPr>
      <w:r>
        <w:rPr>
          <w:rStyle w:val="CommentReference"/>
        </w:rPr>
        <w:annotationRef/>
      </w:r>
      <w:r>
        <w:t>Routinely if loss of consciousness</w:t>
      </w:r>
    </w:p>
  </w:comment>
  <w:comment w:id="654" w:author="Paulina Van Zyl" w:date="2025-07-09T12:55:00Z" w:initials="PV">
    <w:p w14:paraId="36389061" w14:textId="77777777" w:rsidR="00297AF0" w:rsidRDefault="00297AF0" w:rsidP="007C2C9F">
      <w:pPr>
        <w:pStyle w:val="CommentText"/>
      </w:pPr>
      <w:r>
        <w:rPr>
          <w:rStyle w:val="CommentReference"/>
        </w:rPr>
        <w:annotationRef/>
      </w:r>
      <w:r>
        <w:t>Not routinely indicated</w:t>
      </w:r>
    </w:p>
  </w:comment>
  <w:comment w:id="655" w:author="Paulina Van Zyl" w:date="2025-07-09T12:53:00Z" w:initials="PV">
    <w:p w14:paraId="2A9228CE" w14:textId="3E158789" w:rsidR="00297AF0" w:rsidRDefault="00297AF0" w:rsidP="00235AEB">
      <w:pPr>
        <w:pStyle w:val="CommentText"/>
      </w:pPr>
      <w:r>
        <w:rPr>
          <w:rStyle w:val="CommentReference"/>
        </w:rPr>
        <w:annotationRef/>
      </w:r>
      <w:r>
        <w:t xml:space="preserve">May have prognostic value </w:t>
      </w:r>
    </w:p>
  </w:comment>
  <w:comment w:id="656" w:author="Paulina Van Zyl" w:date="2025-07-09T12:53:00Z" w:initials="PV">
    <w:p w14:paraId="2A29AAA2" w14:textId="7EDFD08A" w:rsidR="00297AF0" w:rsidRDefault="00297AF0" w:rsidP="00F60F55">
      <w:pPr>
        <w:pStyle w:val="CommentText"/>
      </w:pPr>
      <w:r>
        <w:rPr>
          <w:rStyle w:val="CommentReference"/>
        </w:rPr>
        <w:annotationRef/>
      </w:r>
      <w:r>
        <w:t>Not routinely required</w:t>
      </w:r>
    </w:p>
  </w:comment>
  <w:comment w:id="657" w:author="Guest User" w:date="2025-07-10T08:03:00Z" w:initials="GU">
    <w:p w14:paraId="267500E5" w14:textId="489C69B1" w:rsidR="00142EC5" w:rsidRDefault="00142EC5">
      <w:pPr>
        <w:pStyle w:val="CommentText"/>
      </w:pPr>
      <w:r>
        <w:rPr>
          <w:rStyle w:val="CommentReference"/>
        </w:rPr>
        <w:annotationRef/>
      </w:r>
      <w:r w:rsidRPr="606275F3">
        <w:t xml:space="preserve">Gastric aspiration should only be performed if contraindications such as co-ingestion with corrosive or hydrocarbons have been excluded. By making it compulsory, you take away the treating doctor's duty to make a risk-benefit judgement.   </w:t>
      </w:r>
    </w:p>
  </w:comment>
  <w:comment w:id="658" w:author="Guest User" w:date="2025-07-10T08:14:00Z" w:initials="GU">
    <w:p w14:paraId="2ADADFF8" w14:textId="18188F97" w:rsidR="00D21540" w:rsidRDefault="00D21540">
      <w:pPr>
        <w:pStyle w:val="CommentText"/>
      </w:pPr>
      <w:r>
        <w:rPr>
          <w:rStyle w:val="CommentReference"/>
        </w:rPr>
        <w:annotationRef/>
      </w:r>
      <w:r w:rsidRPr="7D18E099">
        <w:t xml:space="preserve">It is important to note that this will be performed by the treating doctor and not the surveillance officer, I presume. When permission is requested from the provincial DoH, they specifically look at whether there is an expectation that their staff be involved in research activities. and the estimated time that it will add to their workload.  </w:t>
      </w:r>
    </w:p>
  </w:comment>
  <w:comment w:id="659" w:author="Brian Brummer" w:date="2025-07-10T12:53:00Z" w:initials="BB">
    <w:p w14:paraId="383D2A31" w14:textId="77777777" w:rsidR="00D45CEB" w:rsidRDefault="00D45CEB" w:rsidP="00D45CEB">
      <w:r>
        <w:rPr>
          <w:rStyle w:val="CommentReference"/>
        </w:rPr>
        <w:annotationRef/>
      </w:r>
      <w:r>
        <w:rPr>
          <w:rFonts w:ascii="Calibri" w:eastAsia="Calibri" w:hAnsi="Calibri" w:cs="Calibri"/>
          <w:sz w:val="20"/>
          <w:szCs w:val="20"/>
        </w:rPr>
        <w:t xml:space="preserve">Agreed, needs careful consideration at the meeting. </w:t>
      </w:r>
    </w:p>
  </w:comment>
  <w:comment w:id="660" w:author="Cindy Stephen" w:date="2025-07-08T14:46:00Z" w:initials="CS">
    <w:p w14:paraId="69A588DF" w14:textId="64396B0D" w:rsidR="00297AF0" w:rsidRDefault="00297AF0" w:rsidP="002133ED">
      <w:pPr>
        <w:pStyle w:val="CommentText"/>
      </w:pPr>
      <w:r>
        <w:rPr>
          <w:rStyle w:val="CommentReference"/>
        </w:rPr>
        <w:annotationRef/>
      </w:r>
      <w:r>
        <w:t>Will this be the recommended treatment guidelines following the EDL&amp;STG/AfriTox for OPP? Or will doctors treat as they would usually? I don’t believe we should recommend gastric lavage (as per the email discussions)</w:t>
      </w:r>
    </w:p>
  </w:comment>
  <w:comment w:id="661" w:author="Brian Brummer" w:date="2025-07-10T12:53:00Z" w:initials="BB">
    <w:p w14:paraId="67C4EDA1" w14:textId="77777777" w:rsidR="008A1411" w:rsidRDefault="008A1411" w:rsidP="008A1411">
      <w:r>
        <w:rPr>
          <w:rStyle w:val="CommentReference"/>
        </w:rPr>
        <w:annotationRef/>
      </w:r>
      <w:r>
        <w:rPr>
          <w:rFonts w:ascii="Calibri" w:eastAsia="Calibri" w:hAnsi="Calibri" w:cs="Calibri"/>
          <w:sz w:val="20"/>
          <w:szCs w:val="20"/>
        </w:rPr>
        <w:t xml:space="preserve">This outlines things to be recorded if they happen, not necessarily prescribing treatment. </w:t>
      </w:r>
    </w:p>
  </w:comment>
  <w:comment w:id="662" w:author="Leslie London" w:date="2025-06-07T19:18:00Z" w:initials="LL">
    <w:p w14:paraId="1F5787FC" w14:textId="5F1F7A0C" w:rsidR="00297AF0" w:rsidRDefault="00297AF0" w:rsidP="000055F3">
      <w:pPr>
        <w:pStyle w:val="CommentText"/>
      </w:pPr>
      <w:r>
        <w:rPr>
          <w:rStyle w:val="CommentReference"/>
        </w:rPr>
        <w:annotationRef/>
      </w:r>
      <w:r>
        <w:t>Costs to patient, family and communnity? Maybe possible with limited active data collection and then extrapolating more broadly - or perhaps a separate study?</w:t>
      </w:r>
    </w:p>
  </w:comment>
  <w:comment w:id="663" w:author="SN" w:date="2025-06-07T11:56:00Z" w:initials="SN">
    <w:p w14:paraId="5966FD87" w14:textId="4B21B143" w:rsidR="00297AF0" w:rsidRDefault="00297AF0">
      <w:pPr>
        <w:pStyle w:val="CommentText"/>
      </w:pPr>
      <w:r>
        <w:rPr>
          <w:rStyle w:val="CommentReference"/>
        </w:rPr>
        <w:annotationRef/>
      </w:r>
      <w:r>
        <w:t>Will your costing include infrastructure etc?</w:t>
      </w:r>
    </w:p>
  </w:comment>
  <w:comment w:id="664" w:author="Brian Brummer" w:date="2025-07-10T12:54:00Z" w:initials="BB">
    <w:p w14:paraId="7F5B8465" w14:textId="77777777" w:rsidR="00CD71C8" w:rsidRDefault="00CD71C8" w:rsidP="00CD71C8">
      <w:r>
        <w:rPr>
          <w:rStyle w:val="CommentReference"/>
        </w:rPr>
        <w:annotationRef/>
      </w:r>
      <w:r>
        <w:rPr>
          <w:rFonts w:ascii="Calibri" w:eastAsia="Calibri" w:hAnsi="Calibri" w:cs="Calibri"/>
          <w:sz w:val="20"/>
          <w:szCs w:val="20"/>
        </w:rPr>
        <w:t>Costing of surveillance infrastucture of this study, or costing of the planned toxicology testing?</w:t>
      </w:r>
    </w:p>
  </w:comment>
  <w:comment w:id="684" w:author="Jody Rusch" w:date="2025-06-08T11:03:00Z" w:initials="JR">
    <w:p w14:paraId="31B7CB7F" w14:textId="59165419" w:rsidR="00297AF0" w:rsidRDefault="00297AF0" w:rsidP="004B6073">
      <w:pPr>
        <w:pStyle w:val="CommentText"/>
      </w:pPr>
      <w:r>
        <w:rPr>
          <w:rStyle w:val="CommentReference"/>
        </w:rPr>
        <w:annotationRef/>
      </w:r>
      <w:r>
        <w:t>(P25, P75)</w:t>
      </w:r>
    </w:p>
  </w:comment>
  <w:comment w:id="685" w:author="Cindy Stephen" w:date="2025-06-19T12:46:00Z" w:initials="CS">
    <w:p w14:paraId="2619DB18" w14:textId="77777777" w:rsidR="00297AF0" w:rsidRDefault="00297AF0" w:rsidP="00D23B3F">
      <w:pPr>
        <w:pStyle w:val="CommentText"/>
      </w:pPr>
      <w:r>
        <w:rPr>
          <w:rStyle w:val="CommentReference"/>
        </w:rPr>
        <w:annotationRef/>
      </w:r>
      <w:r>
        <w:t>Will this be based on clinical notes? I assume not the DHA-1663...</w:t>
      </w:r>
    </w:p>
  </w:comment>
  <w:comment w:id="686" w:author="Brian Brummer" w:date="2025-07-07T12:07:00Z" w:initials="BB">
    <w:p w14:paraId="7AF4E4D7" w14:textId="77777777" w:rsidR="00297AF0" w:rsidRDefault="00297AF0" w:rsidP="000D2EB5">
      <w:r>
        <w:rPr>
          <w:rStyle w:val="CommentReference"/>
        </w:rPr>
        <w:annotationRef/>
      </w:r>
      <w:r>
        <w:rPr>
          <w:sz w:val="20"/>
          <w:szCs w:val="20"/>
        </w:rPr>
        <w:t xml:space="preserve">I envision that we create our own DNF for the study in line with WHO recommendations. </w:t>
      </w:r>
    </w:p>
  </w:comment>
  <w:comment w:id="689" w:author="Guest User" w:date="2025-07-10T08:21:00Z" w:initials="GU">
    <w:p w14:paraId="760D0DBA" w14:textId="55C39CAD" w:rsidR="00CD3830" w:rsidRDefault="00CD3830">
      <w:pPr>
        <w:pStyle w:val="CommentText"/>
      </w:pPr>
      <w:r>
        <w:rPr>
          <w:rStyle w:val="CommentReference"/>
        </w:rPr>
        <w:annotationRef/>
      </w:r>
      <w:r w:rsidRPr="518FD9F9">
        <w:t xml:space="preserve">Add other investigations that will be included for pesticides other than organophosphates/carbamates if the study is to include all pesticides. </w:t>
      </w:r>
    </w:p>
  </w:comment>
  <w:comment w:id="690" w:author="Guest User" w:date="2025-07-17T09:36:00Z" w:initials="GU">
    <w:p w14:paraId="00391BD2" w14:textId="6DDE0921" w:rsidR="00E90220" w:rsidRDefault="00E90220">
      <w:pPr>
        <w:pStyle w:val="CommentText"/>
      </w:pPr>
      <w:r>
        <w:rPr>
          <w:rStyle w:val="CommentReference"/>
        </w:rPr>
        <w:annotationRef/>
      </w:r>
      <w:r w:rsidRPr="5F9C38B2">
        <w:t>Problem is that testing is quite limited in variety</w:t>
      </w:r>
    </w:p>
  </w:comment>
  <w:comment w:id="696" w:author="Jody Rusch" w:date="2025-06-08T11:05:00Z" w:initials="JR">
    <w:p w14:paraId="1CF64AF4" w14:textId="5B35E4C5" w:rsidR="00297AF0" w:rsidRDefault="00297AF0" w:rsidP="004B6073">
      <w:pPr>
        <w:pStyle w:val="CommentText"/>
      </w:pPr>
      <w:r>
        <w:rPr>
          <w:rStyle w:val="CommentReference"/>
        </w:rPr>
        <w:annotationRef/>
      </w:r>
      <w:r>
        <w:t>(P25, P75)</w:t>
      </w:r>
    </w:p>
  </w:comment>
  <w:comment w:id="697" w:author="Jody Rusch" w:date="2025-06-08T11:06:00Z" w:initials="JR">
    <w:p w14:paraId="7321C6F3" w14:textId="77777777" w:rsidR="00297AF0" w:rsidRDefault="00297AF0" w:rsidP="004B6073">
      <w:pPr>
        <w:pStyle w:val="CommentText"/>
      </w:pPr>
      <w:r>
        <w:rPr>
          <w:rStyle w:val="CommentReference"/>
        </w:rPr>
        <w:annotationRef/>
      </w:r>
      <w:r>
        <w:t>(P25, P75)</w:t>
      </w:r>
    </w:p>
  </w:comment>
  <w:comment w:id="730" w:author="Leslie London" w:date="2025-08-17T22:26:00Z" w:initials="LL">
    <w:p w14:paraId="2432EF81" w14:textId="77777777" w:rsidR="00C34999" w:rsidRDefault="00C34999" w:rsidP="00C34999">
      <w:pPr>
        <w:pStyle w:val="CommentText"/>
      </w:pPr>
      <w:r>
        <w:rPr>
          <w:rStyle w:val="CommentReference"/>
        </w:rPr>
        <w:annotationRef/>
      </w:r>
      <w:r>
        <w:t>I think we need a heatlh economist to discuss this. If we only take account of costs to the state, then we may shift considerable burden onto familiies.</w:t>
      </w:r>
    </w:p>
  </w:comment>
  <w:comment w:id="739" w:author="Leslie London" w:date="2025-06-07T19:21:00Z" w:initials="LL">
    <w:p w14:paraId="669A22F1" w14:textId="7250EA2B" w:rsidR="00297AF0" w:rsidRDefault="00297AF0" w:rsidP="000055F3">
      <w:pPr>
        <w:pStyle w:val="CommentText"/>
      </w:pPr>
      <w:r>
        <w:rPr>
          <w:rStyle w:val="CommentReference"/>
        </w:rPr>
        <w:annotationRef/>
      </w:r>
      <w:r>
        <w:t>Interesting idea, but see Saloshi’s work on trying to see if the producers of the pesticide cannot be held responsible - as per the Principles of NEMA</w:t>
      </w:r>
    </w:p>
  </w:comment>
  <w:comment w:id="743" w:author="Guest User" w:date="2025-07-10T08:37:00Z" w:initials="GU">
    <w:p w14:paraId="5F627FA9" w14:textId="3D95B96C" w:rsidR="007F3154" w:rsidRDefault="007F3154">
      <w:pPr>
        <w:pStyle w:val="CommentText"/>
      </w:pPr>
      <w:r>
        <w:rPr>
          <w:rStyle w:val="CommentReference"/>
        </w:rPr>
        <w:annotationRef/>
      </w:r>
      <w:r w:rsidRPr="24D4EC5B">
        <w:t xml:space="preserve">The main objective should be to identify and strengthen surveillance of pesticide poisoning. The raison d'etre  for this workstream. What measures will be taken to identify lapses in the current surveillance system(s) that led to the non-detection of many deaths due to organophosphates? How will the feedback loop from central data collection to local action be assessed? Will the surveillance officers liaise with the local authorities' EHPs? How will other local structures be incorporated and empowered? Will the study help to strengthen the surveillance system? How? </w:t>
      </w:r>
    </w:p>
  </w:comment>
  <w:comment w:id="744" w:author="Brian Brummer" w:date="2025-08-11T16:40:00Z" w:initials="BB">
    <w:p w14:paraId="41851388" w14:textId="77777777" w:rsidR="00B95476" w:rsidRDefault="00B95476" w:rsidP="00B95476">
      <w:r>
        <w:rPr>
          <w:rStyle w:val="CommentReference"/>
        </w:rPr>
        <w:annotationRef/>
      </w:r>
      <w:r>
        <w:rPr>
          <w:rFonts w:ascii="Calibri" w:eastAsia="Calibri" w:hAnsi="Calibri" w:cs="Calibri"/>
          <w:sz w:val="20"/>
          <w:szCs w:val="20"/>
        </w:rPr>
        <w:t xml:space="preserve">I don't think that poisoning cases were not recorded but rather, infromation was not analysed in such a way to detect increases/ outbreaks of poisoning nor diseeminated to those with sufficient power to act (?) . Even MRC when doing their CoD audit are stumped on how they didn't pick it up. I don't think that a blanket statement of "we should identify all poisoning cases in South Africa as our primary strategy for improving surveillance" will necessarily be our best, nor our most-cost-effective option for monitoring the current and future crisis. </w:t>
      </w:r>
    </w:p>
  </w:comment>
  <w:comment w:id="754" w:author="Paulina Van Zyl" w:date="2025-06-06T09:56:00Z" w:initials="PV">
    <w:p w14:paraId="497A787F" w14:textId="77CC6218" w:rsidR="00297AF0" w:rsidRDefault="00297AF0" w:rsidP="00481931">
      <w:pPr>
        <w:pStyle w:val="CommentText"/>
      </w:pPr>
      <w:r>
        <w:rPr>
          <w:rStyle w:val="CommentReference"/>
        </w:rPr>
        <w:annotationRef/>
      </w:r>
      <w:r>
        <w:t xml:space="preserve">Relevant Research Ethics Committee in the Free State in the HSREC (Health Sciences Research Ethics Committee) at University of the Free State. </w:t>
      </w:r>
    </w:p>
  </w:comment>
  <w:comment w:id="755" w:author="Brian Brummer" w:date="2025-07-07T12:13:00Z" w:initials="BB">
    <w:p w14:paraId="6F8A02B1" w14:textId="77777777" w:rsidR="00297AF0" w:rsidRDefault="00297AF0" w:rsidP="004B6D2F">
      <w:r>
        <w:rPr>
          <w:rStyle w:val="CommentReference"/>
        </w:rPr>
        <w:annotationRef/>
      </w:r>
      <w:r>
        <w:rPr>
          <w:sz w:val="20"/>
          <w:szCs w:val="20"/>
        </w:rPr>
        <w:t xml:space="preserve">Yes, we would need to seek HREC in any province where the surveillance takes place. </w:t>
      </w:r>
    </w:p>
  </w:comment>
  <w:comment w:id="756" w:author="Cindy Stephen" w:date="2025-07-08T14:52:00Z" w:initials="CS">
    <w:p w14:paraId="51675B0C" w14:textId="77777777" w:rsidR="00297AF0" w:rsidRDefault="00297AF0" w:rsidP="00C96798">
      <w:pPr>
        <w:pStyle w:val="CommentText"/>
      </w:pPr>
      <w:r>
        <w:rPr>
          <w:rStyle w:val="CommentReference"/>
        </w:rPr>
        <w:annotationRef/>
      </w:r>
      <w:r>
        <w:t>Do we mean the university HRECs associated with the tertiary hospitals? Or provincial DOH HREC? Or both?</w:t>
      </w:r>
    </w:p>
  </w:comment>
  <w:comment w:id="757" w:author="Vanessa Quan" w:date="2025-07-09T14:20:00Z" w:initials="VQ">
    <w:p w14:paraId="4DB25F7B" w14:textId="7A7A5960" w:rsidR="00C05FA5" w:rsidRDefault="00C05FA5">
      <w:pPr>
        <w:pStyle w:val="CommentText"/>
      </w:pPr>
      <w:r>
        <w:rPr>
          <w:rStyle w:val="CommentReference"/>
        </w:rPr>
        <w:annotationRef/>
      </w:r>
      <w:r>
        <w:t>I think you need all.</w:t>
      </w:r>
    </w:p>
  </w:comment>
  <w:comment w:id="758" w:author="Guest User" w:date="2025-07-17T09:38:00Z" w:initials="GU">
    <w:p w14:paraId="0FDB4079" w14:textId="35E6B491" w:rsidR="00E90220" w:rsidRDefault="00E90220">
      <w:pPr>
        <w:pStyle w:val="CommentText"/>
      </w:pPr>
      <w:r>
        <w:rPr>
          <w:rStyle w:val="CommentReference"/>
        </w:rPr>
        <w:annotationRef/>
      </w:r>
      <w:r w:rsidRPr="120D9AC7">
        <w:t>May be able to get one university HREC approval and then apply for reciprocation with all others involved.</w:t>
      </w:r>
    </w:p>
  </w:comment>
  <w:comment w:id="759" w:author="Jody Rusch" w:date="2025-06-08T11:12:00Z" w:initials="JR">
    <w:p w14:paraId="4C81DAD0" w14:textId="32E2DAD0" w:rsidR="00297AF0" w:rsidRDefault="00297AF0" w:rsidP="004B6073">
      <w:pPr>
        <w:pStyle w:val="CommentText"/>
      </w:pPr>
      <w:r>
        <w:rPr>
          <w:rStyle w:val="CommentReference"/>
        </w:rPr>
        <w:annotationRef/>
      </w:r>
      <w:r>
        <w:t>Since this is a prospective study, the individual participants (or family) should be able to give informed consent. I don’t think the HREC’s will give a waiver of IC for those individuals directly recruited. For the national surveillance data, such as the results of the butyrylcholinesterase tests, consent may be waived with the argument that it is secondary use of routine clinical data.</w:t>
      </w:r>
    </w:p>
  </w:comment>
  <w:comment w:id="760" w:author="Brian Brummer" w:date="2025-07-06T21:21:00Z" w:initials="BB">
    <w:p w14:paraId="5A49A9A4" w14:textId="77777777" w:rsidR="00297AF0" w:rsidRDefault="00297AF0" w:rsidP="006A52D8">
      <w:r>
        <w:rPr>
          <w:rStyle w:val="CommentReference"/>
        </w:rPr>
        <w:annotationRef/>
      </w:r>
      <w:r>
        <w:rPr>
          <w:sz w:val="20"/>
          <w:szCs w:val="20"/>
        </w:rPr>
        <w:t xml:space="preserve">Wonder if it will help link forensic data for those who give IC prior to their death. I assume default will be to try get IC waived in patients admitted. We may need IC if we do F/U with patients to collect info that is not associated with clinical care. Do we have someone on an ethics comm who could give input? </w:t>
      </w:r>
    </w:p>
  </w:comment>
  <w:comment w:id="761" w:author="Vanessa Quan" w:date="2025-07-09T14:20:00Z" w:initials="VQ">
    <w:p w14:paraId="42C3C0EB" w14:textId="2C8B8E4C" w:rsidR="00C05FA5" w:rsidRDefault="00C05FA5">
      <w:pPr>
        <w:pStyle w:val="CommentText"/>
      </w:pPr>
      <w:r>
        <w:rPr>
          <w:rStyle w:val="CommentReference"/>
        </w:rPr>
        <w:annotationRef/>
      </w:r>
      <w:r>
        <w:t>Please check with ethics – we still have to get approvals for our lab surveillance.</w:t>
      </w:r>
    </w:p>
  </w:comment>
  <w:comment w:id="762" w:author="Leslie London" w:date="2025-08-17T22:27:00Z" w:initials="LL">
    <w:p w14:paraId="4F401E30" w14:textId="77777777" w:rsidR="007F3D26" w:rsidRDefault="007F3D26" w:rsidP="007F3D26">
      <w:pPr>
        <w:pStyle w:val="CommentText"/>
      </w:pPr>
      <w:r>
        <w:rPr>
          <w:rStyle w:val="CommentReference"/>
        </w:rPr>
        <w:annotationRef/>
      </w:r>
      <w:r>
        <w:t>I imagine the costing will need some empirical data</w:t>
      </w:r>
    </w:p>
  </w:comment>
  <w:comment w:id="765" w:author="Cindy Stephen" w:date="2025-07-08T14:53:00Z" w:initials="CS">
    <w:p w14:paraId="67996EC2" w14:textId="4AEC8E71" w:rsidR="00297AF0" w:rsidRDefault="00297AF0" w:rsidP="00C96798">
      <w:pPr>
        <w:pStyle w:val="CommentText"/>
      </w:pPr>
      <w:r>
        <w:rPr>
          <w:rStyle w:val="CommentReference"/>
        </w:rPr>
        <w:annotationRef/>
      </w:r>
      <w:r>
        <w:t>Maybe the SAMRC too?</w:t>
      </w:r>
    </w:p>
  </w:comment>
  <w:comment w:id="766" w:author="Leslie London" w:date="2025-08-17T22:28:00Z" w:initials="LL">
    <w:p w14:paraId="36FC1211" w14:textId="77777777" w:rsidR="007F3D26" w:rsidRDefault="007F3D26" w:rsidP="007F3D26">
      <w:pPr>
        <w:pStyle w:val="CommentText"/>
      </w:pPr>
      <w:r>
        <w:rPr>
          <w:rStyle w:val="CommentReference"/>
        </w:rPr>
        <w:annotationRef/>
      </w:r>
      <w:r>
        <w:t>This is a comment for us, but for the protocol we shold be clear as to what role the existing surveillance officer plays etc. at CHBAH it might be different to that in the FS, for example. We should also describe carefully who are these officers.</w:t>
      </w:r>
    </w:p>
  </w:comment>
  <w:comment w:id="769" w:author="Jody Rusch" w:date="2025-06-08T11:22:00Z" w:initials="JR">
    <w:p w14:paraId="1CE0C70B" w14:textId="23559EE8" w:rsidR="00297AF0" w:rsidRDefault="00297AF0" w:rsidP="00C74A25">
      <w:pPr>
        <w:pStyle w:val="CommentText"/>
      </w:pPr>
      <w:r>
        <w:rPr>
          <w:rStyle w:val="CommentReference"/>
        </w:rPr>
        <w:annotationRef/>
      </w:r>
      <w:r>
        <w:t>If outsourced, ~R1200</w:t>
      </w:r>
    </w:p>
  </w:comment>
  <w:comment w:id="770" w:author="Jody Rusch" w:date="2025-06-08T11:25:00Z" w:initials="JR">
    <w:p w14:paraId="4387B4AA" w14:textId="77777777" w:rsidR="00297AF0" w:rsidRDefault="00297AF0" w:rsidP="00B5630D">
      <w:pPr>
        <w:pStyle w:val="CommentText"/>
      </w:pPr>
      <w:r>
        <w:rPr>
          <w:rStyle w:val="CommentReference"/>
        </w:rPr>
        <w:annotationRef/>
      </w:r>
      <w:r>
        <w:t xml:space="preserve">Depends on the number of samples per patient. For e.g., if blood, urine, and stomach contents are sent, that would be 3x R1200. If only urine sent, 1x R1200 </w:t>
      </w:r>
    </w:p>
  </w:comment>
  <w:comment w:id="771" w:author="Cindy Stephen" w:date="2025-07-08T14:55:00Z" w:initials="CS">
    <w:p w14:paraId="41C53BC6" w14:textId="77777777" w:rsidR="00297AF0" w:rsidRDefault="00297AF0" w:rsidP="00A81ECC">
      <w:pPr>
        <w:pStyle w:val="CommentText"/>
      </w:pPr>
      <w:r>
        <w:rPr>
          <w:rStyle w:val="CommentReference"/>
        </w:rPr>
        <w:annotationRef/>
      </w:r>
      <w:r>
        <w:t>Salary over what period?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F8F8D0" w15:done="1"/>
  <w15:commentEx w15:paraId="762C5029" w15:done="1"/>
  <w15:commentEx w15:paraId="502178D6" w15:done="1"/>
  <w15:commentEx w15:paraId="3DA6E96E" w15:done="1"/>
  <w15:commentEx w15:paraId="24AAD66F" w15:done="1"/>
  <w15:commentEx w15:paraId="0412B8CF" w15:done="0"/>
  <w15:commentEx w15:paraId="787D71E2" w15:paraIdParent="0412B8CF" w15:done="0"/>
  <w15:commentEx w15:paraId="15BBCF1E" w15:done="0"/>
  <w15:commentEx w15:paraId="03C05C74" w15:done="0"/>
  <w15:commentEx w15:paraId="69CCA88E" w15:paraIdParent="03C05C74" w15:done="0"/>
  <w15:commentEx w15:paraId="2C0792EE" w15:done="1"/>
  <w15:commentEx w15:paraId="208744CB" w15:done="0"/>
  <w15:commentEx w15:paraId="7CA30443" w15:paraIdParent="208744CB" w15:done="0"/>
  <w15:commentEx w15:paraId="2003613B" w15:done="0"/>
  <w15:commentEx w15:paraId="49DA4C11" w15:done="1"/>
  <w15:commentEx w15:paraId="7F396F46" w15:done="1"/>
  <w15:commentEx w15:paraId="0AA6DDA7" w15:done="1"/>
  <w15:commentEx w15:paraId="6153A559" w15:paraIdParent="0AA6DDA7" w15:done="1"/>
  <w15:commentEx w15:paraId="3127298A" w15:done="0"/>
  <w15:commentEx w15:paraId="09F785E6" w15:done="1"/>
  <w15:commentEx w15:paraId="00942FC9" w15:paraIdParent="09F785E6" w15:done="1"/>
  <w15:commentEx w15:paraId="10F7F684" w15:done="1"/>
  <w15:commentEx w15:paraId="01725BC5" w15:done="0"/>
  <w15:commentEx w15:paraId="1BF073EF" w15:paraIdParent="01725BC5" w15:done="0"/>
  <w15:commentEx w15:paraId="23EC1987" w15:done="1"/>
  <w15:commentEx w15:paraId="39861B65" w15:done="1"/>
  <w15:commentEx w15:paraId="45FA6C6F" w15:paraIdParent="39861B65" w15:done="1"/>
  <w15:commentEx w15:paraId="2D39CE67" w15:done="1"/>
  <w15:commentEx w15:paraId="2129241D" w15:done="0"/>
  <w15:commentEx w15:paraId="425B1FF0" w15:paraIdParent="2129241D" w15:done="0"/>
  <w15:commentEx w15:paraId="67589A5A" w15:done="1"/>
  <w15:commentEx w15:paraId="06E524D9" w15:done="0"/>
  <w15:commentEx w15:paraId="3E6644A4" w15:paraIdParent="06E524D9" w15:done="0"/>
  <w15:commentEx w15:paraId="03D2DD59" w15:paraIdParent="06E524D9" w15:done="0"/>
  <w15:commentEx w15:paraId="652A5462" w15:done="0"/>
  <w15:commentEx w15:paraId="6F0D4823" w15:done="0"/>
  <w15:commentEx w15:paraId="362B5D0A" w15:done="0"/>
  <w15:commentEx w15:paraId="74A7636C" w15:paraIdParent="362B5D0A" w15:done="0"/>
  <w15:commentEx w15:paraId="63E5E31D" w15:paraIdParent="362B5D0A" w15:done="0"/>
  <w15:commentEx w15:paraId="5E07FE36" w15:paraIdParent="362B5D0A" w15:done="0"/>
  <w15:commentEx w15:paraId="4ECB3E39" w15:done="1"/>
  <w15:commentEx w15:paraId="661F006C" w15:done="0"/>
  <w15:commentEx w15:paraId="4E6028C4" w15:paraIdParent="661F006C" w15:done="0"/>
  <w15:commentEx w15:paraId="14BBDC70" w15:paraIdParent="661F006C" w15:done="0"/>
  <w15:commentEx w15:paraId="7F1CE07B" w15:done="1"/>
  <w15:commentEx w15:paraId="11DCB8C9" w15:paraIdParent="7F1CE07B" w15:done="1"/>
  <w15:commentEx w15:paraId="6E7CF521" w15:done="0"/>
  <w15:commentEx w15:paraId="080C95DC" w15:done="1"/>
  <w15:commentEx w15:paraId="402186C1" w15:paraIdParent="080C95DC" w15:done="1"/>
  <w15:commentEx w15:paraId="19445196" w15:done="1"/>
  <w15:commentEx w15:paraId="6AAB6552" w15:done="0"/>
  <w15:commentEx w15:paraId="465A1FA0" w15:paraIdParent="6AAB6552" w15:done="0"/>
  <w15:commentEx w15:paraId="51E30ED4" w15:paraIdParent="6AAB6552" w15:done="0"/>
  <w15:commentEx w15:paraId="7177FEBC" w15:done="1"/>
  <w15:commentEx w15:paraId="3DB6C6A5" w15:paraIdParent="7177FEBC" w15:done="1"/>
  <w15:commentEx w15:paraId="7ECD3C5D" w15:done="0"/>
  <w15:commentEx w15:paraId="14292576" w15:paraIdParent="7ECD3C5D" w15:done="0"/>
  <w15:commentEx w15:paraId="098EE541" w15:paraIdParent="7ECD3C5D" w15:done="0"/>
  <w15:commentEx w15:paraId="4866738E" w15:done="0"/>
  <w15:commentEx w15:paraId="41E49132" w15:paraIdParent="4866738E" w15:done="0"/>
  <w15:commentEx w15:paraId="14AA4E2A" w15:paraIdParent="4866738E" w15:done="0"/>
  <w15:commentEx w15:paraId="3494E2E0" w15:done="0"/>
  <w15:commentEx w15:paraId="6549B11E" w15:done="0"/>
  <w15:commentEx w15:paraId="5E4A94A1" w15:paraIdParent="6549B11E" w15:done="0"/>
  <w15:commentEx w15:paraId="7855E186" w15:done="0"/>
  <w15:commentEx w15:paraId="6D22F3D7" w15:paraIdParent="7855E186" w15:done="0"/>
  <w15:commentEx w15:paraId="08664486" w15:done="1"/>
  <w15:commentEx w15:paraId="4F9C7C4F" w15:paraIdParent="08664486" w15:done="1"/>
  <w15:commentEx w15:paraId="184CEFA4" w15:done="1"/>
  <w15:commentEx w15:paraId="489C6743" w15:paraIdParent="184CEFA4" w15:done="1"/>
  <w15:commentEx w15:paraId="68CEB43C" w15:done="0"/>
  <w15:commentEx w15:paraId="5AABAF72" w15:done="0"/>
  <w15:commentEx w15:paraId="3C507625" w15:paraIdParent="5AABAF72" w15:done="0"/>
  <w15:commentEx w15:paraId="49662052" w15:done="1"/>
  <w15:commentEx w15:paraId="37FABF45" w15:paraIdParent="49662052" w15:done="1"/>
  <w15:commentEx w15:paraId="7F67B3CC" w15:paraIdParent="49662052" w15:done="1"/>
  <w15:commentEx w15:paraId="001088D4" w15:done="0"/>
  <w15:commentEx w15:paraId="6C211B0B" w15:paraIdParent="001088D4" w15:done="0"/>
  <w15:commentEx w15:paraId="4F7020B9" w15:done="0"/>
  <w15:commentEx w15:paraId="05EC119A" w15:done="1"/>
  <w15:commentEx w15:paraId="006D1D05" w15:done="0"/>
  <w15:commentEx w15:paraId="385CBD43" w15:done="0"/>
  <w15:commentEx w15:paraId="0E6D06D4" w15:paraIdParent="385CBD43" w15:done="0"/>
  <w15:commentEx w15:paraId="62C6C27A" w15:done="0"/>
  <w15:commentEx w15:paraId="3F10C30C" w15:paraIdParent="62C6C27A" w15:done="0"/>
  <w15:commentEx w15:paraId="7742E30C" w15:done="0"/>
  <w15:commentEx w15:paraId="77AA5246" w15:paraIdParent="7742E30C" w15:done="0"/>
  <w15:commentEx w15:paraId="0268A999" w15:done="1"/>
  <w15:commentEx w15:paraId="133D9E2D" w15:paraIdParent="0268A999" w15:done="1"/>
  <w15:commentEx w15:paraId="7D443DC1" w15:done="1"/>
  <w15:commentEx w15:paraId="0965114C" w15:paraIdParent="7D443DC1" w15:done="1"/>
  <w15:commentEx w15:paraId="0BC9C49A" w15:paraIdParent="7D443DC1" w15:done="1"/>
  <w15:commentEx w15:paraId="62FAC3D6" w15:done="0"/>
  <w15:commentEx w15:paraId="2F98025B" w15:done="0"/>
  <w15:commentEx w15:paraId="189C9D59" w15:paraIdParent="2F98025B" w15:done="0"/>
  <w15:commentEx w15:paraId="587E2181" w15:done="1"/>
  <w15:commentEx w15:paraId="1FA63E97" w15:paraIdParent="587E2181" w15:done="1"/>
  <w15:commentEx w15:paraId="31251AEE" w15:done="0"/>
  <w15:commentEx w15:paraId="029050E2" w15:done="0"/>
  <w15:commentEx w15:paraId="186C9A2B" w15:paraIdParent="029050E2" w15:done="0"/>
  <w15:commentEx w15:paraId="7CF778E3" w15:paraIdParent="029050E2" w15:done="0"/>
  <w15:commentEx w15:paraId="19696FE2" w15:done="1"/>
  <w15:commentEx w15:paraId="1AE40E9F" w15:paraIdParent="19696FE2" w15:done="1"/>
  <w15:commentEx w15:paraId="2E2743B5" w15:done="1"/>
  <w15:commentEx w15:paraId="7F391C72" w15:paraIdParent="2E2743B5" w15:done="1"/>
  <w15:commentEx w15:paraId="4E00EA6B" w15:done="1"/>
  <w15:commentEx w15:paraId="5D8BDB16" w15:paraIdParent="4E00EA6B" w15:done="1"/>
  <w15:commentEx w15:paraId="2F0C94B8" w15:done="0"/>
  <w15:commentEx w15:paraId="7090CA74" w15:paraIdParent="2F0C94B8" w15:done="0"/>
  <w15:commentEx w15:paraId="306B0272" w15:done="0"/>
  <w15:commentEx w15:paraId="7994EBF8" w15:paraIdParent="306B0272" w15:done="0"/>
  <w15:commentEx w15:paraId="13DA99F0" w15:done="0"/>
  <w15:commentEx w15:paraId="5FBD82F0" w15:done="1"/>
  <w15:commentEx w15:paraId="74DDFA82" w15:done="1"/>
  <w15:commentEx w15:paraId="55357C5D" w15:done="1"/>
  <w15:commentEx w15:paraId="2D592156" w15:done="1"/>
  <w15:commentEx w15:paraId="63D1732D" w15:paraIdParent="2D592156" w15:done="1"/>
  <w15:commentEx w15:paraId="66B2BCF1" w15:paraIdParent="2D592156" w15:done="1"/>
  <w15:commentEx w15:paraId="5AD47E1E" w15:paraIdParent="2D592156" w15:done="1"/>
  <w15:commentEx w15:paraId="005DC581" w15:paraIdParent="2D592156" w15:done="1"/>
  <w15:commentEx w15:paraId="0ED39E6E" w15:done="1"/>
  <w15:commentEx w15:paraId="7D0FD10C" w15:done="1"/>
  <w15:commentEx w15:paraId="717C8062" w15:done="1"/>
  <w15:commentEx w15:paraId="36389061" w15:done="1"/>
  <w15:commentEx w15:paraId="2A9228CE" w15:done="1"/>
  <w15:commentEx w15:paraId="2A29AAA2" w15:done="1"/>
  <w15:commentEx w15:paraId="267500E5" w15:done="1"/>
  <w15:commentEx w15:paraId="2ADADFF8" w15:paraIdParent="267500E5" w15:done="1"/>
  <w15:commentEx w15:paraId="383D2A31" w15:paraIdParent="267500E5" w15:done="1"/>
  <w15:commentEx w15:paraId="69A588DF" w15:done="1"/>
  <w15:commentEx w15:paraId="67C4EDA1" w15:paraIdParent="69A588DF" w15:done="1"/>
  <w15:commentEx w15:paraId="1F5787FC" w15:done="1"/>
  <w15:commentEx w15:paraId="5966FD87" w15:done="1"/>
  <w15:commentEx w15:paraId="7F5B8465" w15:paraIdParent="5966FD87" w15:done="1"/>
  <w15:commentEx w15:paraId="31B7CB7F" w15:done="1"/>
  <w15:commentEx w15:paraId="2619DB18" w15:done="1"/>
  <w15:commentEx w15:paraId="7AF4E4D7" w15:paraIdParent="2619DB18" w15:done="1"/>
  <w15:commentEx w15:paraId="760D0DBA" w15:done="1"/>
  <w15:commentEx w15:paraId="00391BD2" w15:paraIdParent="760D0DBA" w15:done="1"/>
  <w15:commentEx w15:paraId="1CF64AF4" w15:done="1"/>
  <w15:commentEx w15:paraId="7321C6F3" w15:done="1"/>
  <w15:commentEx w15:paraId="2432EF81" w15:done="0"/>
  <w15:commentEx w15:paraId="669A22F1" w15:done="1"/>
  <w15:commentEx w15:paraId="5F627FA9" w15:done="0"/>
  <w15:commentEx w15:paraId="41851388" w15:paraIdParent="5F627FA9" w15:done="0"/>
  <w15:commentEx w15:paraId="497A787F" w15:done="1"/>
  <w15:commentEx w15:paraId="6F8A02B1" w15:paraIdParent="497A787F" w15:done="1"/>
  <w15:commentEx w15:paraId="51675B0C" w15:done="0"/>
  <w15:commentEx w15:paraId="4DB25F7B" w15:paraIdParent="51675B0C" w15:done="0"/>
  <w15:commentEx w15:paraId="0FDB4079" w15:paraIdParent="51675B0C" w15:done="0"/>
  <w15:commentEx w15:paraId="4C81DAD0" w15:done="0"/>
  <w15:commentEx w15:paraId="5A49A9A4" w15:paraIdParent="4C81DAD0" w15:done="0"/>
  <w15:commentEx w15:paraId="42C3C0EB" w15:done="0"/>
  <w15:commentEx w15:paraId="4F401E30" w15:done="0"/>
  <w15:commentEx w15:paraId="67996EC2" w15:done="0"/>
  <w15:commentEx w15:paraId="36FC1211" w15:done="0"/>
  <w15:commentEx w15:paraId="1CE0C70B" w15:done="1"/>
  <w15:commentEx w15:paraId="4387B4AA" w15:paraIdParent="1CE0C70B" w15:done="1"/>
  <w15:commentEx w15:paraId="41C53B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729AB6" w16cex:dateUtc="2025-06-08T05:38:00Z"/>
  <w16cex:commentExtensible w16cex:durableId="02433B92" w16cex:dateUtc="2025-06-19T08:10:00Z"/>
  <w16cex:commentExtensible w16cex:durableId="5A36FB2A" w16cex:dateUtc="2025-06-08T06:31:00Z"/>
  <w16cex:commentExtensible w16cex:durableId="76D647A0" w16cex:dateUtc="2025-06-19T08:15:00Z"/>
  <w16cex:commentExtensible w16cex:durableId="4F6805C1" w16cex:dateUtc="2025-06-08T05:40:00Z"/>
  <w16cex:commentExtensible w16cex:durableId="74C58895" w16cex:dateUtc="2025-08-17T19:45:00Z"/>
  <w16cex:commentExtensible w16cex:durableId="5D18CAC6" w16cex:dateUtc="2025-09-04T14:38:00Z"/>
  <w16cex:commentExtensible w16cex:durableId="2E59A685" w16cex:dateUtc="2025-08-17T19:48:00Z">
    <w16cex:extLst>
      <w16:ext w16:uri="{CE6994B0-6A32-4C9F-8C6B-6E91EDA988CE}">
        <cr:reactions xmlns:cr="http://schemas.microsoft.com/office/comments/2020/reactions">
          <cr:reaction reactionType="1">
            <cr:reactionInfo dateUtc="2025-09-04T14:39:04Z">
              <cr:user userId="S::BrianB@nicd.ac.za::ca6f7e8c-4a7b-4267-b875-15f7ff73fcad" userProvider="AD" userName="Brian Brummer"/>
            </cr:reactionInfo>
          </cr:reaction>
        </cr:reactions>
      </w16:ext>
    </w16cex:extLst>
  </w16cex:commentExtensible>
  <w16cex:commentExtensible w16cex:durableId="506D333F" w16cex:dateUtc="2025-08-17T19:48:00Z"/>
  <w16cex:commentExtensible w16cex:durableId="5421CD8A" w16cex:dateUtc="2025-09-04T14:39:00Z"/>
  <w16cex:commentExtensible w16cex:durableId="61D81859" w16cex:dateUtc="2025-06-08T05:48:00Z"/>
  <w16cex:commentExtensible w16cex:durableId="24A2AD30" w16cex:dateUtc="2025-08-17T19:49:00Z"/>
  <w16cex:commentExtensible w16cex:durableId="7A35546C" w16cex:dateUtc="2025-09-04T14:48:00Z"/>
  <w16cex:commentExtensible w16cex:durableId="6FAB6883" w16cex:dateUtc="2025-08-17T19:50:00Z">
    <w16cex:extLst>
      <w16:ext w16:uri="{CE6994B0-6A32-4C9F-8C6B-6E91EDA988CE}">
        <cr:reactions xmlns:cr="http://schemas.microsoft.com/office/comments/2020/reactions">
          <cr:reaction reactionType="1">
            <cr:reactionInfo dateUtc="2025-09-04T15:15:47Z">
              <cr:user userId="S::BrianB@nicd.ac.za::ca6f7e8c-4a7b-4267-b875-15f7ff73fcad" userProvider="AD" userName="Brian Brummer"/>
            </cr:reactionInfo>
          </cr:reaction>
        </cr:reactions>
      </w16:ext>
    </w16cex:extLst>
  </w16cex:commentExtensible>
  <w16cex:commentExtensible w16cex:durableId="3B3A731A" w16cex:dateUtc="2025-06-19T09:01:00Z"/>
  <w16cex:commentExtensible w16cex:durableId="764661F7" w16cex:dateUtc="2025-07-16T08:23:00Z"/>
  <w16cex:commentExtensible w16cex:durableId="6EE0E630" w16cex:dateUtc="2025-07-10T05:49:00Z"/>
  <w16cex:commentExtensible w16cex:durableId="5972C8D7" w16cex:dateUtc="2025-07-10T07:48:00Z"/>
  <w16cex:commentExtensible w16cex:durableId="53DC902E" w16cex:dateUtc="2025-08-17T19:52:00Z">
    <w16cex:extLst>
      <w16:ext w16:uri="{CE6994B0-6A32-4C9F-8C6B-6E91EDA988CE}">
        <cr:reactions xmlns:cr="http://schemas.microsoft.com/office/comments/2020/reactions">
          <cr:reaction reactionType="1">
            <cr:reactionInfo dateUtc="2025-09-04T15:15:58Z">
              <cr:user userId="S::BrianB@nicd.ac.za::ca6f7e8c-4a7b-4267-b875-15f7ff73fcad" userProvider="AD" userName="Brian Brummer"/>
            </cr:reactionInfo>
          </cr:reaction>
        </cr:reactions>
      </w16:ext>
    </w16cex:extLst>
  </w16cex:commentExtensible>
  <w16cex:commentExtensible w16cex:durableId="6E2B4853" w16cex:dateUtc="2025-06-19T09:04:00Z"/>
  <w16cex:commentExtensible w16cex:durableId="0C5F2838" w16cex:dateUtc="2025-07-06T17:53:00Z"/>
  <w16cex:commentExtensible w16cex:durableId="5BDF4F9B" w16cex:dateUtc="2025-06-08T02:10:00Z"/>
  <w16cex:commentExtensible w16cex:durableId="5040198C" w16cex:dateUtc="2025-08-17T19:54:00Z"/>
  <w16cex:commentExtensible w16cex:durableId="18B9D677" w16cex:dateUtc="2025-09-04T14:49:00Z"/>
  <w16cex:commentExtensible w16cex:durableId="76880D61" w16cex:dateUtc="2025-06-19T09:36:00Z"/>
  <w16cex:commentExtensible w16cex:durableId="5C2BB9A7" w16cex:dateUtc="2025-07-08T12:26:00Z"/>
  <w16cex:commentExtensible w16cex:durableId="6E996089" w16cex:dateUtc="2025-07-08T13:54:00Z">
    <w16cex:extLst>
      <w16:ext w16:uri="{CE6994B0-6A32-4C9F-8C6B-6E91EDA988CE}">
        <cr:reactions xmlns:cr="http://schemas.microsoft.com/office/comments/2020/reactions">
          <cr:reaction reactionType="1">
            <cr:reactionInfo dateUtc="2025-07-10T07:48:20Z">
              <cr:user userId="S::BrianB@nicd.ac.za::ca6f7e8c-4a7b-4267-b875-15f7ff73fcad" userProvider="AD" userName="Brian Brummer"/>
            </cr:reactionInfo>
          </cr:reaction>
        </cr:reactions>
      </w16:ext>
    </w16cex:extLst>
  </w16cex:commentExtensible>
  <w16cex:commentExtensible w16cex:durableId="715BE9D9" w16cex:dateUtc="2025-06-08T07:01:00Z"/>
  <w16cex:commentExtensible w16cex:durableId="480045D0" w16cex:dateUtc="2025-08-11T08:26:00Z"/>
  <w16cex:commentExtensible w16cex:durableId="2120E1C7" w16cex:dateUtc="2025-08-17T19:59:00Z">
    <w16cex:extLst>
      <w16:ext w16:uri="{CE6994B0-6A32-4C9F-8C6B-6E91EDA988CE}">
        <cr:reactions xmlns:cr="http://schemas.microsoft.com/office/comments/2020/reactions">
          <cr:reaction reactionType="1">
            <cr:reactionInfo dateUtc="2025-09-04T15:14:03Z">
              <cr:user userId="S::BrianB@nicd.ac.za::ca6f7e8c-4a7b-4267-b875-15f7ff73fcad" userProvider="AD" userName="Brian Brummer"/>
            </cr:reactionInfo>
          </cr:reaction>
        </cr:reactions>
      </w16:ext>
    </w16cex:extLst>
  </w16cex:commentExtensible>
  <w16cex:commentExtensible w16cex:durableId="2FFD5B2A" w16cex:dateUtc="2025-06-08T07:16:00Z"/>
  <w16cex:commentExtensible w16cex:durableId="1E66CBE5" w16cex:dateUtc="2025-08-11T08:26:00Z">
    <w16cex:extLst>
      <w16:ext w16:uri="{CE6994B0-6A32-4C9F-8C6B-6E91EDA988CE}">
        <cr:reactions xmlns:cr="http://schemas.microsoft.com/office/comments/2020/reactions">
          <cr:reaction reactionType="1">
            <cr:reactionInfo dateUtc="2025-09-04T15:14:08Z">
              <cr:user userId="S::BrianB@nicd.ac.za::ca6f7e8c-4a7b-4267-b875-15f7ff73fcad" userProvider="AD" userName="Brian Brummer"/>
            </cr:reactionInfo>
          </cr:reaction>
        </cr:reactions>
      </w16:ext>
    </w16cex:extLst>
  </w16cex:commentExtensible>
  <w16cex:commentExtensible w16cex:durableId="73BA5513" w16cex:dateUtc="2025-08-17T19:59:00Z"/>
  <w16cex:commentExtensible w16cex:durableId="4D0F251B" w16cex:dateUtc="2025-09-04T14:51:00Z"/>
  <w16cex:commentExtensible w16cex:durableId="487B270E" w16cex:dateUtc="2025-08-17T20:00:00Z">
    <w16cex:extLst>
      <w16:ext w16:uri="{CE6994B0-6A32-4C9F-8C6B-6E91EDA988CE}">
        <cr:reactions xmlns:cr="http://schemas.microsoft.com/office/comments/2020/reactions">
          <cr:reaction reactionType="1">
            <cr:reactionInfo dateUtc="2025-09-04T15:14:01Z">
              <cr:user userId="S::BrianB@nicd.ac.za::ca6f7e8c-4a7b-4267-b875-15f7ff73fcad" userProvider="AD" userName="Brian Brummer"/>
            </cr:reactionInfo>
          </cr:reaction>
        </cr:reactions>
      </w16:ext>
    </w16cex:extLst>
  </w16cex:commentExtensible>
  <w16cex:commentExtensible w16cex:durableId="743C89DA" w16cex:dateUtc="2025-08-17T20:01:00Z"/>
  <w16cex:commentExtensible w16cex:durableId="65970566" w16cex:dateUtc="2025-07-09T09:19:00Z"/>
  <w16cex:commentExtensible w16cex:durableId="7CDEDDA1" w16cex:dateUtc="2025-07-10T07:49:00Z"/>
  <w16cex:commentExtensible w16cex:durableId="55C08D53" w16cex:dateUtc="2025-08-11T12:41:00Z"/>
  <w16cex:commentExtensible w16cex:durableId="79D9932D" w16cex:dateUtc="2025-08-17T20:02:00Z"/>
  <w16cex:commentExtensible w16cex:durableId="671E7989" w16cex:dateUtc="2025-06-08T08:12:00Z"/>
  <w16cex:commentExtensible w16cex:durableId="27E899C6" w16cex:dateUtc="2025-07-09T10:36:00Z"/>
  <w16cex:commentExtensible w16cex:durableId="21AB1817" w16cex:dateUtc="2025-07-10T07:56:00Z"/>
  <w16cex:commentExtensible w16cex:durableId="049AD529" w16cex:dateUtc="2025-07-17T05:24:00Z"/>
  <w16cex:commentExtensible w16cex:durableId="0B29893C" w16cex:dateUtc="2025-06-07T17:11:00Z"/>
  <w16cex:commentExtensible w16cex:durableId="79F6C4E7" w16cex:dateUtc="2025-06-08T07:23:00Z"/>
  <w16cex:commentExtensible w16cex:durableId="7BFD17B2" w16cex:dateUtc="2025-08-17T20:03:00Z"/>
  <w16cex:commentExtensible w16cex:durableId="796E31BC" w16cex:dateUtc="2025-07-09T09:21:00Z"/>
  <w16cex:commentExtensible w16cex:durableId="407F7916" w16cex:dateUtc="2025-07-10T07:50:00Z"/>
  <w16cex:commentExtensible w16cex:durableId="4B0A05BF" w16cex:dateUtc="2025-06-08T08:12:00Z"/>
  <w16cex:commentExtensible w16cex:durableId="103D610A" w16cex:dateUtc="2025-07-09T10:36:00Z"/>
  <w16cex:commentExtensible w16cex:durableId="3ADDD3CF" w16cex:dateUtc="2025-07-10T07:56:00Z"/>
  <w16cex:commentExtensible w16cex:durableId="054C6684" w16cex:dateUtc="2025-07-17T05:24:00Z"/>
  <w16cex:commentExtensible w16cex:durableId="255B81C1" w16cex:dateUtc="2025-07-09T10:25:00Z"/>
  <w16cex:commentExtensible w16cex:durableId="01B6C3F5" w16cex:dateUtc="2025-07-10T07:57:00Z"/>
  <w16cex:commentExtensible w16cex:durableId="69A5184B" w16cex:dateUtc="2025-07-08T12:34:00Z"/>
  <w16cex:commentExtensible w16cex:durableId="690DA976" w16cex:dateUtc="2025-07-10T08:01:00Z"/>
  <w16cex:commentExtensible w16cex:durableId="069B5102" w16cex:dateUtc="2025-08-17T20:05:00Z"/>
  <w16cex:commentExtensible w16cex:durableId="46CB4B16" w16cex:dateUtc="2025-07-08T12:34:00Z"/>
  <w16cex:commentExtensible w16cex:durableId="478B2497" w16cex:dateUtc="2025-07-10T08:01:00Z"/>
  <w16cex:commentExtensible w16cex:durableId="515A269A" w16cex:dateUtc="2025-08-17T20:05:00Z"/>
  <w16cex:commentExtensible w16cex:durableId="7E5EF5D2" w16cex:dateUtc="2025-08-17T20:05:00Z"/>
  <w16cex:commentExtensible w16cex:durableId="785A0B7A" w16cex:dateUtc="2025-08-17T20:07:00Z"/>
  <w16cex:commentExtensible w16cex:durableId="36FA47B8" w16cex:dateUtc="2025-09-04T15:25:00Z"/>
  <w16cex:commentExtensible w16cex:durableId="0B00C580" w16cex:dateUtc="2025-08-17T20:07:00Z"/>
  <w16cex:commentExtensible w16cex:durableId="5D032ED4" w16cex:dateUtc="2025-09-04T15:25:00Z"/>
  <w16cex:commentExtensible w16cex:durableId="4397A454" w16cex:dateUtc="2025-06-19T10:24:00Z"/>
  <w16cex:commentExtensible w16cex:durableId="0977F6B0" w16cex:dateUtc="2025-07-06T18:43:00Z"/>
  <w16cex:commentExtensible w16cex:durableId="3D44652D" w16cex:dateUtc="2025-06-07T17:15:00Z"/>
  <w16cex:commentExtensible w16cex:durableId="063B3D8F" w16cex:dateUtc="2025-08-17T20:08:00Z">
    <w16cex:extLst>
      <w16:ext w16:uri="{CE6994B0-6A32-4C9F-8C6B-6E91EDA988CE}">
        <cr:reactions xmlns:cr="http://schemas.microsoft.com/office/comments/2020/reactions">
          <cr:reaction reactionType="1">
            <cr:reactionInfo dateUtc="2025-09-04T15:40:28Z">
              <cr:user userId="S::BrianB@nicd.ac.za::ca6f7e8c-4a7b-4267-b875-15f7ff73fcad" userProvider="AD" userName="Brian Brummer"/>
            </cr:reactionInfo>
          </cr:reaction>
        </cr:reactions>
      </w16:ext>
    </w16cex:extLst>
  </w16cex:commentExtensible>
  <w16cex:commentExtensible w16cex:durableId="1E88833E" w16cex:dateUtc="2025-08-17T20:09:00Z"/>
  <w16cex:commentExtensible w16cex:durableId="328C8CD4" w16cex:dateUtc="2025-09-04T15:43:00Z"/>
  <w16cex:commentExtensible w16cex:durableId="0263EB4E" w16cex:dateUtc="2025-06-06T09:07:00Z"/>
  <w16cex:commentExtensible w16cex:durableId="5B513A84" w16cex:dateUtc="2025-06-19T10:27:00Z"/>
  <w16cex:commentExtensible w16cex:durableId="1B8FEA90" w16cex:dateUtc="2025-07-07T12:11:00Z"/>
  <w16cex:commentExtensible w16cex:durableId="3E88BE61" w16cex:dateUtc="2025-07-09T09:57:00Z"/>
  <w16cex:commentExtensible w16cex:durableId="14635B43" w16cex:dateUtc="2025-08-11T14:48:00Z"/>
  <w16cex:commentExtensible w16cex:durableId="55029B36" w16cex:dateUtc="2025-08-17T20:11:00Z">
    <w16cex:extLst>
      <w16:ext w16:uri="{CE6994B0-6A32-4C9F-8C6B-6E91EDA988CE}">
        <cr:reactions xmlns:cr="http://schemas.microsoft.com/office/comments/2020/reactions">
          <cr:reaction reactionType="1">
            <cr:reactionInfo dateUtc="2025-09-04T17:25:59Z">
              <cr:user userId="S::BrianB@nicd.ac.za::ca6f7e8c-4a7b-4267-b875-15f7ff73fcad" userProvider="AD" userName="Brian Brummer"/>
            </cr:reactionInfo>
          </cr:reaction>
        </cr:reactions>
      </w16:ext>
    </w16cex:extLst>
  </w16cex:commentExtensible>
  <w16cex:commentExtensible w16cex:durableId="21D4F8C8" w16cex:dateUtc="2025-07-09T09:59:00Z"/>
  <w16cex:commentExtensible w16cex:durableId="18D481FA" w16cex:dateUtc="2025-08-17T20:12:00Z"/>
  <w16cex:commentExtensible w16cex:durableId="65A1D952" w16cex:dateUtc="2025-08-17T20:14:00Z"/>
  <w16cex:commentExtensible w16cex:durableId="052F7114" w16cex:dateUtc="2025-09-04T17:39:00Z"/>
  <w16cex:commentExtensible w16cex:durableId="2064287A" w16cex:dateUtc="2025-07-09T10:01:00Z"/>
  <w16cex:commentExtensible w16cex:durableId="4D3BFE59" w16cex:dateUtc="2025-08-11T12:53:00Z"/>
  <w16cex:commentExtensible w16cex:durableId="7582C42F" w16cex:dateUtc="2025-07-09T10:02:00Z"/>
  <w16cex:commentExtensible w16cex:durableId="5B8861C4" w16cex:dateUtc="2025-08-11T12:55:00Z"/>
  <w16cex:commentExtensible w16cex:durableId="12AF3346" w16cex:dateUtc="2025-06-07T17:16:00Z">
    <w16cex:extLst>
      <w16:ext w16:uri="{CE6994B0-6A32-4C9F-8C6B-6E91EDA988CE}">
        <cr:reactions xmlns:cr="http://schemas.microsoft.com/office/comments/2020/reactions">
          <cr:reaction reactionType="1">
            <cr:reactionInfo dateUtc="2025-06-19T10:28:57Z">
              <cr:user userId="S::T0042528@wf.uct.ac.za::37ca124d-d9ae-481d-ab72-87fba53d19de" userProvider="AD" userName="Cindy Stephen"/>
            </cr:reactionInfo>
          </cr:reaction>
        </cr:reactions>
      </w16:ext>
    </w16cex:extLst>
  </w16cex:commentExtensible>
  <w16cex:commentExtensible w16cex:durableId="6F4FA83F" w16cex:dateUtc="2025-07-06T18:56:00Z"/>
  <w16cex:commentExtensible w16cex:durableId="4CFE5126" w16cex:dateUtc="2025-07-09T10:04:00Z"/>
  <w16cex:commentExtensible w16cex:durableId="2CD6C252" w16cex:dateUtc="2025-07-10T08:04:00Z"/>
  <w16cex:commentExtensible w16cex:durableId="1F028E22" w16cex:dateUtc="2025-07-17T06:28:00Z"/>
  <w16cex:commentExtensible w16cex:durableId="1BD1DD71" w16cex:dateUtc="2025-08-17T20:17:00Z"/>
  <w16cex:commentExtensible w16cex:durableId="2C841E16" w16cex:dateUtc="2025-08-17T20:18:00Z"/>
  <w16cex:commentExtensible w16cex:durableId="1884365E" w16cex:dateUtc="2025-09-04T17:40:00Z"/>
  <w16cex:commentExtensible w16cex:durableId="2586815C" w16cex:dateUtc="2025-07-09T10:17:00Z"/>
  <w16cex:commentExtensible w16cex:durableId="25C53CE0" w16cex:dateUtc="2025-07-10T08:06:00Z"/>
  <w16cex:commentExtensible w16cex:durableId="0C522B84" w16cex:dateUtc="2025-07-17T07:09:00Z"/>
  <w16cex:commentExtensible w16cex:durableId="2DE82001" w16cex:dateUtc="2025-07-17T07:09:00Z"/>
  <w16cex:commentExtensible w16cex:durableId="3DF60294" w16cex:dateUtc="2025-07-17T07:15:00Z"/>
  <w16cex:commentExtensible w16cex:durableId="6073F2C9" w16cex:dateUtc="2025-07-17T07:18:00Z"/>
  <w16cex:commentExtensible w16cex:durableId="4798AE6D" w16cex:dateUtc="2025-07-09T10:18:00Z"/>
  <w16cex:commentExtensible w16cex:durableId="200138A9" w16cex:dateUtc="2025-07-10T08:09:00Z"/>
  <w16cex:commentExtensible w16cex:durableId="100E5B59" w16cex:dateUtc="2025-06-08T08:37:00Z"/>
  <w16cex:commentExtensible w16cex:durableId="43327B05" w16cex:dateUtc="2025-07-07T12:13:00Z"/>
  <w16cex:commentExtensible w16cex:durableId="44E848BC" w16cex:dateUtc="2025-06-08T08:52:00Z">
    <w16cex:extLst>
      <w16:ext w16:uri="{CE6994B0-6A32-4C9F-8C6B-6E91EDA988CE}">
        <cr:reactions xmlns:cr="http://schemas.microsoft.com/office/comments/2020/reactions">
          <cr:reaction reactionType="1">
            <cr:reactionInfo dateUtc="2025-06-19T10:31:09Z">
              <cr:user userId="S::T0042528@wf.uct.ac.za::37ca124d-d9ae-481d-ab72-87fba53d19de" userProvider="AD" userName="Cindy Stephen"/>
            </cr:reactionInfo>
          </cr:reaction>
        </cr:reactions>
      </w16:ext>
    </w16cex:extLst>
  </w16cex:commentExtensible>
  <w16cex:commentExtensible w16cex:durableId="48444885" w16cex:dateUtc="2025-06-19T10:34:00Z"/>
  <w16cex:commentExtensible w16cex:durableId="6E9EC19E" w16cex:dateUtc="2025-07-09T10:40:00Z"/>
  <w16cex:commentExtensible w16cex:durableId="4085F8C9" w16cex:dateUtc="2025-07-10T08:11:00Z"/>
  <w16cex:commentExtensible w16cex:durableId="6D4825F1" w16cex:dateUtc="2025-08-17T20:21:00Z"/>
  <w16cex:commentExtensible w16cex:durableId="3654AF5D" w16cex:dateUtc="2025-09-04T17:42:00Z"/>
  <w16cex:commentExtensible w16cex:durableId="5D3D88C4" w16cex:dateUtc="2025-09-04T22:28:00Z"/>
  <w16cex:commentExtensible w16cex:durableId="45540476" w16cex:dateUtc="2025-07-08T12:42:00Z"/>
  <w16cex:commentExtensible w16cex:durableId="4D9A801A" w16cex:dateUtc="2025-07-09T10:49:00Z">
    <w16cex:extLst>
      <w16:ext w16:uri="{CE6994B0-6A32-4C9F-8C6B-6E91EDA988CE}">
        <cr:reactions xmlns:cr="http://schemas.microsoft.com/office/comments/2020/reactions">
          <cr:reaction reactionType="1">
            <cr:reactionInfo dateUtc="2025-07-10T10:48:21Z">
              <cr:user userId="S::BrianB@nicd.ac.za::ca6f7e8c-4a7b-4267-b875-15f7ff73fcad" userProvider="AD" userName="Brian Brummer"/>
            </cr:reactionInfo>
          </cr:reaction>
        </cr:reactions>
      </w16:ext>
    </w16cex:extLst>
  </w16cex:commentExtensible>
  <w16cex:commentExtensible w16cex:durableId="4679406A" w16cex:dateUtc="2025-06-08T08:56:00Z">
    <w16cex:extLst>
      <w16:ext w16:uri="{CE6994B0-6A32-4C9F-8C6B-6E91EDA988CE}">
        <cr:reactions xmlns:cr="http://schemas.microsoft.com/office/comments/2020/reactions">
          <cr:reaction reactionType="1">
            <cr:reactionInfo dateUtc="2025-06-19T10:42:23Z">
              <cr:user userId="S::T0042528@wf.uct.ac.za::37ca124d-d9ae-481d-ab72-87fba53d19de" userProvider="AD" userName="Cindy Stephen"/>
            </cr:reactionInfo>
          </cr:reaction>
        </cr:reactions>
      </w16:ext>
    </w16cex:extLst>
  </w16cex:commentExtensible>
  <w16cex:commentExtensible w16cex:durableId="085EB3A6" w16cex:dateUtc="2025-06-08T08:56:00Z"/>
  <w16cex:commentExtensible w16cex:durableId="647E8362" w16cex:dateUtc="2025-06-19T10:43:00Z"/>
  <w16cex:commentExtensible w16cex:durableId="46FDE1A1" w16cex:dateUtc="2025-07-17T07:33:00Z"/>
  <w16cex:commentExtensible w16cex:durableId="02D4DA8D" w16cex:dateUtc="2025-07-17T07:34:00Z"/>
  <w16cex:commentExtensible w16cex:durableId="6735F4E6" w16cex:dateUtc="2025-07-09T10:52:00Z"/>
  <w16cex:commentExtensible w16cex:durableId="1F777BD0" w16cex:dateUtc="2025-07-09T10:54:00Z"/>
  <w16cex:commentExtensible w16cex:durableId="7B9FFC45" w16cex:dateUtc="2025-07-09T10:55:00Z"/>
  <w16cex:commentExtensible w16cex:durableId="6454161F" w16cex:dateUtc="2025-07-09T10:53:00Z"/>
  <w16cex:commentExtensible w16cex:durableId="1BB11760" w16cex:dateUtc="2025-07-09T10:53:00Z"/>
  <w16cex:commentExtensible w16cex:durableId="3F97E003" w16cex:dateUtc="2025-07-10T06:03:00Z"/>
  <w16cex:commentExtensible w16cex:durableId="1B2F8F9C" w16cex:dateUtc="2025-07-10T06:14:00Z"/>
  <w16cex:commentExtensible w16cex:durableId="2BB5717C" w16cex:dateUtc="2025-07-10T10:53:00Z"/>
  <w16cex:commentExtensible w16cex:durableId="23536476" w16cex:dateUtc="2025-07-08T12:46:00Z"/>
  <w16cex:commentExtensible w16cex:durableId="71612220" w16cex:dateUtc="2025-07-10T10:53:00Z"/>
  <w16cex:commentExtensible w16cex:durableId="70F6BA09" w16cex:dateUtc="2025-06-07T17:18:00Z"/>
  <w16cex:commentExtensible w16cex:durableId="1FD97F08" w16cex:dateUtc="2025-07-10T10:54:00Z"/>
  <w16cex:commentExtensible w16cex:durableId="213DFC79" w16cex:dateUtc="2025-06-08T09:03:00Z"/>
  <w16cex:commentExtensible w16cex:durableId="715611EE" w16cex:dateUtc="2025-06-19T10:46:00Z"/>
  <w16cex:commentExtensible w16cex:durableId="21B9129A" w16cex:dateUtc="2025-07-07T10:07:00Z"/>
  <w16cex:commentExtensible w16cex:durableId="5BE9C8C5" w16cex:dateUtc="2025-07-10T06:21:00Z"/>
  <w16cex:commentExtensible w16cex:durableId="06A5CC1C" w16cex:dateUtc="2025-07-17T07:36:00Z"/>
  <w16cex:commentExtensible w16cex:durableId="6247D381" w16cex:dateUtc="2025-06-08T09:05:00Z"/>
  <w16cex:commentExtensible w16cex:durableId="0F0DFFA1" w16cex:dateUtc="2025-06-08T09:06:00Z"/>
  <w16cex:commentExtensible w16cex:durableId="510A379C" w16cex:dateUtc="2025-08-17T20:26:00Z">
    <w16cex:extLst>
      <w16:ext w16:uri="{CE6994B0-6A32-4C9F-8C6B-6E91EDA988CE}">
        <cr:reactions xmlns:cr="http://schemas.microsoft.com/office/comments/2020/reactions">
          <cr:reaction reactionType="1">
            <cr:reactionInfo dateUtc="2025-09-04T19:37:05Z">
              <cr:user userId="S::BrianB@nicd.ac.za::ca6f7e8c-4a7b-4267-b875-15f7ff73fcad" userProvider="AD" userName="Brian Brummer"/>
            </cr:reactionInfo>
          </cr:reaction>
        </cr:reactions>
      </w16:ext>
    </w16cex:extLst>
  </w16cex:commentExtensible>
  <w16cex:commentExtensible w16cex:durableId="61BECFFC" w16cex:dateUtc="2025-06-07T17:21:00Z"/>
  <w16cex:commentExtensible w16cex:durableId="56F5FEDA" w16cex:dateUtc="2025-07-10T06:37:00Z"/>
  <w16cex:commentExtensible w16cex:durableId="60C09690" w16cex:dateUtc="2025-08-11T14:40:00Z"/>
  <w16cex:commentExtensible w16cex:durableId="6B03361A" w16cex:dateUtc="2025-06-06T07:56:00Z"/>
  <w16cex:commentExtensible w16cex:durableId="33335166" w16cex:dateUtc="2025-07-07T10:13:00Z"/>
  <w16cex:commentExtensible w16cex:durableId="09AFCFF0" w16cex:dateUtc="2025-07-08T12:52:00Z"/>
  <w16cex:commentExtensible w16cex:durableId="7E822616" w16cex:dateUtc="2025-07-17T07:38:00Z"/>
  <w16cex:commentExtensible w16cex:durableId="14524E67" w16cex:dateUtc="2025-06-08T09:12:00Z">
    <w16cex:extLst>
      <w16:ext w16:uri="{CE6994B0-6A32-4C9F-8C6B-6E91EDA988CE}">
        <cr:reactions xmlns:cr="http://schemas.microsoft.com/office/comments/2020/reactions">
          <cr:reaction reactionType="1">
            <cr:reactionInfo dateUtc="2025-06-19T10:54:54Z">
              <cr:user userId="S::T0042528@wf.uct.ac.za::37ca124d-d9ae-481d-ab72-87fba53d19de" userProvider="AD" userName="Cindy Stephen"/>
            </cr:reactionInfo>
          </cr:reaction>
        </cr:reactions>
      </w16:ext>
    </w16cex:extLst>
  </w16cex:commentExtensible>
  <w16cex:commentExtensible w16cex:durableId="76408031" w16cex:dateUtc="2025-07-06T19:21:00Z"/>
  <w16cex:commentExtensible w16cex:durableId="48D5791D" w16cex:dateUtc="2025-08-17T20:27:00Z"/>
  <w16cex:commentExtensible w16cex:durableId="60C71258" w16cex:dateUtc="2025-07-08T12:53:00Z"/>
  <w16cex:commentExtensible w16cex:durableId="7FDDB40B" w16cex:dateUtc="2025-08-17T20:28:00Z"/>
  <w16cex:commentExtensible w16cex:durableId="66CC8A73" w16cex:dateUtc="2025-06-08T09:22:00Z"/>
  <w16cex:commentExtensible w16cex:durableId="73F2730F" w16cex:dateUtc="2025-06-08T09:25:00Z"/>
  <w16cex:commentExtensible w16cex:durableId="45F806C3" w16cex:dateUtc="2025-07-08T1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F8F8D0" w16cid:durableId="67729AB6"/>
  <w16cid:commentId w16cid:paraId="762C5029" w16cid:durableId="02433B92"/>
  <w16cid:commentId w16cid:paraId="502178D6" w16cid:durableId="5A36FB2A"/>
  <w16cid:commentId w16cid:paraId="3DA6E96E" w16cid:durableId="76D647A0"/>
  <w16cid:commentId w16cid:paraId="24AAD66F" w16cid:durableId="4F6805C1"/>
  <w16cid:commentId w16cid:paraId="0412B8CF" w16cid:durableId="74C58895"/>
  <w16cid:commentId w16cid:paraId="787D71E2" w16cid:durableId="5D18CAC6"/>
  <w16cid:commentId w16cid:paraId="15BBCF1E" w16cid:durableId="2E59A685"/>
  <w16cid:commentId w16cid:paraId="03C05C74" w16cid:durableId="506D333F"/>
  <w16cid:commentId w16cid:paraId="69CCA88E" w16cid:durableId="5421CD8A"/>
  <w16cid:commentId w16cid:paraId="2C0792EE" w16cid:durableId="61D81859"/>
  <w16cid:commentId w16cid:paraId="208744CB" w16cid:durableId="24A2AD30"/>
  <w16cid:commentId w16cid:paraId="7CA30443" w16cid:durableId="7A35546C"/>
  <w16cid:commentId w16cid:paraId="2003613B" w16cid:durableId="6FAB6883"/>
  <w16cid:commentId w16cid:paraId="49DA4C11" w16cid:durableId="3B3A731A"/>
  <w16cid:commentId w16cid:paraId="7F396F46" w16cid:durableId="764661F7"/>
  <w16cid:commentId w16cid:paraId="0AA6DDA7" w16cid:durableId="6EE0E630"/>
  <w16cid:commentId w16cid:paraId="6153A559" w16cid:durableId="5972C8D7"/>
  <w16cid:commentId w16cid:paraId="3127298A" w16cid:durableId="53DC902E"/>
  <w16cid:commentId w16cid:paraId="09F785E6" w16cid:durableId="6E2B4853"/>
  <w16cid:commentId w16cid:paraId="00942FC9" w16cid:durableId="0C5F2838"/>
  <w16cid:commentId w16cid:paraId="10F7F684" w16cid:durableId="5BDF4F9B"/>
  <w16cid:commentId w16cid:paraId="01725BC5" w16cid:durableId="5040198C"/>
  <w16cid:commentId w16cid:paraId="1BF073EF" w16cid:durableId="18B9D677"/>
  <w16cid:commentId w16cid:paraId="23EC1987" w16cid:durableId="76880D61"/>
  <w16cid:commentId w16cid:paraId="39861B65" w16cid:durableId="5C2BB9A7"/>
  <w16cid:commentId w16cid:paraId="45FA6C6F" w16cid:durableId="6E996089"/>
  <w16cid:commentId w16cid:paraId="2D39CE67" w16cid:durableId="715BE9D9"/>
  <w16cid:commentId w16cid:paraId="2129241D" w16cid:durableId="480045D0"/>
  <w16cid:commentId w16cid:paraId="425B1FF0" w16cid:durableId="2120E1C7"/>
  <w16cid:commentId w16cid:paraId="67589A5A" w16cid:durableId="2FFD5B2A"/>
  <w16cid:commentId w16cid:paraId="06E524D9" w16cid:durableId="1E66CBE5"/>
  <w16cid:commentId w16cid:paraId="3E6644A4" w16cid:durableId="73BA5513"/>
  <w16cid:commentId w16cid:paraId="03D2DD59" w16cid:durableId="4D0F251B"/>
  <w16cid:commentId w16cid:paraId="652A5462" w16cid:durableId="487B270E"/>
  <w16cid:commentId w16cid:paraId="6F0D4823" w16cid:durableId="743C89DA"/>
  <w16cid:commentId w16cid:paraId="362B5D0A" w16cid:durableId="65970566"/>
  <w16cid:commentId w16cid:paraId="74A7636C" w16cid:durableId="7CDEDDA1"/>
  <w16cid:commentId w16cid:paraId="63E5E31D" w16cid:durableId="55C08D53"/>
  <w16cid:commentId w16cid:paraId="5E07FE36" w16cid:durableId="79D9932D"/>
  <w16cid:commentId w16cid:paraId="4ECB3E39" w16cid:durableId="671E7989"/>
  <w16cid:commentId w16cid:paraId="661F006C" w16cid:durableId="27E899C6"/>
  <w16cid:commentId w16cid:paraId="4E6028C4" w16cid:durableId="21AB1817"/>
  <w16cid:commentId w16cid:paraId="14BBDC70" w16cid:durableId="049AD529"/>
  <w16cid:commentId w16cid:paraId="7F1CE07B" w16cid:durableId="0B29893C"/>
  <w16cid:commentId w16cid:paraId="11DCB8C9" w16cid:durableId="79F6C4E7"/>
  <w16cid:commentId w16cid:paraId="6E7CF521" w16cid:durableId="7BFD17B2"/>
  <w16cid:commentId w16cid:paraId="080C95DC" w16cid:durableId="796E31BC"/>
  <w16cid:commentId w16cid:paraId="402186C1" w16cid:durableId="407F7916"/>
  <w16cid:commentId w16cid:paraId="19445196" w16cid:durableId="4B0A05BF"/>
  <w16cid:commentId w16cid:paraId="6AAB6552" w16cid:durableId="103D610A"/>
  <w16cid:commentId w16cid:paraId="465A1FA0" w16cid:durableId="3ADDD3CF"/>
  <w16cid:commentId w16cid:paraId="51E30ED4" w16cid:durableId="054C6684"/>
  <w16cid:commentId w16cid:paraId="7177FEBC" w16cid:durableId="255B81C1"/>
  <w16cid:commentId w16cid:paraId="3DB6C6A5" w16cid:durableId="01B6C3F5"/>
  <w16cid:commentId w16cid:paraId="7ECD3C5D" w16cid:durableId="69A5184B"/>
  <w16cid:commentId w16cid:paraId="14292576" w16cid:durableId="690DA976"/>
  <w16cid:commentId w16cid:paraId="098EE541" w16cid:durableId="069B5102"/>
  <w16cid:commentId w16cid:paraId="4866738E" w16cid:durableId="46CB4B16"/>
  <w16cid:commentId w16cid:paraId="41E49132" w16cid:durableId="478B2497"/>
  <w16cid:commentId w16cid:paraId="14AA4E2A" w16cid:durableId="515A269A"/>
  <w16cid:commentId w16cid:paraId="3494E2E0" w16cid:durableId="7E5EF5D2"/>
  <w16cid:commentId w16cid:paraId="6549B11E" w16cid:durableId="785A0B7A"/>
  <w16cid:commentId w16cid:paraId="5E4A94A1" w16cid:durableId="36FA47B8"/>
  <w16cid:commentId w16cid:paraId="7855E186" w16cid:durableId="0B00C580"/>
  <w16cid:commentId w16cid:paraId="6D22F3D7" w16cid:durableId="5D032ED4"/>
  <w16cid:commentId w16cid:paraId="08664486" w16cid:durableId="4397A454"/>
  <w16cid:commentId w16cid:paraId="4F9C7C4F" w16cid:durableId="0977F6B0"/>
  <w16cid:commentId w16cid:paraId="184CEFA4" w16cid:durableId="184CEFA4"/>
  <w16cid:commentId w16cid:paraId="489C6743" w16cid:durableId="3D44652D"/>
  <w16cid:commentId w16cid:paraId="68CEB43C" w16cid:durableId="063B3D8F"/>
  <w16cid:commentId w16cid:paraId="5AABAF72" w16cid:durableId="1E88833E"/>
  <w16cid:commentId w16cid:paraId="3C507625" w16cid:durableId="328C8CD4"/>
  <w16cid:commentId w16cid:paraId="49662052" w16cid:durableId="0263EB4E"/>
  <w16cid:commentId w16cid:paraId="37FABF45" w16cid:durableId="5B513A84"/>
  <w16cid:commentId w16cid:paraId="7F67B3CC" w16cid:durableId="1B8FEA90"/>
  <w16cid:commentId w16cid:paraId="001088D4" w16cid:durableId="3E88BE61"/>
  <w16cid:commentId w16cid:paraId="6C211B0B" w16cid:durableId="14635B43"/>
  <w16cid:commentId w16cid:paraId="4F7020B9" w16cid:durableId="55029B36"/>
  <w16cid:commentId w16cid:paraId="05EC119A" w16cid:durableId="21D4F8C8"/>
  <w16cid:commentId w16cid:paraId="006D1D05" w16cid:durableId="18D481FA"/>
  <w16cid:commentId w16cid:paraId="385CBD43" w16cid:durableId="65A1D952"/>
  <w16cid:commentId w16cid:paraId="0E6D06D4" w16cid:durableId="052F7114"/>
  <w16cid:commentId w16cid:paraId="62C6C27A" w16cid:durableId="2064287A"/>
  <w16cid:commentId w16cid:paraId="3F10C30C" w16cid:durableId="4D3BFE59"/>
  <w16cid:commentId w16cid:paraId="7742E30C" w16cid:durableId="7582C42F"/>
  <w16cid:commentId w16cid:paraId="77AA5246" w16cid:durableId="5B8861C4"/>
  <w16cid:commentId w16cid:paraId="0268A999" w16cid:durableId="12AF3346"/>
  <w16cid:commentId w16cid:paraId="133D9E2D" w16cid:durableId="6F4FA83F"/>
  <w16cid:commentId w16cid:paraId="7D443DC1" w16cid:durableId="4CFE5126"/>
  <w16cid:commentId w16cid:paraId="0965114C" w16cid:durableId="2CD6C252"/>
  <w16cid:commentId w16cid:paraId="0BC9C49A" w16cid:durableId="1F028E22"/>
  <w16cid:commentId w16cid:paraId="62FAC3D6" w16cid:durableId="1BD1DD71"/>
  <w16cid:commentId w16cid:paraId="2F98025B" w16cid:durableId="2C841E16"/>
  <w16cid:commentId w16cid:paraId="189C9D59" w16cid:durableId="1884365E"/>
  <w16cid:commentId w16cid:paraId="587E2181" w16cid:durableId="2586815C"/>
  <w16cid:commentId w16cid:paraId="1FA63E97" w16cid:durableId="25C53CE0"/>
  <w16cid:commentId w16cid:paraId="31251AEE" w16cid:durableId="0C522B84"/>
  <w16cid:commentId w16cid:paraId="029050E2" w16cid:durableId="2DE82001"/>
  <w16cid:commentId w16cid:paraId="186C9A2B" w16cid:durableId="3DF60294"/>
  <w16cid:commentId w16cid:paraId="7CF778E3" w16cid:durableId="6073F2C9"/>
  <w16cid:commentId w16cid:paraId="19696FE2" w16cid:durableId="4798AE6D"/>
  <w16cid:commentId w16cid:paraId="1AE40E9F" w16cid:durableId="200138A9"/>
  <w16cid:commentId w16cid:paraId="2E2743B5" w16cid:durableId="100E5B59"/>
  <w16cid:commentId w16cid:paraId="7F391C72" w16cid:durableId="43327B05"/>
  <w16cid:commentId w16cid:paraId="4E00EA6B" w16cid:durableId="44E848BC"/>
  <w16cid:commentId w16cid:paraId="5D8BDB16" w16cid:durableId="48444885"/>
  <w16cid:commentId w16cid:paraId="2F0C94B8" w16cid:durableId="6E9EC19E"/>
  <w16cid:commentId w16cid:paraId="7090CA74" w16cid:durableId="4085F8C9"/>
  <w16cid:commentId w16cid:paraId="306B0272" w16cid:durableId="6D4825F1"/>
  <w16cid:commentId w16cid:paraId="7994EBF8" w16cid:durableId="3654AF5D"/>
  <w16cid:commentId w16cid:paraId="13DA99F0" w16cid:durableId="5D3D88C4"/>
  <w16cid:commentId w16cid:paraId="5FBD82F0" w16cid:durableId="45540476"/>
  <w16cid:commentId w16cid:paraId="74DDFA82" w16cid:durableId="74DDFA82"/>
  <w16cid:commentId w16cid:paraId="55357C5D" w16cid:durableId="4D9A801A"/>
  <w16cid:commentId w16cid:paraId="2D592156" w16cid:durableId="4679406A"/>
  <w16cid:commentId w16cid:paraId="63D1732D" w16cid:durableId="085EB3A6"/>
  <w16cid:commentId w16cid:paraId="66B2BCF1" w16cid:durableId="647E8362"/>
  <w16cid:commentId w16cid:paraId="5AD47E1E" w16cid:durableId="46FDE1A1"/>
  <w16cid:commentId w16cid:paraId="005DC581" w16cid:durableId="02D4DA8D"/>
  <w16cid:commentId w16cid:paraId="0ED39E6E" w16cid:durableId="2C18F831"/>
  <w16cid:commentId w16cid:paraId="7D0FD10C" w16cid:durableId="6735F4E6"/>
  <w16cid:commentId w16cid:paraId="717C8062" w16cid:durableId="1F777BD0"/>
  <w16cid:commentId w16cid:paraId="36389061" w16cid:durableId="7B9FFC45"/>
  <w16cid:commentId w16cid:paraId="2A9228CE" w16cid:durableId="6454161F"/>
  <w16cid:commentId w16cid:paraId="2A29AAA2" w16cid:durableId="1BB11760"/>
  <w16cid:commentId w16cid:paraId="267500E5" w16cid:durableId="3F97E003"/>
  <w16cid:commentId w16cid:paraId="2ADADFF8" w16cid:durableId="1B2F8F9C"/>
  <w16cid:commentId w16cid:paraId="383D2A31" w16cid:durableId="2BB5717C"/>
  <w16cid:commentId w16cid:paraId="69A588DF" w16cid:durableId="23536476"/>
  <w16cid:commentId w16cid:paraId="67C4EDA1" w16cid:durableId="71612220"/>
  <w16cid:commentId w16cid:paraId="1F5787FC" w16cid:durableId="70F6BA09"/>
  <w16cid:commentId w16cid:paraId="5966FD87" w16cid:durableId="5966FD87"/>
  <w16cid:commentId w16cid:paraId="7F5B8465" w16cid:durableId="1FD97F08"/>
  <w16cid:commentId w16cid:paraId="31B7CB7F" w16cid:durableId="213DFC79"/>
  <w16cid:commentId w16cid:paraId="2619DB18" w16cid:durableId="715611EE"/>
  <w16cid:commentId w16cid:paraId="7AF4E4D7" w16cid:durableId="21B9129A"/>
  <w16cid:commentId w16cid:paraId="760D0DBA" w16cid:durableId="5BE9C8C5"/>
  <w16cid:commentId w16cid:paraId="00391BD2" w16cid:durableId="06A5CC1C"/>
  <w16cid:commentId w16cid:paraId="1CF64AF4" w16cid:durableId="6247D381"/>
  <w16cid:commentId w16cid:paraId="7321C6F3" w16cid:durableId="0F0DFFA1"/>
  <w16cid:commentId w16cid:paraId="2432EF81" w16cid:durableId="510A379C"/>
  <w16cid:commentId w16cid:paraId="669A22F1" w16cid:durableId="61BECFFC"/>
  <w16cid:commentId w16cid:paraId="5F627FA9" w16cid:durableId="56F5FEDA"/>
  <w16cid:commentId w16cid:paraId="41851388" w16cid:durableId="60C09690"/>
  <w16cid:commentId w16cid:paraId="497A787F" w16cid:durableId="6B03361A"/>
  <w16cid:commentId w16cid:paraId="6F8A02B1" w16cid:durableId="33335166"/>
  <w16cid:commentId w16cid:paraId="51675B0C" w16cid:durableId="09AFCFF0"/>
  <w16cid:commentId w16cid:paraId="4DB25F7B" w16cid:durableId="2C18F924"/>
  <w16cid:commentId w16cid:paraId="0FDB4079" w16cid:durableId="7E822616"/>
  <w16cid:commentId w16cid:paraId="4C81DAD0" w16cid:durableId="14524E67"/>
  <w16cid:commentId w16cid:paraId="5A49A9A4" w16cid:durableId="76408031"/>
  <w16cid:commentId w16cid:paraId="42C3C0EB" w16cid:durableId="2C18F93B"/>
  <w16cid:commentId w16cid:paraId="4F401E30" w16cid:durableId="48D5791D"/>
  <w16cid:commentId w16cid:paraId="67996EC2" w16cid:durableId="60C71258"/>
  <w16cid:commentId w16cid:paraId="36FC1211" w16cid:durableId="7FDDB40B"/>
  <w16cid:commentId w16cid:paraId="1CE0C70B" w16cid:durableId="66CC8A73"/>
  <w16cid:commentId w16cid:paraId="4387B4AA" w16cid:durableId="73F2730F"/>
  <w16cid:commentId w16cid:paraId="41C53BC6" w16cid:durableId="45F806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827BB" w14:textId="77777777" w:rsidR="002B2DA0" w:rsidRDefault="002B2DA0" w:rsidP="00D2207F">
      <w:r>
        <w:separator/>
      </w:r>
    </w:p>
  </w:endnote>
  <w:endnote w:type="continuationSeparator" w:id="0">
    <w:p w14:paraId="5611C98F" w14:textId="77777777" w:rsidR="002B2DA0" w:rsidRDefault="002B2DA0" w:rsidP="00D22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9808117"/>
      <w:docPartObj>
        <w:docPartGallery w:val="Page Numbers (Bottom of Page)"/>
        <w:docPartUnique/>
      </w:docPartObj>
    </w:sdtPr>
    <w:sdtContent>
      <w:p w14:paraId="4551B37B" w14:textId="258472FA" w:rsidR="00297AF0" w:rsidRDefault="00297AF0" w:rsidP="00297A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371BECA1" w14:textId="77777777" w:rsidR="00297AF0" w:rsidRDefault="00297AF0" w:rsidP="00D2207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9815198"/>
      <w:docPartObj>
        <w:docPartGallery w:val="Page Numbers (Bottom of Page)"/>
        <w:docPartUnique/>
      </w:docPartObj>
    </w:sdtPr>
    <w:sdtContent>
      <w:p w14:paraId="3A946338" w14:textId="3F259100" w:rsidR="00297AF0" w:rsidRDefault="00297AF0" w:rsidP="00297A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9819094" w14:textId="77777777" w:rsidR="00297AF0" w:rsidRDefault="00297AF0" w:rsidP="00D2207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6C5A9" w14:textId="77777777" w:rsidR="002B2DA0" w:rsidRDefault="002B2DA0" w:rsidP="00D2207F">
      <w:r>
        <w:separator/>
      </w:r>
    </w:p>
  </w:footnote>
  <w:footnote w:type="continuationSeparator" w:id="0">
    <w:p w14:paraId="51592F89" w14:textId="77777777" w:rsidR="002B2DA0" w:rsidRDefault="002B2DA0" w:rsidP="00D220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76038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598AADC"/>
    <w:lvl w:ilvl="0">
      <w:start w:val="1"/>
      <w:numFmt w:val="decimal"/>
      <w:lvlText w:val="%1."/>
      <w:lvlJc w:val="left"/>
      <w:pPr>
        <w:ind w:left="720" w:hanging="360"/>
      </w:pPr>
      <w:rPr>
        <w:rFonts w:hint="default"/>
      </w:rPr>
    </w:lvl>
    <w:lvl w:ilvl="1">
      <w:numFmt w:val="decimal"/>
      <w:lvlText w:val="%2."/>
      <w:lvlJc w:val="left"/>
      <w:pPr>
        <w:ind w:left="1440" w:hanging="360"/>
      </w:pPr>
      <w:rPr>
        <w:rFonts w:hint="default"/>
      </w:rPr>
    </w:lvl>
    <w:lvl w:ilvl="2">
      <w:numFmt w:val="decimal"/>
      <w:lvlText w:val="%3."/>
      <w:lvlJc w:val="left"/>
      <w:pPr>
        <w:ind w:left="2160" w:hanging="360"/>
      </w:pPr>
      <w:rPr>
        <w:rFonts w:hint="default"/>
      </w:rPr>
    </w:lvl>
    <w:lvl w:ilvl="3">
      <w:numFmt w:val="decimal"/>
      <w:lvlText w:val="%4."/>
      <w:lvlJc w:val="left"/>
      <w:pPr>
        <w:ind w:left="2880" w:hanging="360"/>
      </w:pPr>
      <w:rPr>
        <w:rFonts w:hint="default"/>
      </w:rPr>
    </w:lvl>
    <w:lvl w:ilvl="4">
      <w:numFmt w:val="decimal"/>
      <w:lvlText w:val="%5."/>
      <w:lvlJc w:val="left"/>
      <w:pPr>
        <w:ind w:left="3600" w:hanging="360"/>
      </w:pPr>
      <w:rPr>
        <w:rFonts w:hint="default"/>
      </w:rPr>
    </w:lvl>
    <w:lvl w:ilvl="5">
      <w:numFmt w:val="decimal"/>
      <w:lvlText w:val="%6."/>
      <w:lvlJc w:val="left"/>
      <w:pPr>
        <w:ind w:left="4320" w:hanging="360"/>
      </w:pPr>
      <w:rPr>
        <w:rFonts w:hint="default"/>
      </w:rPr>
    </w:lvl>
    <w:lvl w:ilvl="6">
      <w:numFmt w:val="decimal"/>
      <w:lvlText w:val="%7."/>
      <w:lvlJc w:val="left"/>
      <w:pPr>
        <w:ind w:left="5040" w:hanging="360"/>
      </w:pPr>
      <w:rPr>
        <w:rFonts w:hint="default"/>
      </w:rPr>
    </w:lvl>
    <w:lvl w:ilvl="7">
      <w:numFmt w:val="decimal"/>
      <w:lvlText w:val="%8."/>
      <w:lvlJc w:val="left"/>
      <w:pPr>
        <w:ind w:left="5760" w:hanging="360"/>
      </w:pPr>
      <w:rPr>
        <w:rFonts w:hint="default"/>
      </w:rPr>
    </w:lvl>
    <w:lvl w:ilvl="8">
      <w:numFmt w:val="decimal"/>
      <w:lvlText w:val="%9."/>
      <w:lvlJc w:val="left"/>
      <w:pPr>
        <w:ind w:left="6480" w:hanging="360"/>
      </w:pPr>
      <w:rPr>
        <w:rFonts w:hint="default"/>
      </w:rPr>
    </w:lvl>
  </w:abstractNum>
  <w:abstractNum w:abstractNumId="2" w15:restartNumberingAfterBreak="0">
    <w:nsid w:val="00A99410"/>
    <w:multiLevelType w:val="multilevel"/>
    <w:tmpl w:val="5996487E"/>
    <w:lvl w:ilvl="0">
      <w:numFmt w:val="decimal"/>
      <w:lvlText w:val="%1."/>
      <w:lvlJc w:val="left"/>
      <w:pPr>
        <w:ind w:left="720" w:hanging="360"/>
      </w:p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3" w15:restartNumberingAfterBreak="0">
    <w:nsid w:val="0E476589"/>
    <w:multiLevelType w:val="hybridMultilevel"/>
    <w:tmpl w:val="1FE63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000146"/>
    <w:multiLevelType w:val="multilevel"/>
    <w:tmpl w:val="161ED81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203D06"/>
    <w:multiLevelType w:val="hybridMultilevel"/>
    <w:tmpl w:val="7F02E412"/>
    <w:lvl w:ilvl="0" w:tplc="9EFA79C4">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13E2094"/>
    <w:multiLevelType w:val="multilevel"/>
    <w:tmpl w:val="161ED81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8D578B"/>
    <w:multiLevelType w:val="multilevel"/>
    <w:tmpl w:val="8598AADC"/>
    <w:lvl w:ilvl="0">
      <w:start w:val="1"/>
      <w:numFmt w:val="decimal"/>
      <w:lvlText w:val="%1."/>
      <w:lvlJc w:val="left"/>
      <w:pPr>
        <w:ind w:left="720" w:hanging="360"/>
      </w:p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8" w15:restartNumberingAfterBreak="0">
    <w:nsid w:val="32C5756A"/>
    <w:multiLevelType w:val="multilevel"/>
    <w:tmpl w:val="F6802A50"/>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9F0708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D367D6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53B18A1"/>
    <w:multiLevelType w:val="multilevel"/>
    <w:tmpl w:val="161ED81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67B30B0"/>
    <w:multiLevelType w:val="hybridMultilevel"/>
    <w:tmpl w:val="22F203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5B2FAB"/>
    <w:multiLevelType w:val="hybridMultilevel"/>
    <w:tmpl w:val="B21C8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57524C5"/>
    <w:multiLevelType w:val="hybridMultilevel"/>
    <w:tmpl w:val="97F4D3DE"/>
    <w:lvl w:ilvl="0" w:tplc="975E7C18">
      <w:start w:val="1"/>
      <w:numFmt w:val="decimal"/>
      <w:lvlText w:val="%1."/>
      <w:lvlJc w:val="left"/>
      <w:pPr>
        <w:ind w:left="1020" w:hanging="360"/>
      </w:pPr>
    </w:lvl>
    <w:lvl w:ilvl="1" w:tplc="2ECEE122">
      <w:start w:val="1"/>
      <w:numFmt w:val="decimal"/>
      <w:lvlText w:val="%2."/>
      <w:lvlJc w:val="left"/>
      <w:pPr>
        <w:ind w:left="1020" w:hanging="360"/>
      </w:pPr>
    </w:lvl>
    <w:lvl w:ilvl="2" w:tplc="8B188C40">
      <w:start w:val="1"/>
      <w:numFmt w:val="decimal"/>
      <w:lvlText w:val="%3."/>
      <w:lvlJc w:val="left"/>
      <w:pPr>
        <w:ind w:left="1020" w:hanging="360"/>
      </w:pPr>
    </w:lvl>
    <w:lvl w:ilvl="3" w:tplc="DB002A2A">
      <w:start w:val="1"/>
      <w:numFmt w:val="decimal"/>
      <w:lvlText w:val="%4."/>
      <w:lvlJc w:val="left"/>
      <w:pPr>
        <w:ind w:left="1020" w:hanging="360"/>
      </w:pPr>
    </w:lvl>
    <w:lvl w:ilvl="4" w:tplc="EACC2A24">
      <w:start w:val="1"/>
      <w:numFmt w:val="decimal"/>
      <w:lvlText w:val="%5."/>
      <w:lvlJc w:val="left"/>
      <w:pPr>
        <w:ind w:left="1020" w:hanging="360"/>
      </w:pPr>
    </w:lvl>
    <w:lvl w:ilvl="5" w:tplc="33E897B4">
      <w:start w:val="1"/>
      <w:numFmt w:val="decimal"/>
      <w:lvlText w:val="%6."/>
      <w:lvlJc w:val="left"/>
      <w:pPr>
        <w:ind w:left="1020" w:hanging="360"/>
      </w:pPr>
    </w:lvl>
    <w:lvl w:ilvl="6" w:tplc="4AAE5B48">
      <w:start w:val="1"/>
      <w:numFmt w:val="decimal"/>
      <w:lvlText w:val="%7."/>
      <w:lvlJc w:val="left"/>
      <w:pPr>
        <w:ind w:left="1020" w:hanging="360"/>
      </w:pPr>
    </w:lvl>
    <w:lvl w:ilvl="7" w:tplc="36189366">
      <w:start w:val="1"/>
      <w:numFmt w:val="decimal"/>
      <w:lvlText w:val="%8."/>
      <w:lvlJc w:val="left"/>
      <w:pPr>
        <w:ind w:left="1020" w:hanging="360"/>
      </w:pPr>
    </w:lvl>
    <w:lvl w:ilvl="8" w:tplc="4B9861FE">
      <w:start w:val="1"/>
      <w:numFmt w:val="decimal"/>
      <w:lvlText w:val="%9."/>
      <w:lvlJc w:val="left"/>
      <w:pPr>
        <w:ind w:left="1020" w:hanging="360"/>
      </w:pPr>
    </w:lvl>
  </w:abstractNum>
  <w:abstractNum w:abstractNumId="15" w15:restartNumberingAfterBreak="0">
    <w:nsid w:val="5E2A369C"/>
    <w:multiLevelType w:val="multilevel"/>
    <w:tmpl w:val="F6802A50"/>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FC84FA2"/>
    <w:multiLevelType w:val="hybridMultilevel"/>
    <w:tmpl w:val="A4F2673A"/>
    <w:lvl w:ilvl="0" w:tplc="B92EA86C">
      <w:start w:val="1"/>
      <w:numFmt w:val="bullet"/>
      <w:lvlText w:val=""/>
      <w:lvlJc w:val="left"/>
      <w:pPr>
        <w:ind w:left="720" w:hanging="360"/>
      </w:pPr>
      <w:rPr>
        <w:rFonts w:ascii="Symbol" w:hAnsi="Symbol"/>
      </w:rPr>
    </w:lvl>
    <w:lvl w:ilvl="1" w:tplc="B9C2E956">
      <w:start w:val="1"/>
      <w:numFmt w:val="bullet"/>
      <w:lvlText w:val=""/>
      <w:lvlJc w:val="left"/>
      <w:pPr>
        <w:ind w:left="720" w:hanging="360"/>
      </w:pPr>
      <w:rPr>
        <w:rFonts w:ascii="Symbol" w:hAnsi="Symbol"/>
      </w:rPr>
    </w:lvl>
    <w:lvl w:ilvl="2" w:tplc="4E604C84">
      <w:start w:val="1"/>
      <w:numFmt w:val="bullet"/>
      <w:lvlText w:val=""/>
      <w:lvlJc w:val="left"/>
      <w:pPr>
        <w:ind w:left="720" w:hanging="360"/>
      </w:pPr>
      <w:rPr>
        <w:rFonts w:ascii="Symbol" w:hAnsi="Symbol"/>
      </w:rPr>
    </w:lvl>
    <w:lvl w:ilvl="3" w:tplc="F4EC95F2">
      <w:start w:val="1"/>
      <w:numFmt w:val="bullet"/>
      <w:lvlText w:val=""/>
      <w:lvlJc w:val="left"/>
      <w:pPr>
        <w:ind w:left="720" w:hanging="360"/>
      </w:pPr>
      <w:rPr>
        <w:rFonts w:ascii="Symbol" w:hAnsi="Symbol"/>
      </w:rPr>
    </w:lvl>
    <w:lvl w:ilvl="4" w:tplc="ED0A2922">
      <w:start w:val="1"/>
      <w:numFmt w:val="bullet"/>
      <w:lvlText w:val=""/>
      <w:lvlJc w:val="left"/>
      <w:pPr>
        <w:ind w:left="720" w:hanging="360"/>
      </w:pPr>
      <w:rPr>
        <w:rFonts w:ascii="Symbol" w:hAnsi="Symbol"/>
      </w:rPr>
    </w:lvl>
    <w:lvl w:ilvl="5" w:tplc="61D2347E">
      <w:start w:val="1"/>
      <w:numFmt w:val="bullet"/>
      <w:lvlText w:val=""/>
      <w:lvlJc w:val="left"/>
      <w:pPr>
        <w:ind w:left="720" w:hanging="360"/>
      </w:pPr>
      <w:rPr>
        <w:rFonts w:ascii="Symbol" w:hAnsi="Symbol"/>
      </w:rPr>
    </w:lvl>
    <w:lvl w:ilvl="6" w:tplc="56DE0982">
      <w:start w:val="1"/>
      <w:numFmt w:val="bullet"/>
      <w:lvlText w:val=""/>
      <w:lvlJc w:val="left"/>
      <w:pPr>
        <w:ind w:left="720" w:hanging="360"/>
      </w:pPr>
      <w:rPr>
        <w:rFonts w:ascii="Symbol" w:hAnsi="Symbol"/>
      </w:rPr>
    </w:lvl>
    <w:lvl w:ilvl="7" w:tplc="39BC5936">
      <w:start w:val="1"/>
      <w:numFmt w:val="bullet"/>
      <w:lvlText w:val=""/>
      <w:lvlJc w:val="left"/>
      <w:pPr>
        <w:ind w:left="720" w:hanging="360"/>
      </w:pPr>
      <w:rPr>
        <w:rFonts w:ascii="Symbol" w:hAnsi="Symbol"/>
      </w:rPr>
    </w:lvl>
    <w:lvl w:ilvl="8" w:tplc="DBD8A38A">
      <w:start w:val="1"/>
      <w:numFmt w:val="bullet"/>
      <w:lvlText w:val=""/>
      <w:lvlJc w:val="left"/>
      <w:pPr>
        <w:ind w:left="720" w:hanging="360"/>
      </w:pPr>
      <w:rPr>
        <w:rFonts w:ascii="Symbol" w:hAnsi="Symbol"/>
      </w:rPr>
    </w:lvl>
  </w:abstractNum>
  <w:abstractNum w:abstractNumId="17" w15:restartNumberingAfterBreak="0">
    <w:nsid w:val="69B1007B"/>
    <w:multiLevelType w:val="hybridMultilevel"/>
    <w:tmpl w:val="43F8E606"/>
    <w:lvl w:ilvl="0" w:tplc="105A8C0E">
      <w:start w:val="1"/>
      <w:numFmt w:val="decimal"/>
      <w:lvlText w:val="%1."/>
      <w:lvlJc w:val="left"/>
      <w:pPr>
        <w:ind w:left="1020" w:hanging="360"/>
      </w:pPr>
    </w:lvl>
    <w:lvl w:ilvl="1" w:tplc="7EB43CD0">
      <w:start w:val="1"/>
      <w:numFmt w:val="decimal"/>
      <w:lvlText w:val="%2."/>
      <w:lvlJc w:val="left"/>
      <w:pPr>
        <w:ind w:left="1020" w:hanging="360"/>
      </w:pPr>
    </w:lvl>
    <w:lvl w:ilvl="2" w:tplc="4058E5D8">
      <w:start w:val="1"/>
      <w:numFmt w:val="decimal"/>
      <w:lvlText w:val="%3."/>
      <w:lvlJc w:val="left"/>
      <w:pPr>
        <w:ind w:left="1020" w:hanging="360"/>
      </w:pPr>
    </w:lvl>
    <w:lvl w:ilvl="3" w:tplc="2182C11C">
      <w:start w:val="1"/>
      <w:numFmt w:val="decimal"/>
      <w:lvlText w:val="%4."/>
      <w:lvlJc w:val="left"/>
      <w:pPr>
        <w:ind w:left="1020" w:hanging="360"/>
      </w:pPr>
    </w:lvl>
    <w:lvl w:ilvl="4" w:tplc="E93A04BC">
      <w:start w:val="1"/>
      <w:numFmt w:val="decimal"/>
      <w:lvlText w:val="%5."/>
      <w:lvlJc w:val="left"/>
      <w:pPr>
        <w:ind w:left="1020" w:hanging="360"/>
      </w:pPr>
    </w:lvl>
    <w:lvl w:ilvl="5" w:tplc="07A0CA42">
      <w:start w:val="1"/>
      <w:numFmt w:val="decimal"/>
      <w:lvlText w:val="%6."/>
      <w:lvlJc w:val="left"/>
      <w:pPr>
        <w:ind w:left="1020" w:hanging="360"/>
      </w:pPr>
    </w:lvl>
    <w:lvl w:ilvl="6" w:tplc="F14EF024">
      <w:start w:val="1"/>
      <w:numFmt w:val="decimal"/>
      <w:lvlText w:val="%7."/>
      <w:lvlJc w:val="left"/>
      <w:pPr>
        <w:ind w:left="1020" w:hanging="360"/>
      </w:pPr>
    </w:lvl>
    <w:lvl w:ilvl="7" w:tplc="18EC6116">
      <w:start w:val="1"/>
      <w:numFmt w:val="decimal"/>
      <w:lvlText w:val="%8."/>
      <w:lvlJc w:val="left"/>
      <w:pPr>
        <w:ind w:left="1020" w:hanging="360"/>
      </w:pPr>
    </w:lvl>
    <w:lvl w:ilvl="8" w:tplc="0C3E2336">
      <w:start w:val="1"/>
      <w:numFmt w:val="decimal"/>
      <w:lvlText w:val="%9."/>
      <w:lvlJc w:val="left"/>
      <w:pPr>
        <w:ind w:left="1020" w:hanging="360"/>
      </w:pPr>
    </w:lvl>
  </w:abstractNum>
  <w:abstractNum w:abstractNumId="18" w15:restartNumberingAfterBreak="0">
    <w:nsid w:val="6D2A2F05"/>
    <w:multiLevelType w:val="hybridMultilevel"/>
    <w:tmpl w:val="35C4F9F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70CB7037"/>
    <w:multiLevelType w:val="multilevel"/>
    <w:tmpl w:val="161ED81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3153F40"/>
    <w:multiLevelType w:val="multilevel"/>
    <w:tmpl w:val="161ED81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6E61880"/>
    <w:multiLevelType w:val="hybridMultilevel"/>
    <w:tmpl w:val="4D481470"/>
    <w:lvl w:ilvl="0" w:tplc="504845B2">
      <w:start w:val="1"/>
      <w:numFmt w:val="bullet"/>
      <w:lvlText w:val=""/>
      <w:lvlJc w:val="left"/>
      <w:pPr>
        <w:ind w:left="720" w:hanging="360"/>
      </w:pPr>
      <w:rPr>
        <w:rFonts w:ascii="Symbol" w:hAnsi="Symbol"/>
      </w:rPr>
    </w:lvl>
    <w:lvl w:ilvl="1" w:tplc="364212EA">
      <w:start w:val="1"/>
      <w:numFmt w:val="bullet"/>
      <w:lvlText w:val=""/>
      <w:lvlJc w:val="left"/>
      <w:pPr>
        <w:ind w:left="720" w:hanging="360"/>
      </w:pPr>
      <w:rPr>
        <w:rFonts w:ascii="Symbol" w:hAnsi="Symbol"/>
      </w:rPr>
    </w:lvl>
    <w:lvl w:ilvl="2" w:tplc="00EEE1AC">
      <w:start w:val="1"/>
      <w:numFmt w:val="bullet"/>
      <w:lvlText w:val=""/>
      <w:lvlJc w:val="left"/>
      <w:pPr>
        <w:ind w:left="720" w:hanging="360"/>
      </w:pPr>
      <w:rPr>
        <w:rFonts w:ascii="Symbol" w:hAnsi="Symbol"/>
      </w:rPr>
    </w:lvl>
    <w:lvl w:ilvl="3" w:tplc="2E3CFECA">
      <w:start w:val="1"/>
      <w:numFmt w:val="bullet"/>
      <w:lvlText w:val=""/>
      <w:lvlJc w:val="left"/>
      <w:pPr>
        <w:ind w:left="720" w:hanging="360"/>
      </w:pPr>
      <w:rPr>
        <w:rFonts w:ascii="Symbol" w:hAnsi="Symbol"/>
      </w:rPr>
    </w:lvl>
    <w:lvl w:ilvl="4" w:tplc="4F920BBC">
      <w:start w:val="1"/>
      <w:numFmt w:val="bullet"/>
      <w:lvlText w:val=""/>
      <w:lvlJc w:val="left"/>
      <w:pPr>
        <w:ind w:left="720" w:hanging="360"/>
      </w:pPr>
      <w:rPr>
        <w:rFonts w:ascii="Symbol" w:hAnsi="Symbol"/>
      </w:rPr>
    </w:lvl>
    <w:lvl w:ilvl="5" w:tplc="A17CA550">
      <w:start w:val="1"/>
      <w:numFmt w:val="bullet"/>
      <w:lvlText w:val=""/>
      <w:lvlJc w:val="left"/>
      <w:pPr>
        <w:ind w:left="720" w:hanging="360"/>
      </w:pPr>
      <w:rPr>
        <w:rFonts w:ascii="Symbol" w:hAnsi="Symbol"/>
      </w:rPr>
    </w:lvl>
    <w:lvl w:ilvl="6" w:tplc="8814F35C">
      <w:start w:val="1"/>
      <w:numFmt w:val="bullet"/>
      <w:lvlText w:val=""/>
      <w:lvlJc w:val="left"/>
      <w:pPr>
        <w:ind w:left="720" w:hanging="360"/>
      </w:pPr>
      <w:rPr>
        <w:rFonts w:ascii="Symbol" w:hAnsi="Symbol"/>
      </w:rPr>
    </w:lvl>
    <w:lvl w:ilvl="7" w:tplc="D08C324E">
      <w:start w:val="1"/>
      <w:numFmt w:val="bullet"/>
      <w:lvlText w:val=""/>
      <w:lvlJc w:val="left"/>
      <w:pPr>
        <w:ind w:left="720" w:hanging="360"/>
      </w:pPr>
      <w:rPr>
        <w:rFonts w:ascii="Symbol" w:hAnsi="Symbol"/>
      </w:rPr>
    </w:lvl>
    <w:lvl w:ilvl="8" w:tplc="390E2768">
      <w:start w:val="1"/>
      <w:numFmt w:val="bullet"/>
      <w:lvlText w:val=""/>
      <w:lvlJc w:val="left"/>
      <w:pPr>
        <w:ind w:left="720" w:hanging="360"/>
      </w:pPr>
      <w:rPr>
        <w:rFonts w:ascii="Symbol" w:hAnsi="Symbol"/>
      </w:rPr>
    </w:lvl>
  </w:abstractNum>
  <w:abstractNum w:abstractNumId="22" w15:restartNumberingAfterBreak="0">
    <w:nsid w:val="7A6E0F3C"/>
    <w:multiLevelType w:val="multilevel"/>
    <w:tmpl w:val="161ED81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20810735">
    <w:abstractNumId w:val="0"/>
  </w:num>
  <w:num w:numId="2" w16cid:durableId="20979284">
    <w:abstractNumId w:val="2"/>
  </w:num>
  <w:num w:numId="3" w16cid:durableId="400954288">
    <w:abstractNumId w:val="1"/>
  </w:num>
  <w:num w:numId="4" w16cid:durableId="1179932091">
    <w:abstractNumId w:val="7"/>
  </w:num>
  <w:num w:numId="5" w16cid:durableId="279117961">
    <w:abstractNumId w:val="18"/>
  </w:num>
  <w:num w:numId="6" w16cid:durableId="1056010983">
    <w:abstractNumId w:val="17"/>
  </w:num>
  <w:num w:numId="7" w16cid:durableId="20976421">
    <w:abstractNumId w:val="16"/>
  </w:num>
  <w:num w:numId="8" w16cid:durableId="405298356">
    <w:abstractNumId w:val="21"/>
  </w:num>
  <w:num w:numId="9" w16cid:durableId="882061269">
    <w:abstractNumId w:val="10"/>
  </w:num>
  <w:num w:numId="10" w16cid:durableId="1838617168">
    <w:abstractNumId w:val="9"/>
  </w:num>
  <w:num w:numId="11" w16cid:durableId="1566603392">
    <w:abstractNumId w:val="6"/>
  </w:num>
  <w:num w:numId="12" w16cid:durableId="101532733">
    <w:abstractNumId w:val="22"/>
  </w:num>
  <w:num w:numId="13" w16cid:durableId="1971472736">
    <w:abstractNumId w:val="20"/>
  </w:num>
  <w:num w:numId="14" w16cid:durableId="1331106669">
    <w:abstractNumId w:val="4"/>
  </w:num>
  <w:num w:numId="15" w16cid:durableId="15621155">
    <w:abstractNumId w:val="12"/>
  </w:num>
  <w:num w:numId="16" w16cid:durableId="1400398367">
    <w:abstractNumId w:val="13"/>
  </w:num>
  <w:num w:numId="17" w16cid:durableId="576525614">
    <w:abstractNumId w:val="3"/>
  </w:num>
  <w:num w:numId="18" w16cid:durableId="1164079769">
    <w:abstractNumId w:val="5"/>
  </w:num>
  <w:num w:numId="19" w16cid:durableId="1547452434">
    <w:abstractNumId w:val="14"/>
  </w:num>
  <w:num w:numId="20" w16cid:durableId="955454261">
    <w:abstractNumId w:val="15"/>
  </w:num>
  <w:num w:numId="21" w16cid:durableId="377633299">
    <w:abstractNumId w:val="8"/>
  </w:num>
  <w:num w:numId="22" w16cid:durableId="776221480">
    <w:abstractNumId w:val="11"/>
  </w:num>
  <w:num w:numId="23" w16cid:durableId="1934626542">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dy Rusch">
    <w15:presenceInfo w15:providerId="AD" w15:userId="S::jody.rusch@NHLS.AC.ZA::569e4dbe-c342-463a-888c-2018af6a31ef"/>
  </w15:person>
  <w15:person w15:author="Cindy Stephen">
    <w15:presenceInfo w15:providerId="AD" w15:userId="S::T0042528@wf.uct.ac.za::37ca124d-d9ae-481d-ab72-87fba53d19de"/>
  </w15:person>
  <w15:person w15:author="Brian Brummer">
    <w15:presenceInfo w15:providerId="AD" w15:userId="S::BrianB@nicd.ac.za::ca6f7e8c-4a7b-4267-b875-15f7ff73fcad"/>
  </w15:person>
  <w15:person w15:author="Leslie London">
    <w15:presenceInfo w15:providerId="AD" w15:userId="S::01378260@wf.uct.ac.za::a7476975-ec23-4be5-bcba-b9a93a48191a"/>
  </w15:person>
  <w15:person w15:author="Guest User">
    <w15:presenceInfo w15:providerId="AD" w15:userId="S::urn:spo:tenantanon#8931c2c7-b55d-42be-ae52-0a331f3382cf::"/>
  </w15:person>
  <w15:person w15:author="Sithembiso Velaphi">
    <w15:presenceInfo w15:providerId="AD" w15:userId="S::08900216@wits.ac.za::360a3e29-2dbb-4c18-b9f9-bc90142a516f"/>
  </w15:person>
  <w15:person w15:author="Paulina Van Zyl">
    <w15:presenceInfo w15:providerId="AD" w15:userId="S::vzylpm@ufs.ac.za::b904b11d-f7c6-41f8-bad2-c62eb280d4f5"/>
  </w15:person>
  <w15:person w15:author="SN">
    <w15:presenceInfo w15:providerId="None" w15:userId="SN"/>
  </w15:person>
  <w15:person w15:author="Vanessa Quan">
    <w15:presenceInfo w15:providerId="None" w15:userId="Vanessa Qu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C87"/>
    <w:rsid w:val="00001862"/>
    <w:rsid w:val="0000288D"/>
    <w:rsid w:val="00005457"/>
    <w:rsid w:val="000055F3"/>
    <w:rsid w:val="00007C00"/>
    <w:rsid w:val="0001107C"/>
    <w:rsid w:val="00013AE3"/>
    <w:rsid w:val="00015483"/>
    <w:rsid w:val="00015A7D"/>
    <w:rsid w:val="0002087C"/>
    <w:rsid w:val="000279B1"/>
    <w:rsid w:val="00032AC4"/>
    <w:rsid w:val="00033092"/>
    <w:rsid w:val="00035B6F"/>
    <w:rsid w:val="00037B30"/>
    <w:rsid w:val="00037C4F"/>
    <w:rsid w:val="000426BF"/>
    <w:rsid w:val="00043353"/>
    <w:rsid w:val="0004595C"/>
    <w:rsid w:val="00046FE0"/>
    <w:rsid w:val="000470CD"/>
    <w:rsid w:val="0004735B"/>
    <w:rsid w:val="0005297C"/>
    <w:rsid w:val="000541E9"/>
    <w:rsid w:val="0006077B"/>
    <w:rsid w:val="00065DB7"/>
    <w:rsid w:val="00073D4F"/>
    <w:rsid w:val="0008227F"/>
    <w:rsid w:val="00085F28"/>
    <w:rsid w:val="00086CBC"/>
    <w:rsid w:val="00087857"/>
    <w:rsid w:val="00093A4A"/>
    <w:rsid w:val="000A296C"/>
    <w:rsid w:val="000A4B4A"/>
    <w:rsid w:val="000A70A4"/>
    <w:rsid w:val="000B0073"/>
    <w:rsid w:val="000B09A8"/>
    <w:rsid w:val="000B15AD"/>
    <w:rsid w:val="000B1F66"/>
    <w:rsid w:val="000B251E"/>
    <w:rsid w:val="000B2BC2"/>
    <w:rsid w:val="000B47B0"/>
    <w:rsid w:val="000B5B28"/>
    <w:rsid w:val="000C1F4E"/>
    <w:rsid w:val="000C3DAF"/>
    <w:rsid w:val="000C3E68"/>
    <w:rsid w:val="000C45D8"/>
    <w:rsid w:val="000C6925"/>
    <w:rsid w:val="000D2EB5"/>
    <w:rsid w:val="000D474A"/>
    <w:rsid w:val="000D59F3"/>
    <w:rsid w:val="000E3733"/>
    <w:rsid w:val="000E42AA"/>
    <w:rsid w:val="000E5073"/>
    <w:rsid w:val="000F0099"/>
    <w:rsid w:val="000F5313"/>
    <w:rsid w:val="00100371"/>
    <w:rsid w:val="00104DF2"/>
    <w:rsid w:val="00111271"/>
    <w:rsid w:val="00117287"/>
    <w:rsid w:val="00121EE2"/>
    <w:rsid w:val="00122E42"/>
    <w:rsid w:val="00123AB5"/>
    <w:rsid w:val="001271FB"/>
    <w:rsid w:val="0012751B"/>
    <w:rsid w:val="0013785D"/>
    <w:rsid w:val="00142BA3"/>
    <w:rsid w:val="00142EC5"/>
    <w:rsid w:val="0014796A"/>
    <w:rsid w:val="00147F82"/>
    <w:rsid w:val="00155DFF"/>
    <w:rsid w:val="00160013"/>
    <w:rsid w:val="00160FD2"/>
    <w:rsid w:val="0016138A"/>
    <w:rsid w:val="0016356C"/>
    <w:rsid w:val="00191CB9"/>
    <w:rsid w:val="00191CEE"/>
    <w:rsid w:val="0019287E"/>
    <w:rsid w:val="00193837"/>
    <w:rsid w:val="00194277"/>
    <w:rsid w:val="001953F1"/>
    <w:rsid w:val="001964CC"/>
    <w:rsid w:val="001A5DD8"/>
    <w:rsid w:val="001B0D1D"/>
    <w:rsid w:val="001B17D1"/>
    <w:rsid w:val="001B41C3"/>
    <w:rsid w:val="001B55B4"/>
    <w:rsid w:val="001C5405"/>
    <w:rsid w:val="001C6C6D"/>
    <w:rsid w:val="001C7366"/>
    <w:rsid w:val="001D54F7"/>
    <w:rsid w:val="001D5DFB"/>
    <w:rsid w:val="001E0BB8"/>
    <w:rsid w:val="001E3B29"/>
    <w:rsid w:val="001E580E"/>
    <w:rsid w:val="001E6D05"/>
    <w:rsid w:val="001E7BFF"/>
    <w:rsid w:val="001F2A39"/>
    <w:rsid w:val="002024C1"/>
    <w:rsid w:val="00203885"/>
    <w:rsid w:val="00205BDE"/>
    <w:rsid w:val="00206D81"/>
    <w:rsid w:val="0020730B"/>
    <w:rsid w:val="00212F49"/>
    <w:rsid w:val="002133ED"/>
    <w:rsid w:val="002244B3"/>
    <w:rsid w:val="002263AC"/>
    <w:rsid w:val="0023053C"/>
    <w:rsid w:val="00231549"/>
    <w:rsid w:val="00235AEB"/>
    <w:rsid w:val="002373F4"/>
    <w:rsid w:val="00240D54"/>
    <w:rsid w:val="00243E4A"/>
    <w:rsid w:val="0024689C"/>
    <w:rsid w:val="002477D4"/>
    <w:rsid w:val="00250470"/>
    <w:rsid w:val="002565B2"/>
    <w:rsid w:val="00261C8E"/>
    <w:rsid w:val="00263CF9"/>
    <w:rsid w:val="00265422"/>
    <w:rsid w:val="00270BEB"/>
    <w:rsid w:val="0027302F"/>
    <w:rsid w:val="002775BE"/>
    <w:rsid w:val="0028643B"/>
    <w:rsid w:val="002877A3"/>
    <w:rsid w:val="00287BCA"/>
    <w:rsid w:val="00294903"/>
    <w:rsid w:val="002979D7"/>
    <w:rsid w:val="00297AF0"/>
    <w:rsid w:val="00297C5C"/>
    <w:rsid w:val="002A7985"/>
    <w:rsid w:val="002B2DA0"/>
    <w:rsid w:val="002B324E"/>
    <w:rsid w:val="002B78DE"/>
    <w:rsid w:val="002B7A56"/>
    <w:rsid w:val="002C20A6"/>
    <w:rsid w:val="002C2D67"/>
    <w:rsid w:val="002C4182"/>
    <w:rsid w:val="002E0B46"/>
    <w:rsid w:val="002E515D"/>
    <w:rsid w:val="002E68D6"/>
    <w:rsid w:val="002E7FEE"/>
    <w:rsid w:val="002F0114"/>
    <w:rsid w:val="0030764B"/>
    <w:rsid w:val="003176F8"/>
    <w:rsid w:val="00323E3F"/>
    <w:rsid w:val="00323F67"/>
    <w:rsid w:val="00325325"/>
    <w:rsid w:val="003270DD"/>
    <w:rsid w:val="00331286"/>
    <w:rsid w:val="00337389"/>
    <w:rsid w:val="003440C9"/>
    <w:rsid w:val="00344A8F"/>
    <w:rsid w:val="00360763"/>
    <w:rsid w:val="00367379"/>
    <w:rsid w:val="0037459E"/>
    <w:rsid w:val="003745C5"/>
    <w:rsid w:val="00375017"/>
    <w:rsid w:val="003758FE"/>
    <w:rsid w:val="00381EF9"/>
    <w:rsid w:val="00382E47"/>
    <w:rsid w:val="003870F8"/>
    <w:rsid w:val="0038742C"/>
    <w:rsid w:val="00395881"/>
    <w:rsid w:val="003B4884"/>
    <w:rsid w:val="003B7F43"/>
    <w:rsid w:val="003C199E"/>
    <w:rsid w:val="003C37AE"/>
    <w:rsid w:val="003C3C17"/>
    <w:rsid w:val="003C5036"/>
    <w:rsid w:val="003D2C2F"/>
    <w:rsid w:val="003D3C4A"/>
    <w:rsid w:val="003D4705"/>
    <w:rsid w:val="003D52EC"/>
    <w:rsid w:val="003E13F7"/>
    <w:rsid w:val="003E23CA"/>
    <w:rsid w:val="003F1EC9"/>
    <w:rsid w:val="003F767A"/>
    <w:rsid w:val="003F7780"/>
    <w:rsid w:val="003F78E7"/>
    <w:rsid w:val="004012E7"/>
    <w:rsid w:val="00407890"/>
    <w:rsid w:val="004119C0"/>
    <w:rsid w:val="0041722C"/>
    <w:rsid w:val="00424381"/>
    <w:rsid w:val="00424AE9"/>
    <w:rsid w:val="00425385"/>
    <w:rsid w:val="00425EBC"/>
    <w:rsid w:val="00426537"/>
    <w:rsid w:val="00427DD8"/>
    <w:rsid w:val="00433488"/>
    <w:rsid w:val="004411C9"/>
    <w:rsid w:val="004479E7"/>
    <w:rsid w:val="00455622"/>
    <w:rsid w:val="004578BC"/>
    <w:rsid w:val="00461E1F"/>
    <w:rsid w:val="00471ACA"/>
    <w:rsid w:val="00472741"/>
    <w:rsid w:val="00473146"/>
    <w:rsid w:val="004751DD"/>
    <w:rsid w:val="004764A8"/>
    <w:rsid w:val="004765A5"/>
    <w:rsid w:val="00476EE8"/>
    <w:rsid w:val="00481931"/>
    <w:rsid w:val="00491B77"/>
    <w:rsid w:val="00492C27"/>
    <w:rsid w:val="004B54F3"/>
    <w:rsid w:val="004B6073"/>
    <w:rsid w:val="004B6D2F"/>
    <w:rsid w:val="004C2A32"/>
    <w:rsid w:val="004C4217"/>
    <w:rsid w:val="004C646E"/>
    <w:rsid w:val="004D1048"/>
    <w:rsid w:val="004D362C"/>
    <w:rsid w:val="004D366F"/>
    <w:rsid w:val="004D3E73"/>
    <w:rsid w:val="004D7256"/>
    <w:rsid w:val="004E1CC0"/>
    <w:rsid w:val="004E3913"/>
    <w:rsid w:val="004E4FF6"/>
    <w:rsid w:val="004E5987"/>
    <w:rsid w:val="004E6343"/>
    <w:rsid w:val="004F01EB"/>
    <w:rsid w:val="004F0EA2"/>
    <w:rsid w:val="004F2713"/>
    <w:rsid w:val="004F4B52"/>
    <w:rsid w:val="0050041D"/>
    <w:rsid w:val="00503C6A"/>
    <w:rsid w:val="00505C10"/>
    <w:rsid w:val="00514A0D"/>
    <w:rsid w:val="00514E09"/>
    <w:rsid w:val="005156CD"/>
    <w:rsid w:val="00520E4D"/>
    <w:rsid w:val="0052222B"/>
    <w:rsid w:val="005242D0"/>
    <w:rsid w:val="0052682C"/>
    <w:rsid w:val="00526C49"/>
    <w:rsid w:val="005270F6"/>
    <w:rsid w:val="00540A2F"/>
    <w:rsid w:val="00542E4D"/>
    <w:rsid w:val="00554527"/>
    <w:rsid w:val="00555298"/>
    <w:rsid w:val="00557129"/>
    <w:rsid w:val="00560EA7"/>
    <w:rsid w:val="00562B76"/>
    <w:rsid w:val="0056390C"/>
    <w:rsid w:val="00565C14"/>
    <w:rsid w:val="00573AA7"/>
    <w:rsid w:val="0057458F"/>
    <w:rsid w:val="005809B3"/>
    <w:rsid w:val="0059450E"/>
    <w:rsid w:val="005A4B8F"/>
    <w:rsid w:val="005B1888"/>
    <w:rsid w:val="005B1963"/>
    <w:rsid w:val="005B56E5"/>
    <w:rsid w:val="005B7B99"/>
    <w:rsid w:val="005C0191"/>
    <w:rsid w:val="005C4CB3"/>
    <w:rsid w:val="005C7D7B"/>
    <w:rsid w:val="005D00F0"/>
    <w:rsid w:val="005D0205"/>
    <w:rsid w:val="005D0F8C"/>
    <w:rsid w:val="005D1E52"/>
    <w:rsid w:val="005D664F"/>
    <w:rsid w:val="005E0143"/>
    <w:rsid w:val="005E4890"/>
    <w:rsid w:val="005E6652"/>
    <w:rsid w:val="005F065C"/>
    <w:rsid w:val="005F184D"/>
    <w:rsid w:val="005F687A"/>
    <w:rsid w:val="005F77A8"/>
    <w:rsid w:val="0060297A"/>
    <w:rsid w:val="006030F2"/>
    <w:rsid w:val="00605BE0"/>
    <w:rsid w:val="00610049"/>
    <w:rsid w:val="0061093D"/>
    <w:rsid w:val="00612CA2"/>
    <w:rsid w:val="00623ADD"/>
    <w:rsid w:val="0062726C"/>
    <w:rsid w:val="00630934"/>
    <w:rsid w:val="00630DC8"/>
    <w:rsid w:val="0063152B"/>
    <w:rsid w:val="00631C83"/>
    <w:rsid w:val="00637F0A"/>
    <w:rsid w:val="0064056B"/>
    <w:rsid w:val="0064170F"/>
    <w:rsid w:val="00647869"/>
    <w:rsid w:val="00651F8F"/>
    <w:rsid w:val="006549C5"/>
    <w:rsid w:val="00656D78"/>
    <w:rsid w:val="00661C87"/>
    <w:rsid w:val="00667632"/>
    <w:rsid w:val="00676212"/>
    <w:rsid w:val="00691C04"/>
    <w:rsid w:val="0069240F"/>
    <w:rsid w:val="00696970"/>
    <w:rsid w:val="006A32A6"/>
    <w:rsid w:val="006A3B7F"/>
    <w:rsid w:val="006A52D8"/>
    <w:rsid w:val="006A5675"/>
    <w:rsid w:val="006A56C3"/>
    <w:rsid w:val="006B198D"/>
    <w:rsid w:val="006B2233"/>
    <w:rsid w:val="006B319A"/>
    <w:rsid w:val="006B539B"/>
    <w:rsid w:val="006C66AE"/>
    <w:rsid w:val="006C7B71"/>
    <w:rsid w:val="006C7C60"/>
    <w:rsid w:val="006D230D"/>
    <w:rsid w:val="006D6037"/>
    <w:rsid w:val="006E0597"/>
    <w:rsid w:val="006F4B8C"/>
    <w:rsid w:val="00703120"/>
    <w:rsid w:val="00703812"/>
    <w:rsid w:val="00704343"/>
    <w:rsid w:val="00706486"/>
    <w:rsid w:val="00707780"/>
    <w:rsid w:val="00713F75"/>
    <w:rsid w:val="0072058B"/>
    <w:rsid w:val="00720A1A"/>
    <w:rsid w:val="007215E5"/>
    <w:rsid w:val="0072403E"/>
    <w:rsid w:val="00724E5F"/>
    <w:rsid w:val="00725575"/>
    <w:rsid w:val="007260F4"/>
    <w:rsid w:val="00727208"/>
    <w:rsid w:val="00727F6B"/>
    <w:rsid w:val="00731EE6"/>
    <w:rsid w:val="00732DD9"/>
    <w:rsid w:val="00734C48"/>
    <w:rsid w:val="00736217"/>
    <w:rsid w:val="007420B3"/>
    <w:rsid w:val="007511CB"/>
    <w:rsid w:val="00754053"/>
    <w:rsid w:val="007603A1"/>
    <w:rsid w:val="00767A20"/>
    <w:rsid w:val="00771AB4"/>
    <w:rsid w:val="00780687"/>
    <w:rsid w:val="007816E8"/>
    <w:rsid w:val="00785F3E"/>
    <w:rsid w:val="007935B8"/>
    <w:rsid w:val="007955AA"/>
    <w:rsid w:val="007A122F"/>
    <w:rsid w:val="007A6D7E"/>
    <w:rsid w:val="007B359D"/>
    <w:rsid w:val="007B7A52"/>
    <w:rsid w:val="007C1099"/>
    <w:rsid w:val="007C1244"/>
    <w:rsid w:val="007C2C9F"/>
    <w:rsid w:val="007C768E"/>
    <w:rsid w:val="007C7BE6"/>
    <w:rsid w:val="007D32FC"/>
    <w:rsid w:val="007D59DF"/>
    <w:rsid w:val="007E2C51"/>
    <w:rsid w:val="007E4402"/>
    <w:rsid w:val="007F3154"/>
    <w:rsid w:val="007F3D26"/>
    <w:rsid w:val="007F58A1"/>
    <w:rsid w:val="007F64ED"/>
    <w:rsid w:val="00803164"/>
    <w:rsid w:val="00812C2F"/>
    <w:rsid w:val="00813DA1"/>
    <w:rsid w:val="00823998"/>
    <w:rsid w:val="00824DA4"/>
    <w:rsid w:val="0083536E"/>
    <w:rsid w:val="008353BD"/>
    <w:rsid w:val="00835D93"/>
    <w:rsid w:val="00843F15"/>
    <w:rsid w:val="00845EEF"/>
    <w:rsid w:val="00847288"/>
    <w:rsid w:val="00851FC4"/>
    <w:rsid w:val="00854957"/>
    <w:rsid w:val="00855F64"/>
    <w:rsid w:val="0086119B"/>
    <w:rsid w:val="008626FE"/>
    <w:rsid w:val="008631AB"/>
    <w:rsid w:val="00864B11"/>
    <w:rsid w:val="008700BD"/>
    <w:rsid w:val="00875F58"/>
    <w:rsid w:val="00880EAD"/>
    <w:rsid w:val="0088126D"/>
    <w:rsid w:val="00882FC2"/>
    <w:rsid w:val="00886B5E"/>
    <w:rsid w:val="00890160"/>
    <w:rsid w:val="0089265D"/>
    <w:rsid w:val="008929E9"/>
    <w:rsid w:val="00894469"/>
    <w:rsid w:val="00896E24"/>
    <w:rsid w:val="008979C2"/>
    <w:rsid w:val="008A10BB"/>
    <w:rsid w:val="008A1411"/>
    <w:rsid w:val="008A401E"/>
    <w:rsid w:val="008A520E"/>
    <w:rsid w:val="008A6C1E"/>
    <w:rsid w:val="008B0AAF"/>
    <w:rsid w:val="008B0C79"/>
    <w:rsid w:val="008B163C"/>
    <w:rsid w:val="008B3F4C"/>
    <w:rsid w:val="008B5A24"/>
    <w:rsid w:val="008C01B5"/>
    <w:rsid w:val="008C4270"/>
    <w:rsid w:val="008C6FE2"/>
    <w:rsid w:val="008D499F"/>
    <w:rsid w:val="008E24B4"/>
    <w:rsid w:val="008E3DDE"/>
    <w:rsid w:val="008E6EB7"/>
    <w:rsid w:val="008F0954"/>
    <w:rsid w:val="008F33C8"/>
    <w:rsid w:val="009054B8"/>
    <w:rsid w:val="00905DEC"/>
    <w:rsid w:val="009064D1"/>
    <w:rsid w:val="009132E7"/>
    <w:rsid w:val="009151C9"/>
    <w:rsid w:val="00917E23"/>
    <w:rsid w:val="009237E3"/>
    <w:rsid w:val="009266F0"/>
    <w:rsid w:val="0092692C"/>
    <w:rsid w:val="00944B03"/>
    <w:rsid w:val="009540E2"/>
    <w:rsid w:val="009576B3"/>
    <w:rsid w:val="00961161"/>
    <w:rsid w:val="009668CD"/>
    <w:rsid w:val="00974D2D"/>
    <w:rsid w:val="00975BA7"/>
    <w:rsid w:val="0098593B"/>
    <w:rsid w:val="0099204E"/>
    <w:rsid w:val="00993CBC"/>
    <w:rsid w:val="00996FFE"/>
    <w:rsid w:val="009A05FE"/>
    <w:rsid w:val="009A456C"/>
    <w:rsid w:val="009A6E60"/>
    <w:rsid w:val="009B0585"/>
    <w:rsid w:val="009B1C2D"/>
    <w:rsid w:val="009B4F34"/>
    <w:rsid w:val="009C048A"/>
    <w:rsid w:val="009C0547"/>
    <w:rsid w:val="009C0ACF"/>
    <w:rsid w:val="009C47B2"/>
    <w:rsid w:val="009C5036"/>
    <w:rsid w:val="009C7FDF"/>
    <w:rsid w:val="009D1381"/>
    <w:rsid w:val="009D1C54"/>
    <w:rsid w:val="009D786C"/>
    <w:rsid w:val="009E0132"/>
    <w:rsid w:val="009E205C"/>
    <w:rsid w:val="009E3708"/>
    <w:rsid w:val="009E4A6B"/>
    <w:rsid w:val="009E5908"/>
    <w:rsid w:val="009E6D9B"/>
    <w:rsid w:val="009E7921"/>
    <w:rsid w:val="009F3744"/>
    <w:rsid w:val="00A01269"/>
    <w:rsid w:val="00A05A91"/>
    <w:rsid w:val="00A10269"/>
    <w:rsid w:val="00A248E5"/>
    <w:rsid w:val="00A24C1E"/>
    <w:rsid w:val="00A2713C"/>
    <w:rsid w:val="00A32149"/>
    <w:rsid w:val="00A329AF"/>
    <w:rsid w:val="00A46083"/>
    <w:rsid w:val="00A467CD"/>
    <w:rsid w:val="00A52404"/>
    <w:rsid w:val="00A568C2"/>
    <w:rsid w:val="00A62AA9"/>
    <w:rsid w:val="00A6450F"/>
    <w:rsid w:val="00A6701B"/>
    <w:rsid w:val="00A67043"/>
    <w:rsid w:val="00A73D9E"/>
    <w:rsid w:val="00A81ECC"/>
    <w:rsid w:val="00A82E0D"/>
    <w:rsid w:val="00A831AC"/>
    <w:rsid w:val="00A837BC"/>
    <w:rsid w:val="00A87456"/>
    <w:rsid w:val="00A91A6B"/>
    <w:rsid w:val="00A941F7"/>
    <w:rsid w:val="00AA784F"/>
    <w:rsid w:val="00AB338E"/>
    <w:rsid w:val="00AB7C55"/>
    <w:rsid w:val="00AD0305"/>
    <w:rsid w:val="00AE0538"/>
    <w:rsid w:val="00AE3123"/>
    <w:rsid w:val="00AE3852"/>
    <w:rsid w:val="00AE3E32"/>
    <w:rsid w:val="00AE4173"/>
    <w:rsid w:val="00AE5C35"/>
    <w:rsid w:val="00AE6E5B"/>
    <w:rsid w:val="00AF06CA"/>
    <w:rsid w:val="00AF2FC3"/>
    <w:rsid w:val="00AF3140"/>
    <w:rsid w:val="00AF77E7"/>
    <w:rsid w:val="00B032B6"/>
    <w:rsid w:val="00B05235"/>
    <w:rsid w:val="00B07555"/>
    <w:rsid w:val="00B13675"/>
    <w:rsid w:val="00B13E67"/>
    <w:rsid w:val="00B16BDE"/>
    <w:rsid w:val="00B17584"/>
    <w:rsid w:val="00B1781B"/>
    <w:rsid w:val="00B17C73"/>
    <w:rsid w:val="00B20B5E"/>
    <w:rsid w:val="00B23DAA"/>
    <w:rsid w:val="00B30ED0"/>
    <w:rsid w:val="00B31CDE"/>
    <w:rsid w:val="00B346A2"/>
    <w:rsid w:val="00B36F3C"/>
    <w:rsid w:val="00B370D8"/>
    <w:rsid w:val="00B373E2"/>
    <w:rsid w:val="00B51FF1"/>
    <w:rsid w:val="00B5630D"/>
    <w:rsid w:val="00B600C3"/>
    <w:rsid w:val="00B615BA"/>
    <w:rsid w:val="00B669CC"/>
    <w:rsid w:val="00B7420D"/>
    <w:rsid w:val="00B812F7"/>
    <w:rsid w:val="00B84AE7"/>
    <w:rsid w:val="00B84FB4"/>
    <w:rsid w:val="00B85F69"/>
    <w:rsid w:val="00B86805"/>
    <w:rsid w:val="00B86FB9"/>
    <w:rsid w:val="00B90229"/>
    <w:rsid w:val="00B95136"/>
    <w:rsid w:val="00B95476"/>
    <w:rsid w:val="00B95593"/>
    <w:rsid w:val="00B97E8E"/>
    <w:rsid w:val="00BA0376"/>
    <w:rsid w:val="00BA13C9"/>
    <w:rsid w:val="00BA56B6"/>
    <w:rsid w:val="00BA6E45"/>
    <w:rsid w:val="00BB260D"/>
    <w:rsid w:val="00BB30A7"/>
    <w:rsid w:val="00BD04DA"/>
    <w:rsid w:val="00BD3CB8"/>
    <w:rsid w:val="00BE1786"/>
    <w:rsid w:val="00BE2A47"/>
    <w:rsid w:val="00BE6358"/>
    <w:rsid w:val="00BE6A7D"/>
    <w:rsid w:val="00BE71F3"/>
    <w:rsid w:val="00BF02C6"/>
    <w:rsid w:val="00BF3C27"/>
    <w:rsid w:val="00BF560C"/>
    <w:rsid w:val="00C029F7"/>
    <w:rsid w:val="00C032D3"/>
    <w:rsid w:val="00C036E1"/>
    <w:rsid w:val="00C03CEB"/>
    <w:rsid w:val="00C05FA5"/>
    <w:rsid w:val="00C107BC"/>
    <w:rsid w:val="00C1083B"/>
    <w:rsid w:val="00C160AA"/>
    <w:rsid w:val="00C20F34"/>
    <w:rsid w:val="00C2343A"/>
    <w:rsid w:val="00C256F8"/>
    <w:rsid w:val="00C26E13"/>
    <w:rsid w:val="00C3105C"/>
    <w:rsid w:val="00C34999"/>
    <w:rsid w:val="00C34F91"/>
    <w:rsid w:val="00C3760A"/>
    <w:rsid w:val="00C4004F"/>
    <w:rsid w:val="00C441F3"/>
    <w:rsid w:val="00C44899"/>
    <w:rsid w:val="00C454C3"/>
    <w:rsid w:val="00C46A06"/>
    <w:rsid w:val="00C47B20"/>
    <w:rsid w:val="00C50088"/>
    <w:rsid w:val="00C53608"/>
    <w:rsid w:val="00C54706"/>
    <w:rsid w:val="00C6044A"/>
    <w:rsid w:val="00C6051F"/>
    <w:rsid w:val="00C66CFC"/>
    <w:rsid w:val="00C73CD1"/>
    <w:rsid w:val="00C74A25"/>
    <w:rsid w:val="00C76F1A"/>
    <w:rsid w:val="00C77A8F"/>
    <w:rsid w:val="00C9140C"/>
    <w:rsid w:val="00C92A50"/>
    <w:rsid w:val="00C96798"/>
    <w:rsid w:val="00CA4D26"/>
    <w:rsid w:val="00CA4EAA"/>
    <w:rsid w:val="00CA5E64"/>
    <w:rsid w:val="00CA7EE2"/>
    <w:rsid w:val="00CB27E7"/>
    <w:rsid w:val="00CC1FA5"/>
    <w:rsid w:val="00CC2663"/>
    <w:rsid w:val="00CC4A76"/>
    <w:rsid w:val="00CD350C"/>
    <w:rsid w:val="00CD3830"/>
    <w:rsid w:val="00CD53F6"/>
    <w:rsid w:val="00CD71C8"/>
    <w:rsid w:val="00CD73A6"/>
    <w:rsid w:val="00CE557F"/>
    <w:rsid w:val="00CE6664"/>
    <w:rsid w:val="00CF1FF1"/>
    <w:rsid w:val="00CF2A6A"/>
    <w:rsid w:val="00D01E49"/>
    <w:rsid w:val="00D0287A"/>
    <w:rsid w:val="00D063AD"/>
    <w:rsid w:val="00D07BDD"/>
    <w:rsid w:val="00D103B6"/>
    <w:rsid w:val="00D21540"/>
    <w:rsid w:val="00D2207F"/>
    <w:rsid w:val="00D23B3F"/>
    <w:rsid w:val="00D260A1"/>
    <w:rsid w:val="00D307CC"/>
    <w:rsid w:val="00D3782E"/>
    <w:rsid w:val="00D44805"/>
    <w:rsid w:val="00D45CEB"/>
    <w:rsid w:val="00D46964"/>
    <w:rsid w:val="00D505A4"/>
    <w:rsid w:val="00D5130D"/>
    <w:rsid w:val="00D52408"/>
    <w:rsid w:val="00D54E02"/>
    <w:rsid w:val="00D5680C"/>
    <w:rsid w:val="00D56940"/>
    <w:rsid w:val="00D603F1"/>
    <w:rsid w:val="00D668A9"/>
    <w:rsid w:val="00D7015B"/>
    <w:rsid w:val="00D731EA"/>
    <w:rsid w:val="00D76528"/>
    <w:rsid w:val="00D80DD1"/>
    <w:rsid w:val="00D85754"/>
    <w:rsid w:val="00D863EC"/>
    <w:rsid w:val="00D8653C"/>
    <w:rsid w:val="00D87169"/>
    <w:rsid w:val="00D8719F"/>
    <w:rsid w:val="00D87E70"/>
    <w:rsid w:val="00D87F9A"/>
    <w:rsid w:val="00D9194B"/>
    <w:rsid w:val="00D951D6"/>
    <w:rsid w:val="00DB17EB"/>
    <w:rsid w:val="00DC0010"/>
    <w:rsid w:val="00DD49FC"/>
    <w:rsid w:val="00DD4DB0"/>
    <w:rsid w:val="00DD6533"/>
    <w:rsid w:val="00DE2337"/>
    <w:rsid w:val="00DE2D1B"/>
    <w:rsid w:val="00DF7E98"/>
    <w:rsid w:val="00E003C6"/>
    <w:rsid w:val="00E03AE5"/>
    <w:rsid w:val="00E03DE2"/>
    <w:rsid w:val="00E040E3"/>
    <w:rsid w:val="00E05014"/>
    <w:rsid w:val="00E11DEA"/>
    <w:rsid w:val="00E15379"/>
    <w:rsid w:val="00E22B35"/>
    <w:rsid w:val="00E22C18"/>
    <w:rsid w:val="00E2613E"/>
    <w:rsid w:val="00E3311C"/>
    <w:rsid w:val="00E35459"/>
    <w:rsid w:val="00E36052"/>
    <w:rsid w:val="00E41038"/>
    <w:rsid w:val="00E47B54"/>
    <w:rsid w:val="00E56F81"/>
    <w:rsid w:val="00E57819"/>
    <w:rsid w:val="00E61B27"/>
    <w:rsid w:val="00E62F00"/>
    <w:rsid w:val="00E769DD"/>
    <w:rsid w:val="00E77767"/>
    <w:rsid w:val="00E81974"/>
    <w:rsid w:val="00E81D63"/>
    <w:rsid w:val="00E85A2D"/>
    <w:rsid w:val="00E86D27"/>
    <w:rsid w:val="00E90220"/>
    <w:rsid w:val="00E90878"/>
    <w:rsid w:val="00E91193"/>
    <w:rsid w:val="00EA0166"/>
    <w:rsid w:val="00EA089C"/>
    <w:rsid w:val="00EA5A51"/>
    <w:rsid w:val="00EB0334"/>
    <w:rsid w:val="00EB0DA3"/>
    <w:rsid w:val="00EC2210"/>
    <w:rsid w:val="00EC5915"/>
    <w:rsid w:val="00EC7286"/>
    <w:rsid w:val="00EC7404"/>
    <w:rsid w:val="00ED16A5"/>
    <w:rsid w:val="00EE1130"/>
    <w:rsid w:val="00EF4BBE"/>
    <w:rsid w:val="00EF4FD5"/>
    <w:rsid w:val="00F004BA"/>
    <w:rsid w:val="00F01496"/>
    <w:rsid w:val="00F05BB1"/>
    <w:rsid w:val="00F10115"/>
    <w:rsid w:val="00F13279"/>
    <w:rsid w:val="00F13461"/>
    <w:rsid w:val="00F15FB4"/>
    <w:rsid w:val="00F16232"/>
    <w:rsid w:val="00F1798D"/>
    <w:rsid w:val="00F20DCD"/>
    <w:rsid w:val="00F23F7E"/>
    <w:rsid w:val="00F25F98"/>
    <w:rsid w:val="00F34F24"/>
    <w:rsid w:val="00F35EE5"/>
    <w:rsid w:val="00F41D0F"/>
    <w:rsid w:val="00F472B3"/>
    <w:rsid w:val="00F51A10"/>
    <w:rsid w:val="00F531B3"/>
    <w:rsid w:val="00F53DD8"/>
    <w:rsid w:val="00F5594E"/>
    <w:rsid w:val="00F575E5"/>
    <w:rsid w:val="00F60A1D"/>
    <w:rsid w:val="00F60F55"/>
    <w:rsid w:val="00F6379D"/>
    <w:rsid w:val="00F676E3"/>
    <w:rsid w:val="00F71217"/>
    <w:rsid w:val="00F71889"/>
    <w:rsid w:val="00F74EFD"/>
    <w:rsid w:val="00F75E2B"/>
    <w:rsid w:val="00F838E4"/>
    <w:rsid w:val="00F84E84"/>
    <w:rsid w:val="00F85C0D"/>
    <w:rsid w:val="00F92425"/>
    <w:rsid w:val="00F93E1A"/>
    <w:rsid w:val="00F93E71"/>
    <w:rsid w:val="00F9503E"/>
    <w:rsid w:val="00F95373"/>
    <w:rsid w:val="00F96A05"/>
    <w:rsid w:val="00FA368F"/>
    <w:rsid w:val="00FA5F0D"/>
    <w:rsid w:val="00FA7BEA"/>
    <w:rsid w:val="00FB347C"/>
    <w:rsid w:val="00FB599E"/>
    <w:rsid w:val="00FB7A7F"/>
    <w:rsid w:val="00FC40FA"/>
    <w:rsid w:val="00FC50D1"/>
    <w:rsid w:val="00FC64E9"/>
    <w:rsid w:val="00FD1024"/>
    <w:rsid w:val="00FD2069"/>
    <w:rsid w:val="00FD5929"/>
    <w:rsid w:val="00FD6220"/>
    <w:rsid w:val="00FD6EB6"/>
    <w:rsid w:val="00FD7AE8"/>
    <w:rsid w:val="00FE0F06"/>
    <w:rsid w:val="00FF4011"/>
    <w:rsid w:val="015006B1"/>
    <w:rsid w:val="024B0857"/>
    <w:rsid w:val="0700EF16"/>
    <w:rsid w:val="071D3531"/>
    <w:rsid w:val="09B31187"/>
    <w:rsid w:val="10E2AC1F"/>
    <w:rsid w:val="121B24AC"/>
    <w:rsid w:val="12EB11E4"/>
    <w:rsid w:val="171EE62F"/>
    <w:rsid w:val="1C387BCE"/>
    <w:rsid w:val="1C726FA9"/>
    <w:rsid w:val="1E9268AC"/>
    <w:rsid w:val="2213DAF8"/>
    <w:rsid w:val="23E61382"/>
    <w:rsid w:val="24712046"/>
    <w:rsid w:val="25F15FEC"/>
    <w:rsid w:val="26A27A27"/>
    <w:rsid w:val="2B24AE42"/>
    <w:rsid w:val="2DA1B49C"/>
    <w:rsid w:val="301EE95A"/>
    <w:rsid w:val="301F2FBB"/>
    <w:rsid w:val="30B60908"/>
    <w:rsid w:val="3940E2AA"/>
    <w:rsid w:val="3D12AB11"/>
    <w:rsid w:val="45CE9C05"/>
    <w:rsid w:val="48257344"/>
    <w:rsid w:val="526156E6"/>
    <w:rsid w:val="557DFC62"/>
    <w:rsid w:val="5704A244"/>
    <w:rsid w:val="59F64F41"/>
    <w:rsid w:val="5F03F968"/>
    <w:rsid w:val="5F5CB6B5"/>
    <w:rsid w:val="601FF3D0"/>
    <w:rsid w:val="7313EB8E"/>
    <w:rsid w:val="74EB67DB"/>
    <w:rsid w:val="7729DE32"/>
    <w:rsid w:val="7A22465A"/>
    <w:rsid w:val="7DCAD351"/>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3D34E"/>
  <w15:docId w15:val="{3208781A-D879-499D-8D3C-DD47403A8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ZA" w:eastAsia="en-GB"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037"/>
    <w:pPr>
      <w:spacing w:after="0"/>
    </w:pPr>
    <w:rPr>
      <w:rFonts w:ascii="Times New Roman" w:eastAsia="Times New Roman" w:hAnsi="Times New Roman" w:cs="Times New Roman"/>
    </w:rPr>
  </w:style>
  <w:style w:type="paragraph" w:styleId="Heading1">
    <w:name w:val="heading 1"/>
    <w:basedOn w:val="Normal"/>
    <w:next w:val="Normal"/>
    <w:uiPriority w:val="9"/>
    <w:qFormat/>
    <w:pPr>
      <w:keepNext/>
      <w:keepLines/>
      <w:spacing w:before="480"/>
      <w:outlineLvl w:val="0"/>
    </w:pPr>
    <w:rPr>
      <w:rFonts w:ascii="Calibri" w:eastAsia="Calibri" w:hAnsi="Calibri" w:cs="Calibri"/>
      <w:b/>
      <w:color w:val="000000"/>
    </w:rPr>
  </w:style>
  <w:style w:type="paragraph" w:styleId="Heading2">
    <w:name w:val="heading 2"/>
    <w:basedOn w:val="Normal"/>
    <w:next w:val="Normal"/>
    <w:uiPriority w:val="9"/>
    <w:unhideWhenUsed/>
    <w:qFormat/>
    <w:pPr>
      <w:keepNext/>
      <w:keepLines/>
      <w:spacing w:before="200"/>
      <w:outlineLvl w:val="1"/>
    </w:pPr>
    <w:rPr>
      <w:rFonts w:ascii="Calibri" w:eastAsia="Calibri" w:hAnsi="Calibri" w:cs="Calibri"/>
      <w:b/>
      <w:color w:val="000000"/>
    </w:rPr>
  </w:style>
  <w:style w:type="paragraph" w:styleId="Heading3">
    <w:name w:val="heading 3"/>
    <w:basedOn w:val="Normal"/>
    <w:next w:val="Normal"/>
    <w:uiPriority w:val="9"/>
    <w:semiHidden/>
    <w:unhideWhenUsed/>
    <w:qFormat/>
    <w:pPr>
      <w:keepNext/>
      <w:keepLines/>
      <w:spacing w:before="200"/>
      <w:outlineLvl w:val="2"/>
    </w:pPr>
    <w:rPr>
      <w:rFonts w:ascii="Calibri" w:eastAsia="Calibri" w:hAnsi="Calibri" w:cs="Calibri"/>
      <w:b/>
      <w:color w:val="4F81BD"/>
      <w:sz w:val="28"/>
      <w:szCs w:val="28"/>
    </w:rPr>
  </w:style>
  <w:style w:type="paragraph" w:styleId="Heading4">
    <w:name w:val="heading 4"/>
    <w:basedOn w:val="Normal"/>
    <w:next w:val="Normal"/>
    <w:uiPriority w:val="9"/>
    <w:semiHidden/>
    <w:unhideWhenUsed/>
    <w:qFormat/>
    <w:pPr>
      <w:keepNext/>
      <w:keepLines/>
      <w:spacing w:before="200"/>
      <w:outlineLvl w:val="3"/>
    </w:pPr>
    <w:rPr>
      <w:rFonts w:ascii="Calibri" w:eastAsia="Calibri" w:hAnsi="Calibri" w:cs="Calibri"/>
      <w:b/>
      <w:color w:val="4F81BD"/>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i/>
      <w:color w:val="4F81BD"/>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240"/>
    </w:pPr>
    <w:rPr>
      <w:rFonts w:ascii="Calibri" w:eastAsia="Calibri" w:hAnsi="Calibri" w:cs="Calibri"/>
      <w:b/>
      <w:color w:val="000000"/>
      <w:sz w:val="32"/>
      <w:szCs w:val="32"/>
    </w:rPr>
  </w:style>
  <w:style w:type="paragraph" w:styleId="Subtitle">
    <w:name w:val="Subtitle"/>
    <w:basedOn w:val="Normal"/>
    <w:next w:val="Normal"/>
    <w:uiPriority w:val="11"/>
    <w:qFormat/>
    <w:pPr>
      <w:keepNext/>
      <w:keepLines/>
      <w:spacing w:before="240" w:after="240"/>
    </w:pPr>
    <w:rPr>
      <w:rFonts w:ascii="Calibri" w:eastAsia="Calibri" w:hAnsi="Calibri" w:cs="Calibri"/>
      <w:b/>
      <w:color w:val="000000"/>
      <w:sz w:val="30"/>
      <w:szCs w:val="30"/>
    </w:rPr>
  </w:style>
  <w:style w:type="paragraph" w:styleId="CommentText">
    <w:name w:val="annotation text"/>
    <w:basedOn w:val="Normal"/>
    <w:link w:val="CommentTextChar"/>
    <w:uiPriority w:val="99"/>
    <w:unhideWhenUsed/>
    <w:pPr>
      <w:spacing w:after="200"/>
    </w:pPr>
    <w:rPr>
      <w:rFonts w:ascii="Calibri" w:eastAsia="Calibri" w:hAnsi="Calibri" w:cs="Calibri"/>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SourceCode">
    <w:name w:val="Source Code"/>
    <w:basedOn w:val="Normal"/>
    <w:pPr>
      <w:wordWrap w:val="0"/>
      <w:spacing w:after="200"/>
    </w:pPr>
    <w:rPr>
      <w:rFonts w:ascii="Calibri" w:eastAsia="Calibri" w:hAnsi="Calibri" w:cs="Calibri"/>
    </w:rPr>
  </w:style>
  <w:style w:type="character" w:customStyle="1" w:styleId="KeywordTok">
    <w:name w:val="KeywordTok"/>
    <w:rPr>
      <w:color w:val="D73A49"/>
    </w:rPr>
  </w:style>
  <w:style w:type="character" w:customStyle="1" w:styleId="DataTypeTok">
    <w:name w:val="DataTypeTok"/>
    <w:rPr>
      <w:color w:val="D73A49"/>
    </w:rPr>
  </w:style>
  <w:style w:type="character" w:customStyle="1" w:styleId="DecValTok">
    <w:name w:val="DecValTok"/>
    <w:rPr>
      <w:color w:val="005CC5"/>
    </w:rPr>
  </w:style>
  <w:style w:type="character" w:customStyle="1" w:styleId="BaseNTok">
    <w:name w:val="BaseNTok"/>
    <w:rPr>
      <w:color w:val="005CC5"/>
    </w:rPr>
  </w:style>
  <w:style w:type="character" w:customStyle="1" w:styleId="FloatTok">
    <w:name w:val="FloatTok"/>
    <w:rPr>
      <w:color w:val="005CC5"/>
    </w:rPr>
  </w:style>
  <w:style w:type="character" w:customStyle="1" w:styleId="ConstantTok">
    <w:name w:val="ConstantTok"/>
    <w:rPr>
      <w:color w:val="005CC5"/>
    </w:rPr>
  </w:style>
  <w:style w:type="character" w:customStyle="1" w:styleId="CharTok">
    <w:name w:val="CharTok"/>
    <w:rPr>
      <w:color w:val="032F62"/>
    </w:rPr>
  </w:style>
  <w:style w:type="character" w:customStyle="1" w:styleId="SpecialCharTok">
    <w:name w:val="SpecialCharTok"/>
    <w:rPr>
      <w:color w:val="005CC5"/>
    </w:rPr>
  </w:style>
  <w:style w:type="character" w:customStyle="1" w:styleId="StringTok">
    <w:name w:val="StringTok"/>
    <w:rPr>
      <w:color w:val="032F62"/>
    </w:rPr>
  </w:style>
  <w:style w:type="character" w:customStyle="1" w:styleId="VerbatimStringTok">
    <w:name w:val="VerbatimStringTok"/>
    <w:rPr>
      <w:color w:val="032F62"/>
    </w:rPr>
  </w:style>
  <w:style w:type="character" w:customStyle="1" w:styleId="SpecialStringTok">
    <w:name w:val="SpecialStringTok"/>
    <w:rPr>
      <w:color w:val="032F62"/>
    </w:rPr>
  </w:style>
  <w:style w:type="character" w:customStyle="1" w:styleId="ImportTok">
    <w:name w:val="ImportTok"/>
    <w:rPr>
      <w:color w:val="032F62"/>
    </w:rPr>
  </w:style>
  <w:style w:type="character" w:customStyle="1" w:styleId="CommentTok">
    <w:name w:val="CommentTok"/>
    <w:rPr>
      <w:color w:val="6A737D"/>
    </w:rPr>
  </w:style>
  <w:style w:type="character" w:customStyle="1" w:styleId="DocumentationTok">
    <w:name w:val="DocumentationTok"/>
    <w:rPr>
      <w:color w:val="6A737D"/>
    </w:rPr>
  </w:style>
  <w:style w:type="character" w:customStyle="1" w:styleId="AnnotationTok">
    <w:name w:val="AnnotationTok"/>
    <w:rPr>
      <w:color w:val="6A737D"/>
    </w:rPr>
  </w:style>
  <w:style w:type="character" w:customStyle="1" w:styleId="CommentVarTok">
    <w:name w:val="CommentVarTok"/>
    <w:rPr>
      <w:color w:val="6A737D"/>
    </w:rPr>
  </w:style>
  <w:style w:type="character" w:customStyle="1" w:styleId="OtherTok">
    <w:name w:val="OtherTok"/>
    <w:rPr>
      <w:color w:val="6F42C1"/>
    </w:rPr>
  </w:style>
  <w:style w:type="character" w:customStyle="1" w:styleId="FunctionTok">
    <w:name w:val="FunctionTok"/>
    <w:rPr>
      <w:color w:val="6F42C1"/>
    </w:rPr>
  </w:style>
  <w:style w:type="character" w:customStyle="1" w:styleId="VariableTok">
    <w:name w:val="VariableTok"/>
    <w:rPr>
      <w:color w:val="E36209"/>
    </w:rPr>
  </w:style>
  <w:style w:type="character" w:customStyle="1" w:styleId="ControlFlowTok">
    <w:name w:val="ControlFlowTok"/>
    <w:rPr>
      <w:color w:val="D73A49"/>
    </w:rPr>
  </w:style>
  <w:style w:type="character" w:customStyle="1" w:styleId="OperatorTok">
    <w:name w:val="OperatorTok"/>
    <w:rPr>
      <w:color w:val="24292E"/>
    </w:rPr>
  </w:style>
  <w:style w:type="character" w:customStyle="1" w:styleId="BuiltInTok">
    <w:name w:val="BuiltInTok"/>
    <w:rPr>
      <w:color w:val="D73A49"/>
    </w:rPr>
  </w:style>
  <w:style w:type="character" w:customStyle="1" w:styleId="ExtensionTok">
    <w:name w:val="ExtensionTok"/>
    <w:rPr>
      <w:b/>
      <w:color w:val="D73A49"/>
    </w:rPr>
  </w:style>
  <w:style w:type="character" w:customStyle="1" w:styleId="PreprocessorTok">
    <w:name w:val="PreprocessorTok"/>
    <w:rPr>
      <w:color w:val="D73A49"/>
    </w:rPr>
  </w:style>
  <w:style w:type="character" w:customStyle="1" w:styleId="AttributeTok">
    <w:name w:val="AttributeTok"/>
    <w:rPr>
      <w:color w:val="D73A49"/>
    </w:rPr>
  </w:style>
  <w:style w:type="character" w:customStyle="1" w:styleId="RegionMarkerTok">
    <w:name w:val="RegionMarkerTok"/>
    <w:rPr>
      <w:color w:val="6A737D"/>
    </w:rPr>
  </w:style>
  <w:style w:type="character" w:customStyle="1" w:styleId="InformationTok">
    <w:name w:val="InformationTok"/>
    <w:rPr>
      <w:color w:val="6A737D"/>
    </w:rPr>
  </w:style>
  <w:style w:type="character" w:customStyle="1" w:styleId="WarningTok">
    <w:name w:val="WarningTok"/>
    <w:rPr>
      <w:color w:val="FF5555"/>
    </w:rPr>
  </w:style>
  <w:style w:type="character" w:customStyle="1" w:styleId="AlertTok">
    <w:name w:val="AlertTok"/>
    <w:rPr>
      <w:b/>
      <w:color w:val="FF5555"/>
    </w:rPr>
  </w:style>
  <w:style w:type="character" w:customStyle="1" w:styleId="ErrorTok">
    <w:name w:val="ErrorTok"/>
    <w:rPr>
      <w:color w:val="FF5555"/>
    </w:rPr>
  </w:style>
  <w:style w:type="character" w:customStyle="1" w:styleId="NormalTok">
    <w:name w:val="NormalTok"/>
    <w:rPr>
      <w:color w:val="24292E"/>
    </w:rPr>
  </w:style>
  <w:style w:type="paragraph" w:styleId="TOC1">
    <w:name w:val="toc 1"/>
    <w:basedOn w:val="Normal"/>
    <w:next w:val="Normal"/>
    <w:autoRedefine/>
    <w:uiPriority w:val="39"/>
    <w:unhideWhenUsed/>
    <w:rsid w:val="006549C5"/>
    <w:pPr>
      <w:tabs>
        <w:tab w:val="left" w:pos="284"/>
        <w:tab w:val="right" w:leader="dot" w:pos="9350"/>
      </w:tabs>
      <w:spacing w:after="100"/>
    </w:pPr>
    <w:rPr>
      <w:rFonts w:ascii="Calibri" w:eastAsia="Calibri" w:hAnsi="Calibri" w:cs="Calibri"/>
    </w:rPr>
  </w:style>
  <w:style w:type="paragraph" w:styleId="TOC2">
    <w:name w:val="toc 2"/>
    <w:basedOn w:val="Normal"/>
    <w:next w:val="Normal"/>
    <w:autoRedefine/>
    <w:uiPriority w:val="39"/>
    <w:unhideWhenUsed/>
    <w:rsid w:val="00855F64"/>
    <w:pPr>
      <w:spacing w:after="100"/>
      <w:ind w:left="240"/>
    </w:pPr>
    <w:rPr>
      <w:rFonts w:ascii="Calibri" w:eastAsia="Calibri" w:hAnsi="Calibri" w:cs="Calibri"/>
    </w:rPr>
  </w:style>
  <w:style w:type="paragraph" w:styleId="TOC3">
    <w:name w:val="toc 3"/>
    <w:basedOn w:val="Normal"/>
    <w:next w:val="Normal"/>
    <w:autoRedefine/>
    <w:uiPriority w:val="39"/>
    <w:unhideWhenUsed/>
    <w:rsid w:val="00855F64"/>
    <w:pPr>
      <w:spacing w:after="100"/>
      <w:ind w:left="480"/>
    </w:pPr>
    <w:rPr>
      <w:rFonts w:ascii="Calibri" w:eastAsia="Calibri" w:hAnsi="Calibri" w:cs="Calibri"/>
    </w:rPr>
  </w:style>
  <w:style w:type="character" w:styleId="Hyperlink">
    <w:name w:val="Hyperlink"/>
    <w:basedOn w:val="DefaultParagraphFont"/>
    <w:uiPriority w:val="99"/>
    <w:unhideWhenUsed/>
    <w:rsid w:val="00855F64"/>
    <w:rPr>
      <w:color w:val="0000FF" w:themeColor="hyperlink"/>
      <w:u w:val="single"/>
    </w:rPr>
  </w:style>
  <w:style w:type="paragraph" w:styleId="Revision">
    <w:name w:val="Revision"/>
    <w:hidden/>
    <w:uiPriority w:val="99"/>
    <w:semiHidden/>
    <w:rsid w:val="000B47B0"/>
    <w:pPr>
      <w:spacing w:after="0"/>
    </w:pPr>
  </w:style>
  <w:style w:type="paragraph" w:customStyle="1" w:styleId="FirstParagraph">
    <w:name w:val="First Paragraph"/>
    <w:basedOn w:val="BodyText"/>
    <w:next w:val="BodyText"/>
    <w:qFormat/>
    <w:rsid w:val="00D2207F"/>
    <w:pPr>
      <w:spacing w:before="180" w:after="180"/>
    </w:pPr>
    <w:rPr>
      <w:rFonts w:asciiTheme="minorHAnsi" w:eastAsiaTheme="minorHAnsi" w:hAnsiTheme="minorHAnsi" w:cstheme="minorBidi"/>
      <w:lang w:eastAsia="en-US"/>
    </w:rPr>
  </w:style>
  <w:style w:type="paragraph" w:customStyle="1" w:styleId="Author">
    <w:name w:val="Author"/>
    <w:next w:val="BodyText"/>
    <w:qFormat/>
    <w:rsid w:val="00D2207F"/>
    <w:pPr>
      <w:keepNext/>
      <w:keepLines/>
    </w:pPr>
    <w:rPr>
      <w:rFonts w:asciiTheme="minorHAnsi" w:eastAsiaTheme="minorHAnsi" w:hAnsiTheme="minorHAnsi" w:cstheme="minorBidi"/>
      <w:lang w:eastAsia="en-US"/>
    </w:rPr>
  </w:style>
  <w:style w:type="paragraph" w:styleId="BodyText">
    <w:name w:val="Body Text"/>
    <w:basedOn w:val="Normal"/>
    <w:link w:val="BodyTextChar"/>
    <w:uiPriority w:val="99"/>
    <w:unhideWhenUsed/>
    <w:rsid w:val="00D2207F"/>
    <w:pPr>
      <w:spacing w:after="120"/>
    </w:pPr>
    <w:rPr>
      <w:rFonts w:ascii="Calibri" w:eastAsia="Calibri" w:hAnsi="Calibri" w:cs="Calibri"/>
    </w:rPr>
  </w:style>
  <w:style w:type="character" w:customStyle="1" w:styleId="BodyTextChar">
    <w:name w:val="Body Text Char"/>
    <w:basedOn w:val="DefaultParagraphFont"/>
    <w:link w:val="BodyText"/>
    <w:uiPriority w:val="99"/>
    <w:rsid w:val="00D2207F"/>
  </w:style>
  <w:style w:type="paragraph" w:styleId="Footer">
    <w:name w:val="footer"/>
    <w:basedOn w:val="Normal"/>
    <w:link w:val="FooterChar"/>
    <w:uiPriority w:val="99"/>
    <w:unhideWhenUsed/>
    <w:rsid w:val="00D2207F"/>
    <w:pPr>
      <w:tabs>
        <w:tab w:val="center" w:pos="4513"/>
        <w:tab w:val="right" w:pos="9026"/>
      </w:tabs>
    </w:pPr>
    <w:rPr>
      <w:rFonts w:ascii="Calibri" w:eastAsia="Calibri" w:hAnsi="Calibri" w:cs="Calibri"/>
    </w:rPr>
  </w:style>
  <w:style w:type="character" w:customStyle="1" w:styleId="FooterChar">
    <w:name w:val="Footer Char"/>
    <w:basedOn w:val="DefaultParagraphFont"/>
    <w:link w:val="Footer"/>
    <w:uiPriority w:val="99"/>
    <w:rsid w:val="00D2207F"/>
  </w:style>
  <w:style w:type="character" w:styleId="PageNumber">
    <w:name w:val="page number"/>
    <w:basedOn w:val="DefaultParagraphFont"/>
    <w:uiPriority w:val="99"/>
    <w:semiHidden/>
    <w:unhideWhenUsed/>
    <w:rsid w:val="00D2207F"/>
  </w:style>
  <w:style w:type="paragraph" w:styleId="Bibliography">
    <w:name w:val="Bibliography"/>
    <w:basedOn w:val="Normal"/>
    <w:next w:val="Normal"/>
    <w:uiPriority w:val="37"/>
    <w:unhideWhenUsed/>
    <w:rsid w:val="009540E2"/>
    <w:pPr>
      <w:tabs>
        <w:tab w:val="left" w:pos="260"/>
      </w:tabs>
      <w:spacing w:after="240"/>
      <w:ind w:left="264" w:hanging="264"/>
    </w:pPr>
    <w:rPr>
      <w:rFonts w:ascii="Calibri" w:eastAsia="Calibri" w:hAnsi="Calibri" w:cs="Calibri"/>
    </w:rPr>
  </w:style>
  <w:style w:type="character" w:styleId="FollowedHyperlink">
    <w:name w:val="FollowedHyperlink"/>
    <w:basedOn w:val="DefaultParagraphFont"/>
    <w:uiPriority w:val="99"/>
    <w:semiHidden/>
    <w:unhideWhenUsed/>
    <w:rsid w:val="009540E2"/>
    <w:rPr>
      <w:color w:val="800080" w:themeColor="followedHyperlink"/>
      <w:u w:val="single"/>
    </w:rPr>
  </w:style>
  <w:style w:type="paragraph" w:customStyle="1" w:styleId="Abstract">
    <w:name w:val="Abstract"/>
    <w:basedOn w:val="Normal"/>
    <w:next w:val="BodyText"/>
    <w:qFormat/>
    <w:rsid w:val="00015A7D"/>
    <w:pPr>
      <w:keepNext/>
      <w:keepLines/>
      <w:spacing w:before="300" w:after="300"/>
    </w:pPr>
    <w:rPr>
      <w:rFonts w:asciiTheme="minorHAnsi" w:eastAsiaTheme="minorHAnsi" w:hAnsiTheme="minorHAnsi" w:cstheme="minorBidi"/>
      <w:sz w:val="20"/>
      <w:szCs w:val="20"/>
      <w:lang w:eastAsia="en-US"/>
    </w:rPr>
  </w:style>
  <w:style w:type="paragraph" w:styleId="CommentSubject">
    <w:name w:val="annotation subject"/>
    <w:basedOn w:val="CommentText"/>
    <w:next w:val="CommentText"/>
    <w:link w:val="CommentSubjectChar"/>
    <w:uiPriority w:val="99"/>
    <w:semiHidden/>
    <w:unhideWhenUsed/>
    <w:rsid w:val="00A2713C"/>
    <w:rPr>
      <w:b/>
      <w:bCs/>
    </w:rPr>
  </w:style>
  <w:style w:type="character" w:customStyle="1" w:styleId="CommentSubjectChar">
    <w:name w:val="Comment Subject Char"/>
    <w:basedOn w:val="CommentTextChar"/>
    <w:link w:val="CommentSubject"/>
    <w:uiPriority w:val="99"/>
    <w:semiHidden/>
    <w:rsid w:val="00A2713C"/>
    <w:rPr>
      <w:b/>
      <w:bCs/>
      <w:sz w:val="20"/>
      <w:szCs w:val="20"/>
    </w:rPr>
  </w:style>
  <w:style w:type="paragraph" w:styleId="Header">
    <w:name w:val="header"/>
    <w:basedOn w:val="Normal"/>
    <w:link w:val="HeaderChar"/>
    <w:uiPriority w:val="99"/>
    <w:semiHidden/>
    <w:unhideWhenUsed/>
    <w:rsid w:val="002E7FEE"/>
    <w:pPr>
      <w:tabs>
        <w:tab w:val="center" w:pos="4513"/>
        <w:tab w:val="right" w:pos="9026"/>
      </w:tabs>
    </w:pPr>
    <w:rPr>
      <w:rFonts w:ascii="Calibri" w:eastAsia="Calibri" w:hAnsi="Calibri" w:cs="Calibri"/>
    </w:rPr>
  </w:style>
  <w:style w:type="character" w:customStyle="1" w:styleId="HeaderChar">
    <w:name w:val="Header Char"/>
    <w:basedOn w:val="DefaultParagraphFont"/>
    <w:link w:val="Header"/>
    <w:uiPriority w:val="99"/>
    <w:semiHidden/>
    <w:rsid w:val="002E7FEE"/>
  </w:style>
  <w:style w:type="character" w:customStyle="1" w:styleId="ms-1">
    <w:name w:val="ms-1"/>
    <w:basedOn w:val="DefaultParagraphFont"/>
    <w:rsid w:val="002E7FEE"/>
  </w:style>
  <w:style w:type="character" w:customStyle="1" w:styleId="max-w-full">
    <w:name w:val="max-w-full"/>
    <w:basedOn w:val="DefaultParagraphFont"/>
    <w:rsid w:val="002E7FEE"/>
  </w:style>
  <w:style w:type="paragraph" w:styleId="BalloonText">
    <w:name w:val="Balloon Text"/>
    <w:basedOn w:val="Normal"/>
    <w:link w:val="BalloonTextChar"/>
    <w:uiPriority w:val="99"/>
    <w:semiHidden/>
    <w:unhideWhenUsed/>
    <w:rsid w:val="002E68D6"/>
    <w:rPr>
      <w:rFonts w:ascii="Segoe UI" w:eastAsia="Calibri" w:hAnsi="Segoe UI" w:cs="Segoe UI"/>
      <w:sz w:val="18"/>
      <w:szCs w:val="18"/>
    </w:rPr>
  </w:style>
  <w:style w:type="character" w:customStyle="1" w:styleId="BalloonTextChar">
    <w:name w:val="Balloon Text Char"/>
    <w:basedOn w:val="DefaultParagraphFont"/>
    <w:link w:val="BalloonText"/>
    <w:uiPriority w:val="99"/>
    <w:semiHidden/>
    <w:rsid w:val="002E68D6"/>
    <w:rPr>
      <w:rFonts w:ascii="Segoe UI" w:hAnsi="Segoe UI" w:cs="Segoe UI"/>
      <w:sz w:val="18"/>
      <w:szCs w:val="18"/>
    </w:rPr>
  </w:style>
  <w:style w:type="character" w:styleId="UnresolvedMention">
    <w:name w:val="Unresolved Mention"/>
    <w:basedOn w:val="DefaultParagraphFont"/>
    <w:uiPriority w:val="99"/>
    <w:semiHidden/>
    <w:unhideWhenUsed/>
    <w:rsid w:val="00573AA7"/>
    <w:rPr>
      <w:color w:val="605E5C"/>
      <w:shd w:val="clear" w:color="auto" w:fill="E1DFDD"/>
    </w:rPr>
  </w:style>
  <w:style w:type="paragraph" w:styleId="ListParagraph">
    <w:name w:val="List Paragraph"/>
    <w:basedOn w:val="Normal"/>
    <w:uiPriority w:val="34"/>
    <w:qFormat/>
    <w:rsid w:val="00C4004F"/>
    <w:pPr>
      <w:spacing w:after="200"/>
      <w:ind w:left="720"/>
      <w:contextualSpacing/>
    </w:pPr>
    <w:rPr>
      <w:rFonts w:ascii="Calibri" w:eastAsia="Calibri" w:hAnsi="Calibri" w:cs="Calibri"/>
    </w:rPr>
  </w:style>
  <w:style w:type="character" w:styleId="Strong">
    <w:name w:val="Strong"/>
    <w:basedOn w:val="DefaultParagraphFont"/>
    <w:uiPriority w:val="22"/>
    <w:qFormat/>
    <w:rsid w:val="008700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9582803">
      <w:bodyDiv w:val="1"/>
      <w:marLeft w:val="0"/>
      <w:marRight w:val="0"/>
      <w:marTop w:val="0"/>
      <w:marBottom w:val="0"/>
      <w:divBdr>
        <w:top w:val="none" w:sz="0" w:space="0" w:color="auto"/>
        <w:left w:val="none" w:sz="0" w:space="0" w:color="auto"/>
        <w:bottom w:val="none" w:sz="0" w:space="0" w:color="auto"/>
        <w:right w:val="none" w:sz="0" w:space="0" w:color="auto"/>
      </w:divBdr>
    </w:div>
    <w:div w:id="1466046769">
      <w:bodyDiv w:val="1"/>
      <w:marLeft w:val="0"/>
      <w:marRight w:val="0"/>
      <w:marTop w:val="0"/>
      <w:marBottom w:val="0"/>
      <w:divBdr>
        <w:top w:val="none" w:sz="0" w:space="0" w:color="auto"/>
        <w:left w:val="none" w:sz="0" w:space="0" w:color="auto"/>
        <w:bottom w:val="none" w:sz="0" w:space="0" w:color="auto"/>
        <w:right w:val="none" w:sz="0" w:space="0" w:color="auto"/>
      </w:divBdr>
    </w:div>
    <w:div w:id="1592155023">
      <w:bodyDiv w:val="1"/>
      <w:marLeft w:val="0"/>
      <w:marRight w:val="0"/>
      <w:marTop w:val="0"/>
      <w:marBottom w:val="0"/>
      <w:divBdr>
        <w:top w:val="none" w:sz="0" w:space="0" w:color="auto"/>
        <w:left w:val="none" w:sz="0" w:space="0" w:color="auto"/>
        <w:bottom w:val="none" w:sz="0" w:space="0" w:color="auto"/>
        <w:right w:val="none" w:sz="0" w:space="0" w:color="auto"/>
      </w:divBdr>
    </w:div>
    <w:div w:id="19968329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cholarsresearchlibrary.com/archive.html" TargetMode="External"/><Relationship Id="rId2" Type="http://schemas.openxmlformats.org/officeDocument/2006/relationships/image" Target="media/image1.jpeg"/><Relationship Id="rId1" Type="http://schemas.openxmlformats.org/officeDocument/2006/relationships/hyperlink" Target="https://health.uct.ac.za/sites/default/files/media/documents/health_uct_ac_za/547/poisons_information_helpline_annual_review_2019_1.pdf" TargetMode="External"/><Relationship Id="rId5" Type="http://schemas.openxmlformats.org/officeDocument/2006/relationships/hyperlink" Target="https://doi.org/10.4103/0972-5229.192052" TargetMode="External"/><Relationship Id="rId4" Type="http://schemas.openxmlformats.org/officeDocument/2006/relationships/hyperlink" Target="https://doi.org/10.4103/0971-6580.121669"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2EC48-A494-4AE9-87C0-46504721056F}">
  <ds:schemaRefs>
    <ds:schemaRef ds:uri="http://schemas.openxmlformats.org/officeDocument/2006/bibliography"/>
  </ds:schemaRefs>
</ds:datastoreItem>
</file>

<file path=docMetadata/LabelInfo.xml><?xml version="1.0" encoding="utf-8"?>
<clbl:labelList xmlns:clbl="http://schemas.microsoft.com/office/2020/mipLabelMetadata">
  <clbl:label id="{8931c2c7-b55d-42be-ae52-0a331f3382cf}" enabled="0" method="" siteId="{8931c2c7-b55d-42be-ae52-0a331f3382cf}" removed="1"/>
  <clbl:label id="{8efc1bb9-b90f-4a48-bf6c-ba0686193b80}" enabled="0" method="" siteId="{8efc1bb9-b90f-4a48-bf6c-ba0686193b80}" removed="1"/>
</clbl:labelList>
</file>

<file path=docProps/app.xml><?xml version="1.0" encoding="utf-8"?>
<Properties xmlns="http://schemas.openxmlformats.org/officeDocument/2006/extended-properties" xmlns:vt="http://schemas.openxmlformats.org/officeDocument/2006/docPropsVTypes">
  <Template>Normal.dotm</Template>
  <TotalTime>21</TotalTime>
  <Pages>14</Pages>
  <Words>8228</Words>
  <Characters>46906</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Prospective Surveillance of Acute Poisonings in South Africa: A Concept Note</vt:lpstr>
    </vt:vector>
  </TitlesOfParts>
  <Company/>
  <LinksUpToDate>false</LinksUpToDate>
  <CharactersWithSpaces>55024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Prospective Surveillance of Acute Poisonings in South Africa: A Concept Note</dc:title>
  <dc:subject/>
  <dc:creator>Brian Brummer;Leslie London;[CO-AUTHOR NAME - PLEASE ADD DETAILS]</dc:creator>
  <cp:keywords>Poisoning surveillance, Organophosphates, Cholinesterase, DALYs, Public health policy, South Africa, GERMS-SA, Cost burden, Pesticide regulation, Sentinel hospitals</cp:keywords>
  <cp:lastModifiedBy>Brian Brummer</cp:lastModifiedBy>
  <cp:revision>3</cp:revision>
  <dcterms:created xsi:type="dcterms:W3CDTF">2025-09-04T22:29:00Z</dcterms:created>
  <dcterms:modified xsi:type="dcterms:W3CDTF">2025-09-05T13:48:00Z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INSTRUCTIONS FOR REVIEWERS: Please provide feedback on this abstract and throughout the document using track changes and comments.This concept note proposes a prospective surveillance initiative to quantify the burden, costs, and prognostic factors of acu</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poisoning.bib</vt:lpwstr>
  </property>
  <property fmtid="{D5CDD505-2E9C-101B-9397-08002B2CF9AE}" pid="7" name="by-affiliation">
    <vt:lpwstr/>
  </property>
  <property fmtid="{D5CDD505-2E9C-101B-9397-08002B2CF9AE}" pid="8" name="by-author">
    <vt:lpwstr/>
  </property>
  <property fmtid="{D5CDD505-2E9C-101B-9397-08002B2CF9AE}" pid="9" name="date">
    <vt:lpwstr>2025-05-27</vt:lpwstr>
  </property>
  <property fmtid="{D5CDD505-2E9C-101B-9397-08002B2CF9AE}" pid="10" name="execute">
    <vt:lpwstr/>
  </property>
  <property fmtid="{D5CDD505-2E9C-101B-9397-08002B2CF9AE}" pid="11" name="font-size">
    <vt:lpwstr>12pt</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ne-spacing">
    <vt:lpwstr>1.5</vt:lpwstr>
  </property>
  <property fmtid="{D5CDD505-2E9C-101B-9397-08002B2CF9AE}" pid="17" name="margin-bottom">
    <vt:lpwstr>1in</vt:lpwstr>
  </property>
  <property fmtid="{D5CDD505-2E9C-101B-9397-08002B2CF9AE}" pid="18" name="margin-left">
    <vt:lpwstr>1in</vt:lpwstr>
  </property>
  <property fmtid="{D5CDD505-2E9C-101B-9397-08002B2CF9AE}" pid="19" name="margin-right">
    <vt:lpwstr>1in</vt:lpwstr>
  </property>
  <property fmtid="{D5CDD505-2E9C-101B-9397-08002B2CF9AE}" pid="20" name="margin-top">
    <vt:lpwstr>1in</vt:lpwstr>
  </property>
  <property fmtid="{D5CDD505-2E9C-101B-9397-08002B2CF9AE}" pid="21" name="subtitle">
    <vt:lpwstr>DRAFT FOR REVIEW AND COLLABORATION</vt:lpwstr>
  </property>
  <property fmtid="{D5CDD505-2E9C-101B-9397-08002B2CF9AE}" pid="22" name="toc-title">
    <vt:lpwstr>Table of contents</vt:lpwstr>
  </property>
  <property fmtid="{D5CDD505-2E9C-101B-9397-08002B2CF9AE}" pid="23" name="ZOTERO_PREF_1">
    <vt:lpwstr>&lt;data data-version="3" zotero-version="7.0.24"&gt;&lt;session id="E9noyleC"/&gt;&lt;style id="http://www.zotero.org/styles/vancouver" locale="en-GB" hasBibliography="1" bibliographyStyleHasBeenSet="1"/&gt;&lt;prefs&gt;&lt;pref name="fieldType" value="Field"/&gt;&lt;pref name="automati</vt:lpwstr>
  </property>
  <property fmtid="{D5CDD505-2E9C-101B-9397-08002B2CF9AE}" pid="24" name="ZOTERO_PREF_2">
    <vt:lpwstr>cJournalAbbreviations" value="true"/&gt;&lt;/prefs&gt;&lt;/data&gt;</vt:lpwstr>
  </property>
</Properties>
</file>