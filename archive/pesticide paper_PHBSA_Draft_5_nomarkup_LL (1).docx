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75F27" w14:textId="0163150A" w:rsidR="0042610F" w:rsidRPr="00A85E73" w:rsidRDefault="0042610F" w:rsidP="00397F27">
      <w:pPr>
        <w:pStyle w:val="Default"/>
      </w:pPr>
    </w:p>
    <w:p w14:paraId="0E186093" w14:textId="41037E2C" w:rsidR="00E36856" w:rsidRPr="006B0471" w:rsidRDefault="00617158" w:rsidP="00397F27">
      <w:pPr>
        <w:rPr>
          <w:rStyle w:val="Emphasis"/>
          <w:color w:val="000000"/>
          <w:sz w:val="19"/>
          <w:szCs w:val="19"/>
          <w:shd w:val="clear" w:color="auto" w:fill="FFFFFF"/>
        </w:rPr>
      </w:pPr>
      <w:r w:rsidRPr="006B0471">
        <w:rPr>
          <w:u w:val="single"/>
        </w:rPr>
        <w:t>Journal</w:t>
      </w:r>
      <w:r w:rsidRPr="006B0471">
        <w:t xml:space="preserve">: </w:t>
      </w:r>
      <w:r w:rsidR="00D94DD3" w:rsidRPr="006B0471">
        <w:t>Public Health Bulletin South Africa</w:t>
      </w:r>
      <w:r w:rsidR="00C06A5D">
        <w:t>/SAMJ</w:t>
      </w:r>
      <w:r w:rsidR="00D94DD3" w:rsidRPr="006B0471">
        <w:t xml:space="preserve"> </w:t>
      </w:r>
      <w:r w:rsidR="00195736" w:rsidRPr="006B0471">
        <w:rPr>
          <w:rStyle w:val="Emphasis"/>
          <w:color w:val="000000"/>
          <w:sz w:val="19"/>
          <w:szCs w:val="19"/>
          <w:shd w:val="clear" w:color="auto" w:fill="FFFFFF"/>
        </w:rPr>
        <w:t>3</w:t>
      </w:r>
      <w:r w:rsidR="00373A6F" w:rsidRPr="006B0471">
        <w:rPr>
          <w:rStyle w:val="Emphasis"/>
          <w:color w:val="000000"/>
          <w:sz w:val="19"/>
          <w:szCs w:val="19"/>
          <w:shd w:val="clear" w:color="auto" w:fill="FFFFFF"/>
        </w:rPr>
        <w:t xml:space="preserve"> 000 words</w:t>
      </w:r>
    </w:p>
    <w:p w14:paraId="0F462EB0" w14:textId="77777777" w:rsidR="00285E44" w:rsidRDefault="00285E44" w:rsidP="00397F27"/>
    <w:p w14:paraId="6807F875" w14:textId="10C1757F" w:rsidR="00285E44" w:rsidRPr="00316C49" w:rsidRDefault="0000519A" w:rsidP="00397F27">
      <w:pPr>
        <w:pStyle w:val="Title"/>
      </w:pPr>
      <w:r w:rsidRPr="00316C49">
        <w:t>Epidemiology of</w:t>
      </w:r>
      <w:r w:rsidR="00C952B6" w:rsidRPr="00316C49">
        <w:t xml:space="preserve"> </w:t>
      </w:r>
      <w:commentRangeStart w:id="0"/>
      <w:r w:rsidR="0090566A">
        <w:t xml:space="preserve">Pesticide </w:t>
      </w:r>
      <w:r w:rsidR="004E5B86">
        <w:t>P</w:t>
      </w:r>
      <w:r w:rsidR="00C952B6" w:rsidRPr="00316C49">
        <w:t xml:space="preserve">oisoning </w:t>
      </w:r>
      <w:commentRangeEnd w:id="0"/>
      <w:r w:rsidR="008E7B5A" w:rsidRPr="00316C49">
        <w:rPr>
          <w:rStyle w:val="CommentReference"/>
          <w:sz w:val="28"/>
          <w:szCs w:val="28"/>
        </w:rPr>
        <w:commentReference w:id="0"/>
      </w:r>
      <w:r w:rsidR="00C952B6" w:rsidRPr="00316C49">
        <w:t>in South Africa:</w:t>
      </w:r>
      <w:r w:rsidR="00324AB0" w:rsidRPr="00316C49">
        <w:t xml:space="preserve"> An </w:t>
      </w:r>
      <w:r w:rsidR="004E5B86">
        <w:t>A</w:t>
      </w:r>
      <w:r w:rsidR="00324AB0" w:rsidRPr="00316C49">
        <w:t>nalysis of Poison Information Helpline calls, Notifiable Medical Conditions</w:t>
      </w:r>
      <w:r w:rsidR="00C952B6" w:rsidRPr="00316C49">
        <w:t>,</w:t>
      </w:r>
      <w:r w:rsidR="00324AB0" w:rsidRPr="00316C49">
        <w:t xml:space="preserve"> and </w:t>
      </w:r>
      <w:r w:rsidR="004E5B86">
        <w:t>Butyrylcholinesterase</w:t>
      </w:r>
      <w:r w:rsidR="004E5B86" w:rsidRPr="00316C49">
        <w:t xml:space="preserve"> </w:t>
      </w:r>
      <w:r w:rsidR="00324AB0" w:rsidRPr="00316C49">
        <w:t xml:space="preserve">tests in South Africa from 2020-2024. </w:t>
      </w:r>
    </w:p>
    <w:p w14:paraId="37921627" w14:textId="77777777" w:rsidR="00C952B6" w:rsidRPr="00285E44" w:rsidRDefault="00C952B6" w:rsidP="00397F27"/>
    <w:p w14:paraId="6DBB9B0E" w14:textId="52A222F6" w:rsidR="00316C49" w:rsidRDefault="00056EF0" w:rsidP="00397F27">
      <w:pPr>
        <w:rPr>
          <w:vertAlign w:val="superscript"/>
        </w:rPr>
      </w:pPr>
      <w:r>
        <w:rPr>
          <w:b/>
          <w:bCs/>
        </w:rPr>
        <w:t>Brian B</w:t>
      </w:r>
      <w:r w:rsidR="002D5674">
        <w:rPr>
          <w:b/>
          <w:bCs/>
        </w:rPr>
        <w:t>r</w:t>
      </w:r>
      <w:bookmarkStart w:id="1" w:name="x__MailAutoSig"/>
      <w:r w:rsidR="002D5674" w:rsidRPr="002D5674">
        <w:rPr>
          <w:b/>
          <w:bCs/>
        </w:rPr>
        <w:t>ü</w:t>
      </w:r>
      <w:bookmarkEnd w:id="1"/>
      <w:r w:rsidR="002D5674">
        <w:rPr>
          <w:b/>
          <w:bCs/>
        </w:rPr>
        <w:t>mmer</w:t>
      </w:r>
      <w:r w:rsidR="0C5CD912" w:rsidRPr="0C5CD912">
        <w:rPr>
          <w:b/>
          <w:bCs/>
        </w:rPr>
        <w:t>*</w:t>
      </w:r>
      <w:r w:rsidR="0C5CD912" w:rsidRPr="0C5CD912">
        <w:rPr>
          <w:vertAlign w:val="superscript"/>
        </w:rPr>
        <w:t>1</w:t>
      </w:r>
      <w:r w:rsidR="0C5CD912" w:rsidRPr="0C5CD912">
        <w:t xml:space="preserve">, </w:t>
      </w:r>
      <w:r w:rsidR="00D70237" w:rsidRPr="0C5CD912">
        <w:t>Matimba Makhubel</w:t>
      </w:r>
      <w:r w:rsidR="00D70237">
        <w:t>e</w:t>
      </w:r>
      <w:r w:rsidR="00D70237">
        <w:rPr>
          <w:vertAlign w:val="superscript"/>
        </w:rPr>
        <w:t>1</w:t>
      </w:r>
      <w:r w:rsidR="00D70237">
        <w:t xml:space="preserve">, </w:t>
      </w:r>
      <w:r w:rsidRPr="00056EF0">
        <w:t>Lehlohonolo Kumalo</w:t>
      </w:r>
      <w:r>
        <w:rPr>
          <w:vertAlign w:val="superscript"/>
        </w:rPr>
        <w:t>1</w:t>
      </w:r>
      <w:r w:rsidR="0C5CD912" w:rsidRPr="0C5CD912">
        <w:t>, Cindy Stephen</w:t>
      </w:r>
      <w:r w:rsidR="0C5CD912" w:rsidRPr="0C5CD912">
        <w:rPr>
          <w:vertAlign w:val="superscript"/>
        </w:rPr>
        <w:t>2</w:t>
      </w:r>
      <w:r w:rsidR="0C5CD912" w:rsidRPr="0C5CD912">
        <w:t>,</w:t>
      </w:r>
      <w:r w:rsidR="0040249E">
        <w:t xml:space="preserve"> Jody Rusch</w:t>
      </w:r>
      <w:r w:rsidR="00515417">
        <w:rPr>
          <w:vertAlign w:val="superscript"/>
        </w:rPr>
        <w:t>6</w:t>
      </w:r>
      <w:r w:rsidR="0034358E">
        <w:rPr>
          <w:vertAlign w:val="superscript"/>
        </w:rPr>
        <w:t>,</w:t>
      </w:r>
      <w:r w:rsidR="00515417">
        <w:rPr>
          <w:vertAlign w:val="superscript"/>
        </w:rPr>
        <w:t>7</w:t>
      </w:r>
      <w:r w:rsidR="007E5816">
        <w:t>,</w:t>
      </w:r>
      <w:r w:rsidR="00AA7DEF">
        <w:t xml:space="preserve"> Leslie London</w:t>
      </w:r>
      <w:r w:rsidR="00515417">
        <w:rPr>
          <w:vertAlign w:val="superscript"/>
        </w:rPr>
        <w:t>4</w:t>
      </w:r>
      <w:r w:rsidR="00AA7DEF">
        <w:t xml:space="preserve">, </w:t>
      </w:r>
      <w:r w:rsidR="00EA454B">
        <w:t>Megan Prinsloo</w:t>
      </w:r>
      <w:r w:rsidR="00515417">
        <w:rPr>
          <w:vertAlign w:val="superscript"/>
        </w:rPr>
        <w:t>3,4,5</w:t>
      </w:r>
      <w:r w:rsidR="00EA454B">
        <w:t>,</w:t>
      </w:r>
      <w:r w:rsidR="007E5816">
        <w:t xml:space="preserve"> </w:t>
      </w:r>
      <w:r w:rsidR="0C5CD912" w:rsidRPr="0C5CD912">
        <w:t>Susan Nzenze</w:t>
      </w:r>
      <w:r w:rsidR="0C5CD912" w:rsidRPr="0C5CD912">
        <w:rPr>
          <w:vertAlign w:val="superscript"/>
        </w:rPr>
        <w:t>1</w:t>
      </w:r>
      <w:r w:rsidR="00316C49">
        <w:t>, Natalie Mayet</w:t>
      </w:r>
      <w:r w:rsidR="00316C49">
        <w:rPr>
          <w:vertAlign w:val="superscript"/>
        </w:rPr>
        <w:t>1</w:t>
      </w:r>
    </w:p>
    <w:p w14:paraId="78C560DC" w14:textId="77777777" w:rsidR="00F428B4" w:rsidRDefault="00F428B4" w:rsidP="00397F27">
      <w:pPr>
        <w:rPr>
          <w:vertAlign w:val="superscript"/>
        </w:rPr>
      </w:pPr>
    </w:p>
    <w:p w14:paraId="33283D13" w14:textId="268A9DBF" w:rsidR="00F428B4" w:rsidRPr="00F428B4" w:rsidRDefault="00F428B4" w:rsidP="00397F27">
      <w:r w:rsidRPr="00F428B4">
        <w:rPr>
          <w:vertAlign w:val="superscript"/>
        </w:rPr>
        <w:t>*</w:t>
      </w:r>
      <w:r w:rsidRPr="00F428B4">
        <w:t>Corresponding Author</w:t>
      </w:r>
    </w:p>
    <w:p w14:paraId="176BE079" w14:textId="42681501" w:rsidR="4A5D744D" w:rsidRDefault="4A5D744D" w:rsidP="00397F27"/>
    <w:p w14:paraId="16AE402B" w14:textId="01DF50ED" w:rsidR="00E36856" w:rsidRPr="00130A98" w:rsidRDefault="0C5CD912" w:rsidP="00397F27">
      <w:r w:rsidRPr="0C5CD912">
        <w:t>1. Division of Public Health Surveillance and Response, National Institute for Communicable Disease, a division of National Health Laboratory Service, Johannesburg, South Africa</w:t>
      </w:r>
    </w:p>
    <w:p w14:paraId="5B81C915" w14:textId="3D1C4341" w:rsidR="00617158" w:rsidRPr="007E4694" w:rsidRDefault="0C5CD912" w:rsidP="00397F27">
      <w:r w:rsidRPr="007E4694">
        <w:t>2. Poisons Information Centre, Room 411 ICH Building, Red Cross War Memorial Children’s Hospital, Klipfontein Road, Rondebosch, Cape Town &amp; Department of Paediatrics and Child Health, Faculty of Health Sciences, University of Cape, South Africa</w:t>
      </w:r>
    </w:p>
    <w:p w14:paraId="67B130CB" w14:textId="77777777" w:rsidR="007E4694" w:rsidRDefault="00316C49" w:rsidP="00397F27">
      <w:r w:rsidRPr="007E4694">
        <w:t xml:space="preserve">3. </w:t>
      </w:r>
      <w:r w:rsidR="007E4694" w:rsidRPr="007E4694">
        <w:rPr>
          <w:rFonts w:eastAsiaTheme="minorHAnsi"/>
          <w:lang w:val="en-GB" w:eastAsia="en-US"/>
        </w:rPr>
        <w:t xml:space="preserve">Burden of Disease Research Unit, South African Medical Research Council; </w:t>
      </w:r>
    </w:p>
    <w:p w14:paraId="3F2181A4" w14:textId="77777777" w:rsidR="007E4694" w:rsidRDefault="007E4694" w:rsidP="00397F27">
      <w:pPr>
        <w:rPr>
          <w:rFonts w:eastAsiaTheme="minorHAnsi"/>
          <w:lang w:val="en-GB" w:eastAsia="en-US"/>
        </w:rPr>
      </w:pPr>
      <w:r>
        <w:t xml:space="preserve">4. </w:t>
      </w:r>
      <w:r w:rsidRPr="007E4694">
        <w:rPr>
          <w:rFonts w:eastAsiaTheme="minorHAnsi"/>
          <w:lang w:val="en-GB" w:eastAsia="en-US"/>
        </w:rPr>
        <w:t>School of Public Health and Family Medicine, Faculty of Health Sciences, University of Cape Town;</w:t>
      </w:r>
    </w:p>
    <w:p w14:paraId="789109B3" w14:textId="2FD2EC83" w:rsidR="007E4694" w:rsidRPr="007E4694" w:rsidRDefault="007E4694" w:rsidP="00397F27">
      <w:r>
        <w:rPr>
          <w:rFonts w:eastAsiaTheme="minorHAnsi"/>
          <w:lang w:val="en-GB" w:eastAsia="en-US"/>
        </w:rPr>
        <w:t xml:space="preserve">5. </w:t>
      </w:r>
      <w:r w:rsidRPr="007E4694">
        <w:rPr>
          <w:rFonts w:eastAsiaTheme="minorHAnsi"/>
          <w:lang w:val="en-GB" w:eastAsia="en-US"/>
        </w:rPr>
        <w:t>Institute for Lifecourse Development, University of Greenwich, London, UK</w:t>
      </w:r>
    </w:p>
    <w:p w14:paraId="4BD30AC6" w14:textId="41B20418" w:rsidR="00845ABC" w:rsidRPr="007E4694" w:rsidRDefault="007E4694" w:rsidP="00397F27">
      <w:r>
        <w:t>6</w:t>
      </w:r>
      <w:r w:rsidR="00845ABC" w:rsidRPr="007E4694">
        <w:t>. Division of Chemical Pathology, University of Cape Town, Cape Town, South Africa</w:t>
      </w:r>
    </w:p>
    <w:p w14:paraId="7A512332" w14:textId="7569F49D" w:rsidR="00845ABC" w:rsidRPr="007E4694" w:rsidRDefault="007E4694" w:rsidP="00397F27">
      <w:r>
        <w:t>7</w:t>
      </w:r>
      <w:r w:rsidR="00845ABC" w:rsidRPr="007E4694">
        <w:t xml:space="preserve">. National Health Laboratory Service, Groote Schuur Hospital, Cape Town, South Africa  </w:t>
      </w:r>
    </w:p>
    <w:p w14:paraId="7FCE232B" w14:textId="7E8FA34F" w:rsidR="00316C49" w:rsidRPr="00130A98" w:rsidRDefault="00316C49" w:rsidP="00397F27"/>
    <w:p w14:paraId="79715ADF" w14:textId="1C00EA6F" w:rsidR="0C5CD912" w:rsidRDefault="0C5CD912" w:rsidP="00397F27">
      <w:pPr>
        <w:pStyle w:val="Default"/>
      </w:pPr>
    </w:p>
    <w:p w14:paraId="282566C0" w14:textId="2F523A79" w:rsidR="00921877" w:rsidRDefault="00921877" w:rsidP="00397F27">
      <w:pPr>
        <w:pStyle w:val="Default"/>
      </w:pPr>
    </w:p>
    <w:tbl>
      <w:tblPr>
        <w:tblStyle w:val="TableGrid"/>
        <w:tblW w:w="9377" w:type="dxa"/>
        <w:tblLook w:val="04A0" w:firstRow="1" w:lastRow="0" w:firstColumn="1" w:lastColumn="0" w:noHBand="0" w:noVBand="1"/>
      </w:tblPr>
      <w:tblGrid>
        <w:gridCol w:w="4744"/>
        <w:gridCol w:w="4633"/>
      </w:tblGrid>
      <w:tr w:rsidR="00EA4679" w:rsidRPr="001C63CD" w14:paraId="09AB404C" w14:textId="77777777" w:rsidTr="00EA4679">
        <w:trPr>
          <w:trHeight w:val="300"/>
        </w:trPr>
        <w:tc>
          <w:tcPr>
            <w:tcW w:w="4744" w:type="dxa"/>
            <w:noWrap/>
          </w:tcPr>
          <w:p w14:paraId="3734F41F" w14:textId="24A1601F" w:rsidR="00EA4679" w:rsidRPr="001C63CD" w:rsidRDefault="00EA4679" w:rsidP="00397F27">
            <w:r>
              <w:t>Section</w:t>
            </w:r>
          </w:p>
        </w:tc>
        <w:tc>
          <w:tcPr>
            <w:tcW w:w="4633" w:type="dxa"/>
          </w:tcPr>
          <w:p w14:paraId="05862CB2" w14:textId="7AE472FD" w:rsidR="00EA4679" w:rsidRPr="001C63CD" w:rsidRDefault="00EA4679" w:rsidP="00397F27">
            <w:r>
              <w:t>Words</w:t>
            </w:r>
          </w:p>
        </w:tc>
      </w:tr>
      <w:tr w:rsidR="00EA4679" w:rsidRPr="001C63CD" w14:paraId="3153A98E" w14:textId="77777777" w:rsidTr="00EA4679">
        <w:trPr>
          <w:trHeight w:val="300"/>
        </w:trPr>
        <w:tc>
          <w:tcPr>
            <w:tcW w:w="4744" w:type="dxa"/>
            <w:noWrap/>
            <w:hideMark/>
          </w:tcPr>
          <w:p w14:paraId="09CE5511" w14:textId="613A5A4B" w:rsidR="00EA4679" w:rsidRPr="001C63CD" w:rsidRDefault="00EA4679" w:rsidP="00397F27">
            <w:r>
              <w:t>Abstract</w:t>
            </w:r>
          </w:p>
        </w:tc>
        <w:tc>
          <w:tcPr>
            <w:tcW w:w="4633" w:type="dxa"/>
          </w:tcPr>
          <w:p w14:paraId="4BA21C28" w14:textId="5E9765C2" w:rsidR="00EA4679" w:rsidRPr="001C63CD" w:rsidRDefault="005F5217" w:rsidP="00397F27">
            <w:r>
              <w:t>2</w:t>
            </w:r>
            <w:r w:rsidR="006D7E6D">
              <w:t>61</w:t>
            </w:r>
          </w:p>
        </w:tc>
      </w:tr>
      <w:tr w:rsidR="00EA4679" w:rsidRPr="001C63CD" w14:paraId="7B18BF27" w14:textId="77777777" w:rsidTr="00EA4679">
        <w:trPr>
          <w:trHeight w:val="300"/>
        </w:trPr>
        <w:tc>
          <w:tcPr>
            <w:tcW w:w="4744" w:type="dxa"/>
            <w:noWrap/>
            <w:hideMark/>
          </w:tcPr>
          <w:p w14:paraId="719C8AB1" w14:textId="13E836F5" w:rsidR="00EA4679" w:rsidRPr="001C63CD" w:rsidRDefault="00EA4679" w:rsidP="00397F27">
            <w:r>
              <w:t>Introduction</w:t>
            </w:r>
          </w:p>
        </w:tc>
        <w:tc>
          <w:tcPr>
            <w:tcW w:w="4633" w:type="dxa"/>
          </w:tcPr>
          <w:p w14:paraId="1D81ADE6" w14:textId="57C3418E" w:rsidR="00EA4679" w:rsidRPr="001C63CD" w:rsidRDefault="006D7E6D" w:rsidP="00397F27">
            <w:pPr>
              <w:rPr>
                <w:color w:val="000000"/>
              </w:rPr>
            </w:pPr>
            <w:r>
              <w:t>539</w:t>
            </w:r>
          </w:p>
        </w:tc>
      </w:tr>
      <w:tr w:rsidR="00EA4679" w:rsidRPr="001C63CD" w14:paraId="11EFE4A3" w14:textId="77777777" w:rsidTr="00EA4679">
        <w:trPr>
          <w:trHeight w:val="300"/>
        </w:trPr>
        <w:tc>
          <w:tcPr>
            <w:tcW w:w="4744" w:type="dxa"/>
            <w:noWrap/>
            <w:hideMark/>
          </w:tcPr>
          <w:p w14:paraId="7F6A469B" w14:textId="3073BEB9" w:rsidR="00EA4679" w:rsidRPr="001C63CD" w:rsidRDefault="00EA4679" w:rsidP="00397F27">
            <w:r>
              <w:t>Methodology</w:t>
            </w:r>
          </w:p>
        </w:tc>
        <w:tc>
          <w:tcPr>
            <w:tcW w:w="4633" w:type="dxa"/>
          </w:tcPr>
          <w:p w14:paraId="2B23A9DC" w14:textId="52E6949C" w:rsidR="00EA4679" w:rsidRPr="001C63CD" w:rsidRDefault="006D7E6D" w:rsidP="00397F27">
            <w:r>
              <w:t>579</w:t>
            </w:r>
          </w:p>
        </w:tc>
      </w:tr>
      <w:tr w:rsidR="00EA4679" w:rsidRPr="001C63CD" w14:paraId="3B23B2BA" w14:textId="77777777" w:rsidTr="00EA4679">
        <w:trPr>
          <w:trHeight w:val="300"/>
        </w:trPr>
        <w:tc>
          <w:tcPr>
            <w:tcW w:w="4744" w:type="dxa"/>
            <w:noWrap/>
            <w:hideMark/>
          </w:tcPr>
          <w:p w14:paraId="3B22EBB3" w14:textId="5D6D3F84" w:rsidR="00EA4679" w:rsidRPr="001C63CD" w:rsidRDefault="00EA4679" w:rsidP="00397F27">
            <w:r>
              <w:t>Results</w:t>
            </w:r>
            <w:r w:rsidR="001C7B66">
              <w:t xml:space="preserve"> (excl</w:t>
            </w:r>
            <w:r w:rsidR="005F5217">
              <w:t>.</w:t>
            </w:r>
            <w:r w:rsidR="001C7B66">
              <w:t xml:space="preserve"> </w:t>
            </w:r>
            <w:r w:rsidR="005F5217">
              <w:t>tables and figu</w:t>
            </w:r>
            <w:r w:rsidR="008479C0">
              <w:t>r</w:t>
            </w:r>
            <w:r w:rsidR="005F5217">
              <w:t>es</w:t>
            </w:r>
            <w:r w:rsidR="001C7B66">
              <w:t>)</w:t>
            </w:r>
          </w:p>
        </w:tc>
        <w:tc>
          <w:tcPr>
            <w:tcW w:w="4633" w:type="dxa"/>
          </w:tcPr>
          <w:p w14:paraId="45B90B7E" w14:textId="00ADBDE3" w:rsidR="00EA4679" w:rsidRPr="001C63CD" w:rsidRDefault="006D7E6D" w:rsidP="00397F27">
            <w:r>
              <w:t>443</w:t>
            </w:r>
          </w:p>
        </w:tc>
      </w:tr>
      <w:tr w:rsidR="00EA4679" w:rsidRPr="001C63CD" w14:paraId="7F77D026" w14:textId="77777777" w:rsidTr="00EA4679">
        <w:trPr>
          <w:trHeight w:val="300"/>
        </w:trPr>
        <w:tc>
          <w:tcPr>
            <w:tcW w:w="4744" w:type="dxa"/>
            <w:noWrap/>
            <w:hideMark/>
          </w:tcPr>
          <w:p w14:paraId="638C55EC" w14:textId="4C8B2D19" w:rsidR="00EA4679" w:rsidRPr="001C63CD" w:rsidRDefault="00EA4679" w:rsidP="00397F27">
            <w:r>
              <w:t>Discussion</w:t>
            </w:r>
            <w:r w:rsidR="00DA1B83">
              <w:t xml:space="preserve"> (with recommendations)</w:t>
            </w:r>
          </w:p>
        </w:tc>
        <w:tc>
          <w:tcPr>
            <w:tcW w:w="4633" w:type="dxa"/>
          </w:tcPr>
          <w:p w14:paraId="19C91C19" w14:textId="77DB6CB4" w:rsidR="00EA4679" w:rsidRPr="001C63CD" w:rsidRDefault="00D93A55" w:rsidP="00397F27">
            <w:r>
              <w:t>1182</w:t>
            </w:r>
          </w:p>
        </w:tc>
      </w:tr>
      <w:tr w:rsidR="00EA4679" w:rsidRPr="001C63CD" w14:paraId="03E28FC1" w14:textId="77777777" w:rsidTr="00EA4679">
        <w:trPr>
          <w:trHeight w:val="300"/>
        </w:trPr>
        <w:tc>
          <w:tcPr>
            <w:tcW w:w="4744" w:type="dxa"/>
            <w:noWrap/>
            <w:hideMark/>
          </w:tcPr>
          <w:p w14:paraId="32794801" w14:textId="4A9613A5" w:rsidR="00EA4679" w:rsidRPr="001C63CD" w:rsidRDefault="00EA4679" w:rsidP="00397F27">
            <w:r>
              <w:t>Conclusion</w:t>
            </w:r>
          </w:p>
        </w:tc>
        <w:tc>
          <w:tcPr>
            <w:tcW w:w="4633" w:type="dxa"/>
          </w:tcPr>
          <w:p w14:paraId="71CC0E20" w14:textId="0B01B61D" w:rsidR="00EA4679" w:rsidRPr="001C63CD" w:rsidRDefault="00835F35" w:rsidP="00397F27">
            <w:r>
              <w:t>11</w:t>
            </w:r>
            <w:r w:rsidR="006D7E6D">
              <w:t>3</w:t>
            </w:r>
          </w:p>
        </w:tc>
      </w:tr>
      <w:tr w:rsidR="00EA4679" w:rsidRPr="001C63CD" w14:paraId="2C3BFF93" w14:textId="77777777" w:rsidTr="00EA4679">
        <w:trPr>
          <w:trHeight w:val="300"/>
        </w:trPr>
        <w:tc>
          <w:tcPr>
            <w:tcW w:w="4744" w:type="dxa"/>
            <w:noWrap/>
            <w:hideMark/>
          </w:tcPr>
          <w:p w14:paraId="25B19E0E" w14:textId="00D1EB40" w:rsidR="00EA4679" w:rsidRPr="00835F35" w:rsidRDefault="00835F35" w:rsidP="00397F27">
            <w:r w:rsidRPr="00835F35">
              <w:t>Total</w:t>
            </w:r>
            <w:r w:rsidR="005F5217">
              <w:t xml:space="preserve"> (excl. abstract)</w:t>
            </w:r>
          </w:p>
        </w:tc>
        <w:tc>
          <w:tcPr>
            <w:tcW w:w="4633" w:type="dxa"/>
          </w:tcPr>
          <w:p w14:paraId="2A0948BE" w14:textId="68DDC012" w:rsidR="00EA4679" w:rsidRPr="00835F35" w:rsidRDefault="00086E46" w:rsidP="00397F27">
            <w:r>
              <w:t>2856</w:t>
            </w:r>
          </w:p>
        </w:tc>
      </w:tr>
    </w:tbl>
    <w:p w14:paraId="7F35B7EA" w14:textId="77777777" w:rsidR="00232CA9" w:rsidRDefault="00232CA9" w:rsidP="00397F27">
      <w:pPr>
        <w:rPr>
          <w:rFonts w:eastAsiaTheme="majorEastAsia"/>
          <w:lang w:val="en-US" w:eastAsia="en-US"/>
        </w:rPr>
      </w:pPr>
      <w:r>
        <w:rPr>
          <w:rFonts w:eastAsiaTheme="majorEastAsia"/>
          <w:lang w:val="en-US" w:eastAsia="en-US"/>
        </w:rPr>
        <w:br w:type="page"/>
      </w:r>
    </w:p>
    <w:p w14:paraId="113D47C0" w14:textId="477004A1" w:rsidR="00EC7A21" w:rsidRDefault="0C5CD912" w:rsidP="00397F27">
      <w:pPr>
        <w:pStyle w:val="Heading1"/>
      </w:pPr>
      <w:bookmarkStart w:id="2" w:name="_Toc205277243"/>
      <w:r w:rsidRPr="001C63CD">
        <w:lastRenderedPageBreak/>
        <w:t>Summary</w:t>
      </w:r>
      <w:bookmarkEnd w:id="2"/>
      <w:r w:rsidRPr="001C63CD">
        <w:t xml:space="preserve"> </w:t>
      </w:r>
    </w:p>
    <w:p w14:paraId="3F82D642" w14:textId="2BAB1657" w:rsidR="0076681B" w:rsidRDefault="00D93A55" w:rsidP="00397F27">
      <w:pPr>
        <w:rPr>
          <w:lang w:val="en-GB"/>
        </w:rPr>
      </w:pPr>
      <w:r>
        <w:rPr>
          <w:lang w:val="en-GB"/>
        </w:rPr>
        <w:t>(2</w:t>
      </w:r>
      <w:r w:rsidR="001C3E0B">
        <w:rPr>
          <w:lang w:val="en-GB"/>
        </w:rPr>
        <w:t>9</w:t>
      </w:r>
      <w:r>
        <w:rPr>
          <w:lang w:val="en-GB"/>
        </w:rPr>
        <w:t>1 words)</w:t>
      </w:r>
    </w:p>
    <w:p w14:paraId="2333AF84" w14:textId="178DC81A" w:rsidR="00F876A1" w:rsidRDefault="00F876A1" w:rsidP="00397F27">
      <w:r w:rsidRPr="0076681B">
        <w:rPr>
          <w:b/>
          <w:bCs/>
        </w:rPr>
        <w:t>Background:</w:t>
      </w:r>
      <w:r w:rsidRPr="0076681B">
        <w:t xml:space="preserve"> Highly hazardous pesticides (HHPs) </w:t>
      </w:r>
      <w:r>
        <w:t>gained media attention after being associated with</w:t>
      </w:r>
      <w:r w:rsidRPr="0076681B">
        <w:t xml:space="preserve"> </w:t>
      </w:r>
      <w:r w:rsidR="00A61B08">
        <w:t xml:space="preserve">deaths of </w:t>
      </w:r>
      <w:r w:rsidRPr="0076681B">
        <w:t>six child</w:t>
      </w:r>
      <w:r w:rsidR="00A61B08">
        <w:t>ren</w:t>
      </w:r>
      <w:r w:rsidRPr="0076681B">
        <w:t xml:space="preserve"> in Soweto (October 2024).</w:t>
      </w:r>
      <w:r>
        <w:t xml:space="preserve"> This paper aims t</w:t>
      </w:r>
      <w:r w:rsidRPr="0076681B">
        <w:t xml:space="preserve">o describe the epidemiology of pesticide poisonings in South Africa (2020–2024) using multiple routine data sources </w:t>
      </w:r>
      <w:r>
        <w:t>to</w:t>
      </w:r>
      <w:r w:rsidRPr="0076681B">
        <w:t xml:space="preserve"> identify </w:t>
      </w:r>
      <w:r>
        <w:t>public health actions</w:t>
      </w:r>
      <w:r w:rsidRPr="0076681B">
        <w:t xml:space="preserve"> for surveillance </w:t>
      </w:r>
      <w:r>
        <w:t>strengthening activities</w:t>
      </w:r>
      <w:r w:rsidRPr="0076681B">
        <w:t>.</w:t>
      </w:r>
    </w:p>
    <w:p w14:paraId="455565FA" w14:textId="66BEB92D" w:rsidR="001C3E0B" w:rsidRPr="001C3E0B" w:rsidRDefault="001C3E0B" w:rsidP="00397F27">
      <w:pPr>
        <w:rPr>
          <w:b/>
          <w:bCs/>
        </w:rPr>
      </w:pPr>
      <w:r>
        <w:rPr>
          <w:b/>
          <w:bCs/>
        </w:rPr>
        <w:t xml:space="preserve">Objectives: </w:t>
      </w:r>
      <w:r>
        <w:t>To describe patterns of pesticide poisoning in South Africa (2020–2024) by triangulating routine surveillance, poison-centre and laboratory data, and to identify priority actions for surveillance strengthening and prevention.</w:t>
      </w:r>
    </w:p>
    <w:p w14:paraId="10E11E3E" w14:textId="31242357" w:rsidR="00F876A1" w:rsidRPr="0076681B" w:rsidRDefault="00F876A1" w:rsidP="00397F27">
      <w:r w:rsidRPr="0076681B">
        <w:rPr>
          <w:b/>
          <w:bCs/>
        </w:rPr>
        <w:t>Methods:</w:t>
      </w:r>
      <w:r w:rsidRPr="0076681B">
        <w:t xml:space="preserve"> We conducted a descriptive analysis of (i) Notifiable Medical Conditions (NMC) notifications of agricultural</w:t>
      </w:r>
      <w:r w:rsidR="00167A23">
        <w:t xml:space="preserve"> </w:t>
      </w:r>
      <w:r w:rsidR="00875961">
        <w:t xml:space="preserve">or </w:t>
      </w:r>
      <w:r w:rsidRPr="0076681B">
        <w:t xml:space="preserve">stock-remedy poisoning, (ii) Poison Information Helpline (PIH) clinician calls, and (iii) National Health Laboratory Service </w:t>
      </w:r>
      <w:r w:rsidR="008479C0">
        <w:t>butyrylcholinesterase</w:t>
      </w:r>
      <w:r w:rsidRPr="0076681B">
        <w:t xml:space="preserve"> (BChE) tests. Incidence was calculated using Statistics South Africa mid-year population estimates </w:t>
      </w:r>
      <w:r>
        <w:t>and standardised population weights</w:t>
      </w:r>
      <w:r w:rsidRPr="0076681B">
        <w:t>. Temporal patterns and provincial heterogeneity were assessed; PIH call circumstances (accidental vs self-harm) were summarised.</w:t>
      </w:r>
    </w:p>
    <w:p w14:paraId="2751E859" w14:textId="327F69B4" w:rsidR="00F876A1" w:rsidRPr="0076681B" w:rsidRDefault="00F876A1" w:rsidP="00397F27">
      <w:r w:rsidRPr="0076681B">
        <w:rPr>
          <w:b/>
          <w:bCs/>
        </w:rPr>
        <w:t>Results:</w:t>
      </w:r>
      <w:r w:rsidRPr="0076681B">
        <w:t xml:space="preserve"> From 2020–2024, NMC recorded 3 457 notifications (~</w:t>
      </w:r>
      <w:r w:rsidR="006B57E6">
        <w:t>690</w:t>
      </w:r>
      <w:r w:rsidRPr="0076681B">
        <w:t xml:space="preserve">/year). Notifications and PIH calls rose year-on-year with peaks in September–November. </w:t>
      </w:r>
      <w:r w:rsidR="00B736D7">
        <w:t>The</w:t>
      </w:r>
      <w:r w:rsidR="00A32D65">
        <w:t xml:space="preserve"> highest Age</w:t>
      </w:r>
      <w:r w:rsidR="009817F7">
        <w:t>-</w:t>
      </w:r>
      <w:r w:rsidR="00A32D65">
        <w:t xml:space="preserve">Standardised </w:t>
      </w:r>
      <w:r w:rsidR="007410F2">
        <w:t xml:space="preserve">(ASR) </w:t>
      </w:r>
      <w:r w:rsidR="00A32D65">
        <w:t xml:space="preserve">rate </w:t>
      </w:r>
      <w:r w:rsidR="009F7DFA">
        <w:t xml:space="preserve">per 100 000 person-years </w:t>
      </w:r>
      <w:r w:rsidR="009817F7">
        <w:t>in BChE</w:t>
      </w:r>
      <w:r w:rsidR="00960F6D">
        <w:t xml:space="preserve"> (0.</w:t>
      </w:r>
      <w:r w:rsidR="00393BAC">
        <w:t>46 95%CI 0.422-0.491)</w:t>
      </w:r>
      <w:r w:rsidR="009817F7">
        <w:t xml:space="preserve"> and NMC </w:t>
      </w:r>
      <w:r w:rsidR="00393BAC">
        <w:t>(</w:t>
      </w:r>
      <w:r w:rsidR="009F7DFA">
        <w:t>0.19 95% Ci</w:t>
      </w:r>
      <w:r w:rsidR="009F7DFA" w:rsidRPr="000C791D">
        <w:t xml:space="preserve"> </w:t>
      </w:r>
      <w:r w:rsidR="000C791D" w:rsidRPr="000C791D">
        <w:rPr>
          <w:rFonts w:eastAsia="Helvetica"/>
          <w:color w:val="000000"/>
          <w:szCs w:val="20"/>
          <w:lang w:val="en-GB"/>
        </w:rPr>
        <w:t>0.171-0.216</w:t>
      </w:r>
      <w:r w:rsidR="009F7DFA">
        <w:t xml:space="preserve">) </w:t>
      </w:r>
      <w:r w:rsidR="009817F7">
        <w:t>cases was among females age 15-19 years</w:t>
      </w:r>
      <w:r w:rsidRPr="0076681B">
        <w:t>.</w:t>
      </w:r>
      <w:r w:rsidR="00B46F5A">
        <w:t xml:space="preserve"> A significant burden also exists among </w:t>
      </w:r>
      <w:commentRangeStart w:id="3"/>
      <w:r w:rsidR="007410F2">
        <w:t>children age</w:t>
      </w:r>
      <w:r w:rsidR="00DF5DEA">
        <w:t>d</w:t>
      </w:r>
      <w:commentRangeEnd w:id="3"/>
      <w:r w:rsidR="003D50FD">
        <w:rPr>
          <w:rStyle w:val="CommentReference"/>
          <w:sz w:val="24"/>
          <w:szCs w:val="24"/>
        </w:rPr>
        <w:commentReference w:id="3"/>
      </w:r>
      <w:r w:rsidR="007410F2">
        <w:t xml:space="preserve"> 0-1</w:t>
      </w:r>
      <w:r w:rsidR="00E95F81">
        <w:t xml:space="preserve"> (ASR</w:t>
      </w:r>
      <w:r w:rsidR="00BA63AB">
        <w:t xml:space="preserve"> for from NMC  </w:t>
      </w:r>
      <w:r w:rsidR="00F828D6">
        <w:t xml:space="preserve">0.18 </w:t>
      </w:r>
      <w:commentRangeStart w:id="4"/>
      <w:commentRangeStart w:id="5"/>
      <w:commentRangeEnd w:id="4"/>
      <w:r w:rsidR="00F828D6">
        <w:rPr>
          <w:rStyle w:val="CommentReference"/>
          <w:sz w:val="24"/>
          <w:szCs w:val="24"/>
        </w:rPr>
        <w:commentReference w:id="4"/>
      </w:r>
      <w:commentRangeEnd w:id="5"/>
      <w:r w:rsidR="00F828D6">
        <w:rPr>
          <w:rStyle w:val="CommentReference"/>
          <w:sz w:val="24"/>
          <w:szCs w:val="24"/>
        </w:rPr>
        <w:commentReference w:id="5"/>
      </w:r>
      <w:r w:rsidR="00F828D6">
        <w:t xml:space="preserve">95% CI </w:t>
      </w:r>
      <w:r w:rsidR="00F828D6" w:rsidRPr="007276E1">
        <w:rPr>
          <w:lang w:val="en-GB"/>
        </w:rPr>
        <w:t>0.156-0.198</w:t>
      </w:r>
      <w:r w:rsidR="00F828D6">
        <w:rPr>
          <w:lang w:val="en-GB"/>
        </w:rPr>
        <w:t>)</w:t>
      </w:r>
      <w:r w:rsidR="00BA63AB">
        <w:rPr>
          <w:lang w:val="en-GB"/>
        </w:rPr>
        <w:t>.</w:t>
      </w:r>
      <w:r w:rsidR="00DF5DEA">
        <w:t xml:space="preserve"> </w:t>
      </w:r>
      <w:r w:rsidRPr="0076681B">
        <w:t>Among PIH calls, 99% of exposures in children &lt;6 years were accidental, while 91% in adolescents (13–19 years) were</w:t>
      </w:r>
      <w:r w:rsidR="00AC4E2A">
        <w:t xml:space="preserve"> reported</w:t>
      </w:r>
      <w:r w:rsidRPr="0076681B">
        <w:t xml:space="preserve"> intentional self-harm. Marked provincial differences were observed across data sources and in the proportion of severe BChE inhibition.</w:t>
      </w:r>
    </w:p>
    <w:p w14:paraId="0C4B5E2D" w14:textId="6FF542F7" w:rsidR="00F876A1" w:rsidRPr="0076681B" w:rsidRDefault="00F876A1" w:rsidP="00397F27">
      <w:r w:rsidRPr="0076681B">
        <w:rPr>
          <w:b/>
          <w:bCs/>
        </w:rPr>
        <w:t>Conclusion:</w:t>
      </w:r>
      <w:r w:rsidRPr="0076681B">
        <w:t xml:space="preserve"> Pesticide poisonings are endemic in South Africa, with accidental exposures in young children and a pronounced burden of intentional self-harm among adolescent females. Priority actions include strengthened environmental health services, tighter control of </w:t>
      </w:r>
      <w:r>
        <w:t>pesticide</w:t>
      </w:r>
      <w:r w:rsidRPr="0076681B">
        <w:t xml:space="preserve"> availability, targeted mental-health interventions, and enhanced surveillance</w:t>
      </w:r>
      <w:r>
        <w:t xml:space="preserve"> - </w:t>
      </w:r>
      <w:r w:rsidRPr="0076681B">
        <w:t xml:space="preserve">particularly integrated, laboratory-linked NMC reporting and </w:t>
      </w:r>
      <w:ins w:id="6" w:author="Leslie London" w:date="2026-03-21T11:24:00Z" w16du:dateUtc="2026-03-21T09:24:00Z">
        <w:r w:rsidR="003D50FD">
          <w:t>supplemented by st</w:t>
        </w:r>
      </w:ins>
      <w:ins w:id="7" w:author="Leslie London" w:date="2026-03-21T11:25:00Z" w16du:dateUtc="2026-03-21T09:25:00Z">
        <w:r w:rsidR="003D50FD">
          <w:t xml:space="preserve">rengthened </w:t>
        </w:r>
      </w:ins>
      <w:r w:rsidRPr="0076681B">
        <w:t>mortality surveillance</w:t>
      </w:r>
      <w:del w:id="8" w:author="Leslie London" w:date="2026-03-21T11:25:00Z" w16du:dateUtc="2026-03-21T09:25:00Z">
        <w:r w:rsidDel="003D50FD">
          <w:delText xml:space="preserve"> strengthening</w:delText>
        </w:r>
      </w:del>
      <w:r w:rsidRPr="0076681B">
        <w:t>.</w:t>
      </w:r>
      <w:r w:rsidR="004A3217" w:rsidRPr="0076681B">
        <w:t xml:space="preserve"> </w:t>
      </w:r>
    </w:p>
    <w:p w14:paraId="23B7A97F" w14:textId="77777777" w:rsidR="0076681B" w:rsidRPr="0076681B" w:rsidRDefault="0076681B" w:rsidP="00397F27">
      <w:pPr>
        <w:rPr>
          <w:lang w:val="en-GB"/>
        </w:rPr>
      </w:pPr>
    </w:p>
    <w:p w14:paraId="2EDF6365" w14:textId="63A531B5" w:rsidR="008E4903" w:rsidRPr="001C63CD" w:rsidRDefault="008E4903" w:rsidP="00397F27">
      <w:r w:rsidRPr="001C63CD">
        <w:br w:type="page"/>
      </w:r>
    </w:p>
    <w:p w14:paraId="60E4030A" w14:textId="4B08E253" w:rsidR="00943EF8" w:rsidRDefault="4A5D744D" w:rsidP="00397F27">
      <w:pPr>
        <w:pStyle w:val="Heading1"/>
      </w:pPr>
      <w:bookmarkStart w:id="9" w:name="_Toc205277244"/>
      <w:r w:rsidRPr="001C63CD">
        <w:lastRenderedPageBreak/>
        <w:t>Introduction</w:t>
      </w:r>
      <w:bookmarkEnd w:id="9"/>
    </w:p>
    <w:p w14:paraId="25465FA2" w14:textId="3453A2E6" w:rsidR="00EC7A21" w:rsidRPr="00EC7A21" w:rsidRDefault="00921877" w:rsidP="00397F27">
      <w:pPr>
        <w:rPr>
          <w:lang w:val="en-GB"/>
        </w:rPr>
      </w:pPr>
      <w:r>
        <w:rPr>
          <w:lang w:val="en-GB"/>
        </w:rPr>
        <w:t>(</w:t>
      </w:r>
      <w:r w:rsidR="006D7E6D">
        <w:rPr>
          <w:lang w:val="en-GB"/>
        </w:rPr>
        <w:t>539</w:t>
      </w:r>
      <w:r>
        <w:rPr>
          <w:lang w:val="en-GB"/>
        </w:rPr>
        <w:t xml:space="preserve"> words)</w:t>
      </w:r>
    </w:p>
    <w:p w14:paraId="312DA325" w14:textId="4EDB20F4" w:rsidR="00A7772A" w:rsidRDefault="00ED38DE" w:rsidP="00397F27">
      <w:r w:rsidRPr="001C63CD">
        <w:t>South Africa</w:t>
      </w:r>
      <w:r w:rsidR="00F80F2C">
        <w:t xml:space="preserve"> (SA)</w:t>
      </w:r>
      <w:r w:rsidRPr="001C63CD">
        <w:t xml:space="preserve"> ha</w:t>
      </w:r>
      <w:r w:rsidR="00A7772A">
        <w:t xml:space="preserve">s recently experienced </w:t>
      </w:r>
      <w:r w:rsidRPr="001C63CD">
        <w:t xml:space="preserve">increased media attention </w:t>
      </w:r>
      <w:r w:rsidR="00A7772A">
        <w:t xml:space="preserve">as a result of </w:t>
      </w:r>
      <w:r w:rsidR="00502CB4">
        <w:t>six</w:t>
      </w:r>
      <w:r w:rsidR="00A7772A">
        <w:t xml:space="preserve"> children dying</w:t>
      </w:r>
      <w:r w:rsidRPr="001C63CD">
        <w:t xml:space="preserve"> in Soweto</w:t>
      </w:r>
      <w:r w:rsidR="00A7772A">
        <w:t xml:space="preserve"> in </w:t>
      </w:r>
      <w:r w:rsidR="00A7772A" w:rsidRPr="00397F27">
        <w:t>October 2024</w:t>
      </w:r>
      <w:r w:rsidRPr="00397F27">
        <w:t xml:space="preserve"> </w:t>
      </w:r>
      <w:r w:rsidR="009B51B3" w:rsidRPr="00397F27">
        <w:t xml:space="preserve">in an incident </w:t>
      </w:r>
      <w:r w:rsidRPr="00397F27">
        <w:t>that w</w:t>
      </w:r>
      <w:r w:rsidR="00A7772A" w:rsidRPr="00397F27">
        <w:t>as</w:t>
      </w:r>
      <w:r w:rsidRPr="00397F27">
        <w:t xml:space="preserve"> linked to exposure to </w:t>
      </w:r>
      <w:r w:rsidR="00A61B08" w:rsidRPr="00397F27">
        <w:t xml:space="preserve">terbufos, </w:t>
      </w:r>
      <w:r w:rsidRPr="00397F27">
        <w:t>an organophosphate</w:t>
      </w:r>
      <w:r w:rsidR="00A7772A" w:rsidRPr="00397F27">
        <w:t xml:space="preserve"> insecticide</w:t>
      </w:r>
      <w:r w:rsidR="00592255" w:rsidRPr="00397F27">
        <w:t>.</w:t>
      </w:r>
      <w:r w:rsidR="00F12F06" w:rsidRPr="00397F27">
        <w:t xml:space="preserve"> Terbufos is a</w:t>
      </w:r>
      <w:r w:rsidR="00A7772A" w:rsidRPr="00397F27">
        <w:t>n organophosphate pesticide classified as Extremely hazardous (Class 1a) by the World Health Organisation</w:t>
      </w:r>
      <w:r w:rsidR="00C20E99" w:rsidRPr="00397F27">
        <w:t xml:space="preserve"> (WHO)</w:t>
      </w:r>
      <w:r w:rsidR="00A7772A" w:rsidRPr="00397F27">
        <w:t xml:space="preserve">. Under </w:t>
      </w:r>
      <w:r w:rsidR="0024055E" w:rsidRPr="00397F27">
        <w:t xml:space="preserve">the National Health Act and its regulations, pesticide poisoning </w:t>
      </w:r>
      <w:r w:rsidR="00F80F2C" w:rsidRPr="00397F27">
        <w:t>[</w:t>
      </w:r>
      <w:r w:rsidR="0024055E" w:rsidRPr="00397F27">
        <w:t xml:space="preserve">or </w:t>
      </w:r>
      <w:r w:rsidR="00F12F06" w:rsidRPr="00397F27">
        <w:t>Agricultural or Stock-Remedy Poisoning</w:t>
      </w:r>
      <w:r w:rsidR="001C63CD" w:rsidRPr="00397F27">
        <w:t xml:space="preserve"> (ASRP)</w:t>
      </w:r>
      <w:r w:rsidR="00F80F2C" w:rsidRPr="00397F27">
        <w:t>]</w:t>
      </w:r>
      <w:r w:rsidR="009B51B3" w:rsidRPr="00397F27">
        <w:t xml:space="preserve">, </w:t>
      </w:r>
      <w:r w:rsidR="00A7772A" w:rsidRPr="00397F27">
        <w:t xml:space="preserve">is </w:t>
      </w:r>
      <w:r w:rsidR="00F12F06" w:rsidRPr="00397F27">
        <w:t>now a Category 1 Notifiable Medical Condition</w:t>
      </w:r>
      <w:r w:rsidR="00C20E99" w:rsidRPr="00397F27">
        <w:t xml:space="preserve"> (NMC)</w:t>
      </w:r>
      <w:r w:rsidR="00F12F06" w:rsidRPr="00397F27">
        <w:t>,</w:t>
      </w:r>
      <w:r w:rsidRPr="00397F27">
        <w:t xml:space="preserve"> requiring immediate notification. </w:t>
      </w:r>
      <w:r w:rsidR="00F876A1" w:rsidRPr="00397F27">
        <w:t>The most highly toxic pesticides are the targets of a</w:t>
      </w:r>
      <w:ins w:id="10" w:author="Leslie London" w:date="2026-03-20T18:20:00Z" w16du:dateUtc="2026-03-20T16:20:00Z">
        <w:r w:rsidR="00015883">
          <w:t xml:space="preserve"> joint</w:t>
        </w:r>
      </w:ins>
      <w:del w:id="11" w:author="Leslie London" w:date="2026-03-20T18:20:00Z" w16du:dateUtc="2026-03-20T16:20:00Z">
        <w:r w:rsidR="00F876A1" w:rsidRPr="00397F27" w:rsidDel="00015883">
          <w:delText>n</w:delText>
        </w:r>
      </w:del>
      <w:r w:rsidR="00F876A1" w:rsidRPr="00397F27">
        <w:t xml:space="preserve"> Food and Agricultural</w:t>
      </w:r>
      <w:r w:rsidR="00F876A1">
        <w:t xml:space="preserve"> Organization World Health Organization (FAO/WHO) </w:t>
      </w:r>
      <w:r w:rsidR="00A7772A">
        <w:t xml:space="preserve">programme to eliminate </w:t>
      </w:r>
      <w:r w:rsidR="00A7772A" w:rsidRPr="001C63CD">
        <w:t>highly hazardous pesticide (HHP</w:t>
      </w:r>
      <w:r w:rsidR="00A7772A">
        <w:t>s</w:t>
      </w:r>
      <w:r w:rsidR="00A7772A" w:rsidRPr="001C63CD">
        <w:t xml:space="preserve">) </w:t>
      </w:r>
      <w:r w:rsidR="00A7772A">
        <w:t>as a strategy to reduce human harms and protect the environment</w:t>
      </w:r>
      <w:r w:rsidR="00F876A1">
        <w:fldChar w:fldCharType="begin"/>
      </w:r>
      <w:r w:rsidR="00280E38">
        <w:instrText xml:space="preserve"> ADDIN ZOTERO_ITEM CSL_CITATION {"citationID":"9EAz7L4r","properties":{"formattedCitation":"(1)","plainCitation":"(1)","noteIndex":0},"citationItems":[{"id":1785,"uris":["http://zotero.org/users/9454588/items/5GX9BFSB"],"itemData":{"id":1785,"type":"document","publisher":"FAO and WHO","title":"Detoxifying agriculture and health from highly hazardous pesticides - A call for action","URL":"https://www.who.int/publications/i/item/9789241517065","author":[{"family":"FAO and WHO","given":""}],"issued":{"date-parts":[["2019"]]},"citation-key":"faoandwho2019DetoxifyingAgricultureHealth"}}],"schema":"https://github.com/citation-style-language/schema/raw/master/csl-citation.json"} </w:instrText>
      </w:r>
      <w:r w:rsidR="00F876A1">
        <w:fldChar w:fldCharType="separate"/>
      </w:r>
      <w:r w:rsidR="00280E38">
        <w:rPr>
          <w:noProof/>
        </w:rPr>
        <w:t>(1)</w:t>
      </w:r>
      <w:r w:rsidR="00F876A1">
        <w:fldChar w:fldCharType="end"/>
      </w:r>
      <w:r w:rsidR="00A7772A">
        <w:t xml:space="preserve">. </w:t>
      </w:r>
    </w:p>
    <w:p w14:paraId="4B60F542" w14:textId="77777777" w:rsidR="00ED38DE" w:rsidRPr="001C63CD" w:rsidRDefault="00ED38DE" w:rsidP="00397F27"/>
    <w:p w14:paraId="350325C2" w14:textId="5D06E87E" w:rsidR="00E80184" w:rsidRDefault="00A7772A" w:rsidP="00397F27">
      <w:r>
        <w:t xml:space="preserve">Shortcomings in </w:t>
      </w:r>
      <w:r w:rsidR="00F80F2C">
        <w:t>SA’s</w:t>
      </w:r>
      <w:r>
        <w:t xml:space="preserve"> regulatory framework for pesticides have </w:t>
      </w:r>
      <w:commentRangeStart w:id="12"/>
      <w:r>
        <w:t>been previously noted</w:t>
      </w:r>
      <w:r w:rsidR="00156E37">
        <w:fldChar w:fldCharType="begin"/>
      </w:r>
      <w:r w:rsidR="00D54896">
        <w:instrText xml:space="preserve"> ADDIN ZOTERO_ITEM CSL_CITATION {"citationID":"cQ2oHaDn","properties":{"formattedCitation":"(2)","plainCitation":"(2)","noteIndex":0},"citationItems":[{"id":1758,"uris":["http://zotero.org/users/9454588/items/SFCJBT4R"],"itemData":{"id":1758,"type":"article-journal","abstract":"Background Surveillance is a critical public health tool for the control of pesticide poisoning. However, surveillance activities in developing countries are bedevilled by multiple problems, and inferences made from review of flawed data may lead to mistaken policy decisions.\nMethods Results of intensified surveillance from an intervention project in the Western Cape Province of South Africa were compared to the pattern of poisonings reported in routine notifications to the health authorities for a control farming district and in the study district over a 5-year period preceding the study. Intensified surveillance data results were also contrasted with policy approaches based on routine notifications and on Regional Poison Centre reports.\nResults Poisoning rates reported in the study area increased almost 10-fold during the intervention period. Compared to intensified surveillance, hospital and health authority sources greatly underestimate the proportion of cases due to occupational poisoning, and overestimate suicide as a proportional cause. In addition, the risks for women appear underestimated from routine notifications. Assumptions that a lack of awareness is responsible for most poisonings are not borne out by the empirical data when reporting is intensified.\nConclusions Current policy assumptions are faulty, may result in inappropriate blame being attributed to victims and, by relying on information as the main element of education, may shift responsibility onto the individual. Improvements in the surveillance system should aim to restructure the types of data collected, and facilitate intra-governmental and inter-sector collaboration. The culture of monitoring based on report writing must change to one of surveillance that leads to intervention.","container-title":"International Journal of Epidemiology","DOI":"10.1093/ije/30.3.564","ISSN":"14643685","issue":"3","language":"en","page":"564-570","source":"DOI.org (Crossref)","title":"Challenges for improving surveillance for pesticide poisoning: policy implications for developing countries","title-short":"Challenges for improving surveillance for pesticide poisoning","volume":"30","author":[{"family":"London","given":"L."}],"issued":{"date-parts":[["2001",6,1]]},"citation-key":"london2001ChallengesImprovingSurveillance"}}],"schema":"https://github.com/citation-style-language/schema/raw/master/csl-citation.json"} </w:instrText>
      </w:r>
      <w:r w:rsidR="00156E37">
        <w:fldChar w:fldCharType="separate"/>
      </w:r>
      <w:r w:rsidR="00D54896">
        <w:rPr>
          <w:rFonts w:eastAsiaTheme="minorHAnsi"/>
          <w:lang w:val="en-GB" w:eastAsia="en-US"/>
        </w:rPr>
        <w:t>(2)</w:t>
      </w:r>
      <w:r w:rsidR="00156E37">
        <w:fldChar w:fldCharType="end"/>
      </w:r>
      <w:commentRangeEnd w:id="12"/>
      <w:r w:rsidR="00490E7D">
        <w:rPr>
          <w:rStyle w:val="CommentReference"/>
          <w:sz w:val="24"/>
          <w:szCs w:val="24"/>
        </w:rPr>
        <w:commentReference w:id="12"/>
      </w:r>
      <w:r>
        <w:t xml:space="preserve">. </w:t>
      </w:r>
      <w:r w:rsidR="008479C0">
        <w:t xml:space="preserve">The </w:t>
      </w:r>
      <w:r w:rsidR="00FB205C">
        <w:t>principal</w:t>
      </w:r>
      <w:r w:rsidR="008479C0">
        <w:t xml:space="preserve">; </w:t>
      </w:r>
      <w:r>
        <w:t xml:space="preserve">legislation for registering pesticides is more than 7 decades old </w:t>
      </w:r>
      <w:r w:rsidR="00156E37">
        <w:t>(</w:t>
      </w:r>
      <w:r w:rsidR="00F80F2C">
        <w:t xml:space="preserve">Farm Feeds, Agricultural remedies and Stock Remedies Act - </w:t>
      </w:r>
      <w:r w:rsidR="00156E37">
        <w:t>Act No. 36 of 1947)</w:t>
      </w:r>
      <w:r w:rsidR="00F80F2C">
        <w:t>.</w:t>
      </w:r>
      <w:r w:rsidR="00156E37">
        <w:t xml:space="preserve"> </w:t>
      </w:r>
      <w:r w:rsidR="00F80F2C">
        <w:t>The</w:t>
      </w:r>
      <w:r>
        <w:t xml:space="preserve"> </w:t>
      </w:r>
      <w:r w:rsidR="00F80F2C">
        <w:t>broader</w:t>
      </w:r>
      <w:r>
        <w:t xml:space="preserve"> regulatory framework is extremely fragmented with limited </w:t>
      </w:r>
      <w:r w:rsidR="00F80F2C">
        <w:t xml:space="preserve">opportunities for </w:t>
      </w:r>
      <w:r>
        <w:t>public participation</w:t>
      </w:r>
      <w:r w:rsidR="00F80F2C">
        <w:t xml:space="preserve"> and poor</w:t>
      </w:r>
      <w:r>
        <w:t xml:space="preserve"> </w:t>
      </w:r>
      <w:r w:rsidR="00F80F2C">
        <w:t>alignment</w:t>
      </w:r>
      <w:r>
        <w:t xml:space="preserve"> with international best practice.  In recognition of these shortcomings, a Policy Paper was issued by the Department of Agriculture in 2010</w:t>
      </w:r>
      <w:r w:rsidR="00FA4234">
        <w:fldChar w:fldCharType="begin"/>
      </w:r>
      <w:r w:rsidR="00D54896">
        <w:instrText xml:space="preserve"> ADDIN ZOTERO_ITEM CSL_CITATION {"citationID":"VfBV6LMK","properties":{"formattedCitation":"(3)","plainCitation":"(3)","noteIndex":0},"citationItems":[{"id":1766,"uris":["http://zotero.org/users/9454588/items/3BMAKLIF"],"itemData":{"id":1766,"type":"document","language":"en","publisher":"Government Gazzette","source":"Zotero","title":"ADOPTION OF PESTICIDE MANAGEMENT POLICY FOR SOUTH AFRICA","title-short":"Adoption of Pesticide management Policy for South Africa","URL":"https://www.gov.za/sites/default/files/gcis_document/201409/338991120.pdf","accessed":{"date-parts":[["2025",9,23]]},"issued":{"date-parts":[["2010"]]},"citation-key":"2010ADOPTIONPESTICIDEMANAGEMENT"}}],"schema":"https://github.com/citation-style-language/schema/raw/master/csl-citation.json"} </w:instrText>
      </w:r>
      <w:r w:rsidR="00FA4234">
        <w:fldChar w:fldCharType="separate"/>
      </w:r>
      <w:r w:rsidR="00D54896">
        <w:rPr>
          <w:rFonts w:eastAsiaTheme="minorHAnsi"/>
          <w:lang w:val="en-GB" w:eastAsia="en-US"/>
        </w:rPr>
        <w:t>(3)</w:t>
      </w:r>
      <w:r w:rsidR="00FA4234">
        <w:fldChar w:fldCharType="end"/>
      </w:r>
      <w:r w:rsidR="009B51B3">
        <w:t xml:space="preserve"> </w:t>
      </w:r>
      <w:r w:rsidR="00E80184">
        <w:t>but little progress had been made in updating the legislative framework by the time the Soweto poisonings occurred.</w:t>
      </w:r>
    </w:p>
    <w:p w14:paraId="6A4EE842" w14:textId="77777777" w:rsidR="00E80184" w:rsidRDefault="00E80184" w:rsidP="00397F27"/>
    <w:p w14:paraId="2C3A6F93" w14:textId="1DD6E853" w:rsidR="00CE1643" w:rsidRPr="001C63CD" w:rsidRDefault="00E80184" w:rsidP="00397F27">
      <w:pPr>
        <w:rPr>
          <w:color w:val="0D0D0D"/>
          <w:shd w:val="clear" w:color="auto" w:fill="FFFFFF"/>
        </w:rPr>
      </w:pPr>
      <w:r>
        <w:t xml:space="preserve">One challenge for pesticide safety </w:t>
      </w:r>
      <w:r w:rsidR="008479C0">
        <w:t xml:space="preserve">arises in </w:t>
      </w:r>
      <w:r w:rsidR="00CB1E37">
        <w:t>resource-limited</w:t>
      </w:r>
      <w:r w:rsidR="00C80B73">
        <w:t xml:space="preserve"> </w:t>
      </w:r>
      <w:r>
        <w:t>communities across South Africa where</w:t>
      </w:r>
      <w:r w:rsidR="008479C0" w:rsidRPr="008479C0">
        <w:t xml:space="preserve"> </w:t>
      </w:r>
      <w:r w:rsidR="008479C0">
        <w:t>inadequate</w:t>
      </w:r>
      <w:r>
        <w:t xml:space="preserve"> </w:t>
      </w:r>
      <w:r w:rsidR="008479C0">
        <w:t xml:space="preserve">waste </w:t>
      </w:r>
      <w:r>
        <w:t xml:space="preserve">removal and sanitation services </w:t>
      </w:r>
      <w:r w:rsidR="008479C0">
        <w:t>contribute to infestations of rats</w:t>
      </w:r>
      <w:r w:rsidR="00C80B73">
        <w:t>, cockroaches,</w:t>
      </w:r>
      <w:r w:rsidR="008479C0">
        <w:t xml:space="preserve"> and other vermin. In response,</w:t>
      </w:r>
      <w:r>
        <w:t xml:space="preserve"> community members turn to</w:t>
      </w:r>
      <w:r w:rsidR="00F46466">
        <w:t xml:space="preserve"> using</w:t>
      </w:r>
      <w:r>
        <w:t xml:space="preserve"> agricultural pesticides </w:t>
      </w:r>
      <w:r w:rsidR="00F46466">
        <w:t>as</w:t>
      </w:r>
      <w:r>
        <w:t xml:space="preserve"> bait to kill these urban pests. </w:t>
      </w:r>
      <w:r>
        <w:rPr>
          <w:color w:val="0D0D0D"/>
          <w:shd w:val="clear" w:color="auto" w:fill="FFFFFF"/>
        </w:rPr>
        <w:t>I</w:t>
      </w:r>
      <w:r w:rsidR="00BF11DE" w:rsidRPr="001C63CD">
        <w:rPr>
          <w:color w:val="0D0D0D"/>
          <w:shd w:val="clear" w:color="auto" w:fill="FFFFFF"/>
        </w:rPr>
        <w:t>nformal</w:t>
      </w:r>
      <w:r>
        <w:rPr>
          <w:color w:val="0D0D0D"/>
          <w:shd w:val="clear" w:color="auto" w:fill="FFFFFF"/>
        </w:rPr>
        <w:t xml:space="preserve"> markets provide easy access to a range </w:t>
      </w:r>
      <w:r w:rsidR="0071126C">
        <w:rPr>
          <w:color w:val="0D0D0D"/>
          <w:shd w:val="clear" w:color="auto" w:fill="FFFFFF"/>
        </w:rPr>
        <w:t xml:space="preserve">registered or unregistered products, </w:t>
      </w:r>
      <w:r>
        <w:rPr>
          <w:color w:val="0D0D0D"/>
          <w:shd w:val="clear" w:color="auto" w:fill="FFFFFF"/>
        </w:rPr>
        <w:t>intended for agricultural use</w:t>
      </w:r>
      <w:r w:rsidR="00BF11DE" w:rsidRPr="001C63CD">
        <w:rPr>
          <w:color w:val="0D0D0D"/>
          <w:shd w:val="clear" w:color="auto" w:fill="FFFFFF"/>
        </w:rPr>
        <w:t xml:space="preserve">, known as </w:t>
      </w:r>
      <w:r w:rsidR="00CE7B45" w:rsidRPr="001C63CD">
        <w:rPr>
          <w:color w:val="0D0D0D"/>
          <w:shd w:val="clear" w:color="auto" w:fill="FFFFFF"/>
        </w:rPr>
        <w:t>"street pesticides,"</w:t>
      </w:r>
      <w:r w:rsidR="00BF11DE" w:rsidRPr="001C63CD">
        <w:rPr>
          <w:color w:val="0D0D0D"/>
          <w:shd w:val="clear" w:color="auto" w:fill="FFFFFF"/>
        </w:rPr>
        <w:t xml:space="preserve"> </w:t>
      </w:r>
      <w:r>
        <w:rPr>
          <w:color w:val="0D0D0D"/>
          <w:shd w:val="clear" w:color="auto" w:fill="FFFFFF"/>
        </w:rPr>
        <w:t>which include some HHPs</w:t>
      </w:r>
      <w:r w:rsidR="00535B83">
        <w:rPr>
          <w:color w:val="0D0D0D"/>
          <w:shd w:val="clear" w:color="auto" w:fill="FFFFFF"/>
        </w:rPr>
        <w:t xml:space="preserve"> like terbufos</w:t>
      </w:r>
      <w:r w:rsidR="00F876A1">
        <w:rPr>
          <w:color w:val="0D0D0D"/>
          <w:shd w:val="clear" w:color="auto" w:fill="FFFFFF"/>
        </w:rPr>
        <w:fldChar w:fldCharType="begin"/>
      </w:r>
      <w:r w:rsidR="00D54896">
        <w:rPr>
          <w:color w:val="0D0D0D"/>
          <w:shd w:val="clear" w:color="auto" w:fill="FFFFFF"/>
        </w:rPr>
        <w:instrText xml:space="preserve"> ADDIN ZOTERO_ITEM CSL_CITATION {"citationID":"YTst4Sfc","properties":{"formattedCitation":"(4)","plainCitation":"(4)","noteIndex":0},"citationItems":[{"id":1787,"uris":["http://zotero.org/users/9454588/items/8PWRLCPD"],"itemData":{"id":1787,"type":"article-journal","abstract":"South African low-income communities face many challenges (e.g., insufficient housing, poor service delivery, and abject poverty); additionally, a silent challenge of pest infestation plagues these areas resulting in disease risks, nuisances, and stigma. Consequently, an enterprising urban informal sector business has emerged providing residents with highly toxic, effective, cheap, and illegal “street pesticides.” These pesticides pose acute and chronic health risks for vendors and residents. The economic opportunity provided by the high demand for effective and cheap pest control results in the high risk of health effects being traded for income. Current measures to control and “regulate” the massive street pesticide sales result in toxic stockpiles and government’s “turning a blind eye.” Solutions will only be achieved through open dialog identifying and developing non-toxic pest control strategies while ensuring vendors’ income; and relevant stakeholder recognition that pest infestation is a social and environmental health determinant needing acknowledgement in different government policies.","container-title":"NEW SOLUTIONS: A Journal of Environmental and Occupational Health Policy","DOI":"10.1177/1048291116651750","issue":"2","note":"Citation Key: doi:10.1177/1048291116651750\ntex.eprint: https://doi.org/10.1177/1048291116651750","page":"241-252","title":"Pesticide vendors in the informal sector: Trading health for income","volume":"26","author":[{"family":"Rother","given":"Hanna-Andrea"}],"issued":{"date-parts":[["2016"]]},"citation-key":"doi:10.1177/1048291116651750"}}],"schema":"https://github.com/citation-style-language/schema/raw/master/csl-citation.json"} </w:instrText>
      </w:r>
      <w:r w:rsidR="00F876A1">
        <w:rPr>
          <w:color w:val="0D0D0D"/>
          <w:shd w:val="clear" w:color="auto" w:fill="FFFFFF"/>
        </w:rPr>
        <w:fldChar w:fldCharType="separate"/>
      </w:r>
      <w:r w:rsidR="00D54896">
        <w:rPr>
          <w:noProof/>
          <w:color w:val="0D0D0D"/>
          <w:shd w:val="clear" w:color="auto" w:fill="FFFFFF"/>
        </w:rPr>
        <w:t>(4)</w:t>
      </w:r>
      <w:r w:rsidR="00F876A1">
        <w:rPr>
          <w:color w:val="0D0D0D"/>
          <w:shd w:val="clear" w:color="auto" w:fill="FFFFFF"/>
        </w:rPr>
        <w:fldChar w:fldCharType="end"/>
      </w:r>
      <w:r>
        <w:rPr>
          <w:color w:val="0D0D0D"/>
          <w:shd w:val="clear" w:color="auto" w:fill="FFFFFF"/>
        </w:rPr>
        <w:t>.</w:t>
      </w:r>
      <w:r w:rsidR="008479C0" w:rsidRPr="008479C0">
        <w:rPr>
          <w:color w:val="0D0D0D"/>
          <w:shd w:val="clear" w:color="auto" w:fill="FFFFFF"/>
          <w:lang w:val="en-GB"/>
        </w:rPr>
        <w:t xml:space="preserve"> Terbufos, has been widely sold in granular form by informal vendors and used by households for pest control</w:t>
      </w:r>
      <w:r>
        <w:rPr>
          <w:color w:val="0D0D0D"/>
          <w:shd w:val="clear" w:color="auto" w:fill="FFFFFF"/>
        </w:rPr>
        <w:t>. Terbufos is</w:t>
      </w:r>
      <w:r w:rsidR="00BF11DE" w:rsidRPr="001C63CD">
        <w:rPr>
          <w:color w:val="0D0D0D"/>
          <w:shd w:val="clear" w:color="auto" w:fill="FFFFFF"/>
        </w:rPr>
        <w:t xml:space="preserve"> colloquially</w:t>
      </w:r>
      <w:r>
        <w:rPr>
          <w:color w:val="0D0D0D"/>
          <w:shd w:val="clear" w:color="auto" w:fill="FFFFFF"/>
        </w:rPr>
        <w:t xml:space="preserve"> known</w:t>
      </w:r>
      <w:r w:rsidR="001E2AB8">
        <w:rPr>
          <w:color w:val="0D0D0D"/>
          <w:shd w:val="clear" w:color="auto" w:fill="FFFFFF"/>
        </w:rPr>
        <w:t xml:space="preserve"> as</w:t>
      </w:r>
      <w:r w:rsidR="00D828C8" w:rsidRPr="001C63CD">
        <w:rPr>
          <w:color w:val="0D0D0D"/>
          <w:shd w:val="clear" w:color="auto" w:fill="FFFFFF"/>
        </w:rPr>
        <w:t xml:space="preserve"> </w:t>
      </w:r>
      <w:r w:rsidR="00012479" w:rsidRPr="001C63CD">
        <w:rPr>
          <w:i/>
          <w:iCs/>
          <w:color w:val="0D0D0D"/>
          <w:shd w:val="clear" w:color="auto" w:fill="FFFFFF"/>
        </w:rPr>
        <w:t xml:space="preserve">Halephirimi </w:t>
      </w:r>
      <w:r w:rsidR="0004689E">
        <w:rPr>
          <w:color w:val="0D0D0D"/>
          <w:shd w:val="clear" w:color="auto" w:fill="FFFFFF"/>
        </w:rPr>
        <w:t xml:space="preserve">which </w:t>
      </w:r>
      <w:r w:rsidR="00012479" w:rsidRPr="001C63CD">
        <w:rPr>
          <w:color w:val="0D0D0D"/>
          <w:shd w:val="clear" w:color="auto" w:fill="FFFFFF"/>
        </w:rPr>
        <w:t xml:space="preserve">translates </w:t>
      </w:r>
      <w:r w:rsidR="007E520E" w:rsidRPr="001C63CD">
        <w:rPr>
          <w:color w:val="0D0D0D"/>
          <w:shd w:val="clear" w:color="auto" w:fill="FFFFFF"/>
        </w:rPr>
        <w:t xml:space="preserve">from </w:t>
      </w:r>
      <w:r w:rsidR="007E520E" w:rsidRPr="001C63CD">
        <w:rPr>
          <w:i/>
          <w:iCs/>
          <w:color w:val="0D0D0D"/>
          <w:shd w:val="clear" w:color="auto" w:fill="FFFFFF"/>
        </w:rPr>
        <w:t xml:space="preserve">Sesotho </w:t>
      </w:r>
      <w:r w:rsidR="007E520E" w:rsidRPr="001C63CD">
        <w:rPr>
          <w:color w:val="0D0D0D"/>
          <w:shd w:val="clear" w:color="auto" w:fill="FFFFFF"/>
        </w:rPr>
        <w:t>to “you will never see the sunset”</w:t>
      </w:r>
      <w:r w:rsidR="001E2AB8">
        <w:rPr>
          <w:color w:val="0D0D0D"/>
          <w:shd w:val="clear" w:color="auto" w:fill="FFFFFF"/>
        </w:rPr>
        <w:t xml:space="preserve"> </w:t>
      </w:r>
      <w:r w:rsidR="008479C0">
        <w:rPr>
          <w:color w:val="0D0D0D"/>
          <w:shd w:val="clear" w:color="auto" w:fill="FFFFFF"/>
        </w:rPr>
        <w:t>referring</w:t>
      </w:r>
      <w:r w:rsidR="008479C0" w:rsidRPr="001C63CD">
        <w:rPr>
          <w:color w:val="0D0D0D"/>
          <w:shd w:val="clear" w:color="auto" w:fill="FFFFFF"/>
        </w:rPr>
        <w:t xml:space="preserve"> to the </w:t>
      </w:r>
      <w:r w:rsidR="008479C0">
        <w:rPr>
          <w:color w:val="0D0D0D"/>
          <w:shd w:val="clear" w:color="auto" w:fill="FFFFFF"/>
        </w:rPr>
        <w:t>rapid lethality of this substance. Such</w:t>
      </w:r>
      <w:r w:rsidR="00122459" w:rsidRPr="001C63CD">
        <w:rPr>
          <w:color w:val="0D0D0D"/>
          <w:shd w:val="clear" w:color="auto" w:fill="FFFFFF"/>
        </w:rPr>
        <w:t xml:space="preserve"> “street pesticides”</w:t>
      </w:r>
      <w:r w:rsidR="00012479" w:rsidRPr="001C63CD">
        <w:rPr>
          <w:i/>
          <w:iCs/>
          <w:color w:val="0D0D0D"/>
          <w:shd w:val="clear" w:color="auto" w:fill="FFFFFF"/>
        </w:rPr>
        <w:t xml:space="preserve"> </w:t>
      </w:r>
      <w:r w:rsidR="00CE7B45" w:rsidRPr="001C63CD">
        <w:rPr>
          <w:color w:val="0D0D0D"/>
          <w:shd w:val="clear" w:color="auto" w:fill="FFFFFF"/>
        </w:rPr>
        <w:t>are highly toxic</w:t>
      </w:r>
      <w:r>
        <w:rPr>
          <w:color w:val="0D0D0D"/>
          <w:shd w:val="clear" w:color="auto" w:fill="FFFFFF"/>
        </w:rPr>
        <w:t xml:space="preserve"> HHPs both </w:t>
      </w:r>
      <w:r w:rsidR="00CE7B45" w:rsidRPr="001C63CD">
        <w:rPr>
          <w:color w:val="0D0D0D"/>
          <w:shd w:val="clear" w:color="auto" w:fill="FFFFFF"/>
        </w:rPr>
        <w:t>unsuitable</w:t>
      </w:r>
      <w:r>
        <w:rPr>
          <w:color w:val="0D0D0D"/>
          <w:shd w:val="clear" w:color="auto" w:fill="FFFFFF"/>
        </w:rPr>
        <w:t xml:space="preserve"> and illegal</w:t>
      </w:r>
      <w:r w:rsidR="00CE7B45" w:rsidRPr="001C63CD">
        <w:rPr>
          <w:color w:val="0D0D0D"/>
          <w:shd w:val="clear" w:color="auto" w:fill="FFFFFF"/>
        </w:rPr>
        <w:t xml:space="preserve"> for domestic use</w:t>
      </w:r>
      <w:r w:rsidR="00CE7B45" w:rsidRPr="001C63CD">
        <w:rPr>
          <w:color w:val="0D0D0D"/>
          <w:shd w:val="clear" w:color="auto" w:fill="FFFFFF"/>
        </w:rPr>
        <w:fldChar w:fldCharType="begin" w:fldLock="1"/>
      </w:r>
      <w:r w:rsidR="00D54896">
        <w:rPr>
          <w:color w:val="0D0D0D"/>
          <w:shd w:val="clear" w:color="auto" w:fill="FFFFFF"/>
        </w:rPr>
        <w:instrText xml:space="preserve"> ADDIN ZOTERO_ITEM CSL_CITATION {"citationID":"hgqxdmSu","properties":{"formattedCitation":"(5)","plainCitation":"(5)","noteIndex":0},"citationItems":[{"id":"dNiGpI6A/WHonk7p7","uris":["http://www.mendeley.com/documents/?uuid=7bbc5fb5-54eb-4b16-990e-0516f96df9bd"],"itemData":{"DOI":"10.1080/17441692.2019.1590619","ISSN":"17441706","PMID":"30887912","abstract":"In low-income townships, pests are rife, a nuisance and are vectors of disease. Although alternatives are available, chemical means of pest control is often the first resort due to lack of knowledge of other methods, convenience and presumed efficacy. The demand for chemical pest control has created a unique business opportunity for informal vendors in South Africa servicing predominately low socio-economic communities. That is the selling of ‘street pesticides’, which are either containing agricultural pesticides too toxic for domestic use or illegally imported products. Poisonings from street pesticide exposures, particularly in children, are increasingly common and, along with pest-related diseases, creates a double burden of disease. Solutions are needed to decrease these incidences and to develop pest control strategies that are low- or non-toxic. It is imperative that, for sustainable problem-solving, all stakeholders, including vendors, be part of the solution in tackling this public health issue. This manuscript outlines an engaged scholarship approach for developing a sustainable resolution for reducing street pesticide use. This cyclical and iterative approach encompasses: the establishment of relationships, co-creation of solutions, co-implementation, co-monitoring, co-evaluation, co-reflection and co-re-design. The significance of the research and proposed engagement are discussed, as are anticipated challenges.","author":[{"dropping-particle":"","family":"Godsmark","given":"Christie Nicole","non-dropping-particle":"","parse-names":false,"suffix":""},{"dropping-particle":"","family":"Rother","given":"Hanna Andrea","non-dropping-particle":"","parse-names":false,"suffix":""}],"container-title":"Global Public Health","id":"ITEM-1","issue":"10","issued":{"date-parts":[["2019"]]},"page":"1535-1545","publisher":"Taylor &amp; Francis","title":"Part of the solution–an engaged scholarship approach for the sustainable reduction of street pesticides and poisonings","type":"article-journal","volume":"14"}}],"schema":"https://github.com/citation-style-language/schema/raw/master/csl-citation.json"} </w:instrText>
      </w:r>
      <w:r w:rsidR="00CE7B45" w:rsidRPr="001C63CD">
        <w:rPr>
          <w:color w:val="0D0D0D"/>
          <w:shd w:val="clear" w:color="auto" w:fill="FFFFFF"/>
        </w:rPr>
        <w:fldChar w:fldCharType="separate"/>
      </w:r>
      <w:r w:rsidR="00D54896">
        <w:rPr>
          <w:rFonts w:eastAsiaTheme="minorHAnsi"/>
          <w:color w:val="000000"/>
          <w:lang w:val="en-GB" w:eastAsia="en-US"/>
        </w:rPr>
        <w:t>(5)</w:t>
      </w:r>
      <w:r w:rsidR="00CE7B45" w:rsidRPr="001C63CD">
        <w:rPr>
          <w:color w:val="0D0D0D"/>
          <w:shd w:val="clear" w:color="auto" w:fill="FFFFFF"/>
        </w:rPr>
        <w:fldChar w:fldCharType="end"/>
      </w:r>
      <w:r w:rsidR="00CE7B45" w:rsidRPr="001C63CD">
        <w:rPr>
          <w:color w:val="0D0D0D"/>
          <w:shd w:val="clear" w:color="auto" w:fill="FFFFFF"/>
        </w:rPr>
        <w:t xml:space="preserve">. </w:t>
      </w:r>
    </w:p>
    <w:p w14:paraId="4DEB9A85" w14:textId="77777777" w:rsidR="00CE1643" w:rsidRPr="001C63CD" w:rsidRDefault="00CE1643" w:rsidP="00397F27">
      <w:pPr>
        <w:rPr>
          <w:shd w:val="clear" w:color="auto" w:fill="FFFFFF"/>
        </w:rPr>
      </w:pPr>
    </w:p>
    <w:p w14:paraId="1998E563" w14:textId="4C308CD2" w:rsidR="007E0FE9" w:rsidRPr="001C63CD" w:rsidRDefault="008B2A54" w:rsidP="00397F27">
      <w:r w:rsidRPr="001C63CD">
        <w:rPr>
          <w:shd w:val="clear" w:color="auto" w:fill="FFFFFF"/>
        </w:rPr>
        <w:t xml:space="preserve">In </w:t>
      </w:r>
      <w:r w:rsidR="00CB1E37">
        <w:rPr>
          <w:shd w:val="clear" w:color="auto" w:fill="FFFFFF"/>
        </w:rPr>
        <w:t>well-resourced</w:t>
      </w:r>
      <w:r w:rsidR="00CB1E37" w:rsidRPr="001C63CD">
        <w:rPr>
          <w:shd w:val="clear" w:color="auto" w:fill="FFFFFF"/>
        </w:rPr>
        <w:t xml:space="preserve"> </w:t>
      </w:r>
      <w:r w:rsidRPr="001C63CD">
        <w:rPr>
          <w:shd w:val="clear" w:color="auto" w:fill="FFFFFF"/>
        </w:rPr>
        <w:t>countries, d</w:t>
      </w:r>
      <w:r w:rsidR="001B71A5" w:rsidRPr="001C63CD">
        <w:rPr>
          <w:shd w:val="clear" w:color="auto" w:fill="FFFFFF"/>
        </w:rPr>
        <w:t xml:space="preserve">ata on causes of death </w:t>
      </w:r>
      <w:r w:rsidR="002B18FD" w:rsidRPr="001C63CD">
        <w:rPr>
          <w:shd w:val="clear" w:color="auto" w:fill="FFFFFF"/>
        </w:rPr>
        <w:t xml:space="preserve">from the </w:t>
      </w:r>
      <w:r w:rsidR="00F30426">
        <w:rPr>
          <w:shd w:val="clear" w:color="auto" w:fill="FFFFFF"/>
        </w:rPr>
        <w:t>c</w:t>
      </w:r>
      <w:r w:rsidR="002B18FD" w:rsidRPr="001C63CD">
        <w:rPr>
          <w:shd w:val="clear" w:color="auto" w:fill="FFFFFF"/>
        </w:rPr>
        <w:t xml:space="preserve">ivil </w:t>
      </w:r>
      <w:r w:rsidR="00F30426">
        <w:rPr>
          <w:shd w:val="clear" w:color="auto" w:fill="FFFFFF"/>
        </w:rPr>
        <w:t>r</w:t>
      </w:r>
      <w:r w:rsidR="002B18FD" w:rsidRPr="001C63CD">
        <w:rPr>
          <w:shd w:val="clear" w:color="auto" w:fill="FFFFFF"/>
        </w:rPr>
        <w:t xml:space="preserve">egistration and </w:t>
      </w:r>
      <w:r w:rsidR="00F30426">
        <w:rPr>
          <w:shd w:val="clear" w:color="auto" w:fill="FFFFFF"/>
        </w:rPr>
        <w:t>v</w:t>
      </w:r>
      <w:r w:rsidR="002B18FD" w:rsidRPr="001C63CD">
        <w:rPr>
          <w:shd w:val="clear" w:color="auto" w:fill="FFFFFF"/>
        </w:rPr>
        <w:t xml:space="preserve">ital </w:t>
      </w:r>
      <w:r w:rsidR="00F30426">
        <w:rPr>
          <w:shd w:val="clear" w:color="auto" w:fill="FFFFFF"/>
        </w:rPr>
        <w:t>s</w:t>
      </w:r>
      <w:r w:rsidR="002B18FD" w:rsidRPr="001C63CD">
        <w:rPr>
          <w:shd w:val="clear" w:color="auto" w:fill="FFFFFF"/>
        </w:rPr>
        <w:t>tatistics</w:t>
      </w:r>
      <w:r w:rsidR="00976822">
        <w:rPr>
          <w:shd w:val="clear" w:color="auto" w:fill="FFFFFF"/>
        </w:rPr>
        <w:t xml:space="preserve"> (CRVS)</w:t>
      </w:r>
      <w:r w:rsidR="002B18FD" w:rsidRPr="001C63CD">
        <w:rPr>
          <w:shd w:val="clear" w:color="auto" w:fill="FFFFFF"/>
        </w:rPr>
        <w:t xml:space="preserve"> </w:t>
      </w:r>
      <w:r w:rsidR="00F30426">
        <w:rPr>
          <w:shd w:val="clear" w:color="auto" w:fill="FFFFFF"/>
        </w:rPr>
        <w:t>s</w:t>
      </w:r>
      <w:r w:rsidR="002B18FD" w:rsidRPr="001C63CD">
        <w:rPr>
          <w:shd w:val="clear" w:color="auto" w:fill="FFFFFF"/>
        </w:rPr>
        <w:t xml:space="preserve">ystem </w:t>
      </w:r>
      <w:r w:rsidR="00E80184">
        <w:rPr>
          <w:shd w:val="clear" w:color="auto" w:fill="FFFFFF"/>
        </w:rPr>
        <w:t xml:space="preserve">are </w:t>
      </w:r>
      <w:r w:rsidR="00F30426">
        <w:rPr>
          <w:shd w:val="clear" w:color="auto" w:fill="FFFFFF"/>
        </w:rPr>
        <w:t>routinely</w:t>
      </w:r>
      <w:r w:rsidR="00E80184">
        <w:rPr>
          <w:shd w:val="clear" w:color="auto" w:fill="FFFFFF"/>
        </w:rPr>
        <w:t xml:space="preserve"> used to inform policy </w:t>
      </w:r>
      <w:r w:rsidR="00F30426">
        <w:rPr>
          <w:shd w:val="clear" w:color="auto" w:fill="FFFFFF"/>
        </w:rPr>
        <w:t>and guide public health response</w:t>
      </w:r>
      <w:r w:rsidR="00E80184">
        <w:rPr>
          <w:shd w:val="clear" w:color="auto" w:fill="FFFFFF"/>
        </w:rPr>
        <w:t>.</w:t>
      </w:r>
      <w:r w:rsidR="00F30426">
        <w:rPr>
          <w:shd w:val="clear" w:color="auto" w:fill="FFFFFF"/>
        </w:rPr>
        <w:t xml:space="preserve"> In South Africa,</w:t>
      </w:r>
      <w:r w:rsidR="00E80184">
        <w:rPr>
          <w:shd w:val="clear" w:color="auto" w:fill="FFFFFF"/>
        </w:rPr>
        <w:t xml:space="preserve"> </w:t>
      </w:r>
      <w:r w:rsidR="00F30426">
        <w:rPr>
          <w:shd w:val="clear" w:color="auto" w:fill="FFFFFF"/>
        </w:rPr>
        <w:t>h</w:t>
      </w:r>
      <w:r w:rsidRPr="001C63CD">
        <w:rPr>
          <w:shd w:val="clear" w:color="auto" w:fill="FFFFFF"/>
        </w:rPr>
        <w:t>owever</w:t>
      </w:r>
      <w:r w:rsidR="00D146FB" w:rsidRPr="001C63CD">
        <w:rPr>
          <w:shd w:val="clear" w:color="auto" w:fill="FFFFFF"/>
        </w:rPr>
        <w:t xml:space="preserve">, </w:t>
      </w:r>
      <w:r w:rsidR="00C63BC5" w:rsidRPr="001C63CD">
        <w:rPr>
          <w:shd w:val="clear" w:color="auto" w:fill="FFFFFF"/>
        </w:rPr>
        <w:t xml:space="preserve">official </w:t>
      </w:r>
      <w:r w:rsidR="00ED3478" w:rsidRPr="001C63CD">
        <w:rPr>
          <w:shd w:val="clear" w:color="auto" w:fill="FFFFFF"/>
        </w:rPr>
        <w:t>statistics</w:t>
      </w:r>
      <w:r w:rsidR="00C63BC5" w:rsidRPr="001C63CD">
        <w:rPr>
          <w:shd w:val="clear" w:color="auto" w:fill="FFFFFF"/>
        </w:rPr>
        <w:t xml:space="preserve"> on </w:t>
      </w:r>
      <w:r w:rsidR="00721FE3">
        <w:rPr>
          <w:shd w:val="clear" w:color="auto" w:fill="FFFFFF"/>
        </w:rPr>
        <w:t>c</w:t>
      </w:r>
      <w:r w:rsidR="00721FE3" w:rsidRPr="001C63CD">
        <w:rPr>
          <w:shd w:val="clear" w:color="auto" w:fill="FFFFFF"/>
        </w:rPr>
        <w:t xml:space="preserve">auses </w:t>
      </w:r>
      <w:r w:rsidR="00C63BC5" w:rsidRPr="001C63CD">
        <w:rPr>
          <w:shd w:val="clear" w:color="auto" w:fill="FFFFFF"/>
        </w:rPr>
        <w:t xml:space="preserve">of death </w:t>
      </w:r>
      <w:r w:rsidR="00D146FB" w:rsidRPr="001C63CD">
        <w:rPr>
          <w:shd w:val="clear" w:color="auto" w:fill="FFFFFF"/>
        </w:rPr>
        <w:t xml:space="preserve">in SA </w:t>
      </w:r>
      <w:r w:rsidR="001B71A5" w:rsidRPr="001C63CD">
        <w:rPr>
          <w:shd w:val="clear" w:color="auto" w:fill="FFFFFF"/>
        </w:rPr>
        <w:t xml:space="preserve">face </w:t>
      </w:r>
      <w:r w:rsidR="002B18FD" w:rsidRPr="001C63CD">
        <w:rPr>
          <w:shd w:val="clear" w:color="auto" w:fill="FFFFFF"/>
        </w:rPr>
        <w:t xml:space="preserve">numerous </w:t>
      </w:r>
      <w:r w:rsidR="004F266F" w:rsidRPr="001C63CD">
        <w:rPr>
          <w:shd w:val="clear" w:color="auto" w:fill="FFFFFF"/>
        </w:rPr>
        <w:t xml:space="preserve">data quality </w:t>
      </w:r>
      <w:r w:rsidR="002B18FD" w:rsidRPr="001C63CD">
        <w:rPr>
          <w:shd w:val="clear" w:color="auto" w:fill="FFFFFF"/>
        </w:rPr>
        <w:t>challenges</w:t>
      </w:r>
      <w:r w:rsidR="00A270B6" w:rsidRPr="001C63CD">
        <w:rPr>
          <w:shd w:val="clear" w:color="auto" w:fill="FFFFFF"/>
        </w:rPr>
        <w:t xml:space="preserve"> </w:t>
      </w:r>
      <w:r w:rsidR="00535B83">
        <w:rPr>
          <w:shd w:val="clear" w:color="auto" w:fill="FFFFFF"/>
        </w:rPr>
        <w:t xml:space="preserve">and an up to </w:t>
      </w:r>
      <w:r w:rsidR="00C63BC5" w:rsidRPr="001C63CD">
        <w:rPr>
          <w:shd w:val="clear" w:color="auto" w:fill="FFFFFF"/>
        </w:rPr>
        <w:t>4</w:t>
      </w:r>
      <w:r w:rsidR="00E80184">
        <w:rPr>
          <w:shd w:val="clear" w:color="auto" w:fill="FFFFFF"/>
        </w:rPr>
        <w:t>-</w:t>
      </w:r>
      <w:r w:rsidR="00C63BC5" w:rsidRPr="001C63CD">
        <w:rPr>
          <w:shd w:val="clear" w:color="auto" w:fill="FFFFFF"/>
        </w:rPr>
        <w:t>year</w:t>
      </w:r>
      <w:r w:rsidR="00E548EB" w:rsidRPr="001C63CD">
        <w:rPr>
          <w:shd w:val="clear" w:color="auto" w:fill="FFFFFF"/>
        </w:rPr>
        <w:t xml:space="preserve"> delay</w:t>
      </w:r>
      <w:r w:rsidR="00C63BC5" w:rsidRPr="001C63CD">
        <w:rPr>
          <w:shd w:val="clear" w:color="auto" w:fill="FFFFFF"/>
        </w:rPr>
        <w:t xml:space="preserve"> </w:t>
      </w:r>
      <w:r w:rsidR="00D412F4" w:rsidRPr="001C63CD">
        <w:rPr>
          <w:shd w:val="clear" w:color="auto" w:fill="FFFFFF"/>
        </w:rPr>
        <w:t>in data dissemination</w:t>
      </w:r>
      <w:r w:rsidR="008E0679" w:rsidRPr="001C63CD">
        <w:rPr>
          <w:shd w:val="clear" w:color="auto" w:fill="FFFFFF"/>
        </w:rPr>
        <w:t xml:space="preserve"> </w:t>
      </w:r>
      <w:r w:rsidR="006919B5" w:rsidRPr="001C63CD">
        <w:rPr>
          <w:shd w:val="clear" w:color="auto" w:fill="FFFFFF"/>
        </w:rPr>
        <w:fldChar w:fldCharType="begin"/>
      </w:r>
      <w:r w:rsidR="00D54896">
        <w:rPr>
          <w:shd w:val="clear" w:color="auto" w:fill="FFFFFF"/>
        </w:rPr>
        <w:instrText xml:space="preserve"> ADDIN ZOTERO_ITEM CSL_CITATION {"citationID":"ZtkIwtUm","properties":{"formattedCitation":"(6\\uc0\\u8211{}9)","plainCitation":"(6–9)","noteIndex":0},"citationItems":[{"id":199,"uris":["http://zotero.org/users/9454588/items/AG3MXN8X"],"itemData":{"id":199,"type":"article-journal","container-title":"South African Medical Journal","DOI":"10.7196/SAMJ.2017.v107i6.12464","ISSN":"2078-5135","issue":"6","language":"en","page":"470","title":"South Africa’s vital statistics are currently not suitable for monitoring progress towards injury and violence Sustainable Development Goals","volume":"107","author":[{"family":"Prinsloo","given":"Megan"},{"family":"Bradshaw","given":"Debbie"},{"family":"Joubert","given":"Jané"},{"family":"Matzopoulos","given":"Richard"},{"family":"Groenewald","given":"Pam"}],"issued":{"date-parts":[["2017",5]]},"citation-key":"prinslooSouthAfricaVital2017a"}},{"id":1712,"uris":["http://zotero.org/users/9454588/items/KFGM97GG"],"itemData":{"id":1712,"type":"article-journal","abstract":"The President of South Africa addressed the nation on 15 November 2024 regarding the rise in food-borne illnesses and related child deaths. In the absence of a clear profile of injury deaths from official cause-of-death data, we used empirical, nationally representative surveys from 2017 and 2020/21 to analyse poisoning deaths. For children (aged 0 - 17 years), deaths from poison ingestion increased in 2020/21 for Gauteng Province, and became more prominent in KwaZulu-Natal, Eastern Cape and Mpumalanga provinces. Adults (≥18 years) showed similar developments, but on a larger scale. Among children in 2020/21, poison ingestion deaths were mostly unintentional (274 cases). Adults had higher proportions for suicide-related poisoning, but unintentional poisoning deaths (791 cases) accounted for 43.8% in males and 32.5% in females. Overall, pesticides were the most common cause of poisoning deaths in children (42%) and adults (29%). A promising intervention is that suspected agricultural or stock remedy poisoning, as a notifiable medical condition (NMC), should now be reported to the NMC Surveillance System within 24 hours. For a rapid public health response to the country’s burden of disease, we call on the government for a collaborative approach, to improve the quality and timeliness of death notification data, and to implement electronic capturing of deaths nationally.","container-title":"South African Medical Journal","DOI":"10.7196/SAMJ.2025.v115i5.2993","ISSN":"2078-5135, 0256-9574","issue":"5","journalAbbreviation":"S Afr Med J","language":"en","license":"https://creativecommons.org/licenses/by-nc/4.0","page":"e2993","source":"DOI.org (Crossref)","title":"Tracking poison ingestion deaths for South Africa: The need for access to timely reliable data","title-short":"Tracking poison ingestion deaths for South Africa","volume":"115","author":[{"family":"Prinsloo","given":"M"},{"family":"Roomaney","given":"R A"},{"family":"Neethling","given":"I"},{"family":"Basera","given":"N W"},{"family":"Groenewald","given":"P"},{"family":"Matzopoulos","given":"R"},{"family":"Bradshaw","given":"D"}],"issued":{"date-parts":[["2025",6,3]]},"citation-key":"prinsloo2025TrackingPoisonIngestion"}},{"id":191,"uris":["http://zotero.org/users/9454588/items/KEQLYVVC"],"itemData":{"id":191,"type":"article-journal","container-title":"South African Medical Journal","DOI":"10.7196/SAMJnew.8019","ISSN":"2078-5135","issue":"7","journalAbbreviation":"S Afr Med J","language":"en","page":"528","source":"DOI.org (Crossref)","title":"The importance of identified cause-of-death information being available for public health surveillance, actions and research","volume":"105","author":[{"family":"Groenewald","given":"Pam"},{"family":"Azevedo","given":"Virginia"},{"family":"Daniels","given":"Johann"},{"family":"Evans","given":"Juliet"},{"family":"Boulle","given":"Andrew"},{"family":"Naledi","given":"Tracey"},{"family":"Bradshaw","given":"Debbie"}],"issued":{"date-parts":[["2015",9,21]]},"citation-key":"groenewaldImportanceIdentifiedCauseofdeath2015"}},{"id":194,"uris":["http://zotero.org/users/9454588/items/UCDCTMJ7"],"itemData":{"id":194,"type":"article-journal","abstract":"Background. Producing timely and accurate estimates of the impact of COVID-19 on mortality is challenging for most countries, but impossible for South Africa (SA) from cause-of-death statistics.\nObjectives. To quantify the excess deaths and likely magnitude of COVID-19 in SA in 2020 and draw conclusions on monitoring the epidemic in 2021.\nMethods. Basic details of deaths registered on the National Population Register by the Department of Home Affairs (DoHA) are provided to the South African Medical Research Council weekly. Adjustments are made to the numbers of weekly deaths to account for non-registration on the population register, as well as late registration of death with the DoHA. The weekly number of deaths is compared with the number predicted based on the Holt-Winters time-series analysis of past deaths for provinces and metropolitan areas. Excess deaths were calculated for all-causes deaths and natural deaths, using the predicted deaths as a baseline. In addition, an adjustment was made to the baseline for natural deaths to account for the drop in natural deaths due to lockdown.\nResults. We estimated that just over 550 000 deaths occurred among persons aged ≥1 year during 2020, 13% higher than the 485 000 predicted before the pandemic. A pronounced increase in weekly deaths from natural causes peaked in the middle of July across all ages except &lt;20 years, and across all provinces with slightly different timing. During December, it became clear that SA was experiencing a second wave of COVID-19 that would exceed the death toll of the first wave. In 2020, there were 70 000 - 76 000 excess deaths from natural causes, depending on the base. Using the adjusted base, the excess death rate from natural causes was 122 per 100 000 population, with a male-to-female ratio of 0.78. Deaths from unnatural causes halved for both males and females during the stringent lockdown level 5. The numbers reverted towards the predicted number with some fluctuations as lockdown restrictions varied. Just under 5 000 unnatural deaths were averted.\nConclusions. Tracking the weekly numbers of deaths in near to real time has provided important information about the spatiotemporal impact of the pandemic and highlights that the ~28 000 reported COVID-19 deaths during 2020 substantially understate the death toll from COVID-19. There is an urgent need to re-engineer the system of collecting and processing cause-of-death information so that it can be accessed in a timely way to inform public health actions.","container-title":"South African Medical Journal","DOI":"10.7196/SAMJ.2021.v111i8.15809","ISSN":"2078-5135, 0256-9574","issue":"8","journalAbbreviation":"S Afr Med J","language":"en","page":"732","source":"DOI.org (Crossref)","title":"Tracking mortality in near to real time provides essential information about the impact of the COVID-19 pandemic in South Africa in 2020","volume":"111","author":[{"family":"Bradshaw","given":"D"},{"family":"Dorrington","given":"R E"},{"family":"Laubscher","given":"R"},{"family":"Moultrie","given":"T A"},{"family":"Groenewald","given":"P"}],"issued":{"date-parts":[["2021",5,21]]},"citation-key":"bradshawTrackingMortalityReal2021"}}],"schema":"https://github.com/citation-style-language/schema/raw/master/csl-citation.json"} </w:instrText>
      </w:r>
      <w:r w:rsidR="006919B5" w:rsidRPr="001C63CD">
        <w:rPr>
          <w:shd w:val="clear" w:color="auto" w:fill="FFFFFF"/>
        </w:rPr>
        <w:fldChar w:fldCharType="separate"/>
      </w:r>
      <w:r w:rsidR="00D54896" w:rsidRPr="00D54896">
        <w:rPr>
          <w:rFonts w:eastAsiaTheme="minorHAnsi"/>
          <w:color w:val="000000"/>
          <w:lang w:val="en-GB" w:eastAsia="en-US"/>
        </w:rPr>
        <w:t>(6–9)</w:t>
      </w:r>
      <w:r w:rsidR="006919B5" w:rsidRPr="001C63CD">
        <w:rPr>
          <w:shd w:val="clear" w:color="auto" w:fill="FFFFFF"/>
        </w:rPr>
        <w:fldChar w:fldCharType="end"/>
      </w:r>
      <w:r w:rsidR="00C63BC5" w:rsidRPr="001C63CD">
        <w:rPr>
          <w:shd w:val="clear" w:color="auto" w:fill="FFFFFF"/>
        </w:rPr>
        <w:t xml:space="preserve">. </w:t>
      </w:r>
      <w:r w:rsidR="00B44FC7">
        <w:rPr>
          <w:shd w:val="clear" w:color="auto" w:fill="FFFFFF"/>
        </w:rPr>
        <w:t xml:space="preserve">The CRVS </w:t>
      </w:r>
      <w:ins w:id="13" w:author="Leslie London" w:date="2026-03-20T18:35:00Z" w16du:dateUtc="2026-03-20T16:35:00Z">
        <w:r w:rsidR="00490E7D">
          <w:rPr>
            <w:shd w:val="clear" w:color="auto" w:fill="FFFFFF"/>
          </w:rPr>
          <w:t xml:space="preserve">system </w:t>
        </w:r>
      </w:ins>
      <w:r w:rsidR="00B44FC7">
        <w:rPr>
          <w:shd w:val="clear" w:color="auto" w:fill="FFFFFF"/>
        </w:rPr>
        <w:t>was not designed</w:t>
      </w:r>
      <w:r w:rsidR="00535B83">
        <w:rPr>
          <w:shd w:val="clear" w:color="auto" w:fill="FFFFFF"/>
        </w:rPr>
        <w:t xml:space="preserve"> for</w:t>
      </w:r>
      <w:r w:rsidR="000A7C3D">
        <w:rPr>
          <w:shd w:val="clear" w:color="auto" w:fill="FFFFFF"/>
        </w:rPr>
        <w:t xml:space="preserve"> </w:t>
      </w:r>
      <w:r w:rsidR="00CA2F61" w:rsidRPr="001C63CD">
        <w:rPr>
          <w:shd w:val="clear" w:color="auto" w:fill="FFFFFF"/>
        </w:rPr>
        <w:t>p</w:t>
      </w:r>
      <w:r w:rsidR="004F266F" w:rsidRPr="001C63CD">
        <w:rPr>
          <w:shd w:val="clear" w:color="auto" w:fill="FFFFFF"/>
        </w:rPr>
        <w:t>u</w:t>
      </w:r>
      <w:r w:rsidR="00CA2F61" w:rsidRPr="001C63CD">
        <w:rPr>
          <w:shd w:val="clear" w:color="auto" w:fill="FFFFFF"/>
        </w:rPr>
        <w:t>blic hea</w:t>
      </w:r>
      <w:r w:rsidR="008E0679" w:rsidRPr="001C63CD">
        <w:rPr>
          <w:shd w:val="clear" w:color="auto" w:fill="FFFFFF"/>
        </w:rPr>
        <w:t>l</w:t>
      </w:r>
      <w:r w:rsidR="00CA2F61" w:rsidRPr="001C63CD">
        <w:rPr>
          <w:shd w:val="clear" w:color="auto" w:fill="FFFFFF"/>
        </w:rPr>
        <w:t xml:space="preserve">th surveillance </w:t>
      </w:r>
      <w:r w:rsidR="00E80184">
        <w:rPr>
          <w:shd w:val="clear" w:color="auto" w:fill="FFFFFF"/>
        </w:rPr>
        <w:t xml:space="preserve">or </w:t>
      </w:r>
      <w:r w:rsidR="00EB0E1B">
        <w:rPr>
          <w:shd w:val="clear" w:color="auto" w:fill="FFFFFF"/>
        </w:rPr>
        <w:t xml:space="preserve">for </w:t>
      </w:r>
      <w:r w:rsidR="001F4D2F">
        <w:rPr>
          <w:shd w:val="clear" w:color="auto" w:fill="FFFFFF"/>
        </w:rPr>
        <w:t xml:space="preserve">timeously </w:t>
      </w:r>
      <w:r w:rsidR="00EB0E1B">
        <w:rPr>
          <w:shd w:val="clear" w:color="auto" w:fill="FFFFFF"/>
        </w:rPr>
        <w:t>responding to a public health crisis</w:t>
      </w:r>
      <w:r w:rsidR="00A95B04">
        <w:rPr>
          <w:shd w:val="clear" w:color="auto" w:fill="FFFFFF"/>
        </w:rPr>
        <w:t>.</w:t>
      </w:r>
      <w:r w:rsidR="00B44FC7">
        <w:rPr>
          <w:shd w:val="clear" w:color="auto" w:fill="FFFFFF"/>
        </w:rPr>
        <w:t xml:space="preserve"> </w:t>
      </w:r>
      <w:r w:rsidR="00A95B04">
        <w:rPr>
          <w:shd w:val="clear" w:color="auto" w:fill="FFFFFF"/>
        </w:rPr>
        <w:t>A</w:t>
      </w:r>
      <w:r w:rsidR="00EB0E1B">
        <w:rPr>
          <w:shd w:val="clear" w:color="auto" w:fill="FFFFFF"/>
        </w:rPr>
        <w:t xml:space="preserve">lthough </w:t>
      </w:r>
      <w:r w:rsidR="00EB0E1B">
        <w:t>t</w:t>
      </w:r>
      <w:r w:rsidR="007E0FE9" w:rsidRPr="001C63CD">
        <w:t xml:space="preserve">oxicology </w:t>
      </w:r>
      <w:r w:rsidR="00E80184">
        <w:t xml:space="preserve">data </w:t>
      </w:r>
      <w:r w:rsidR="007E0FE9" w:rsidRPr="001C63CD">
        <w:t xml:space="preserve">for deaths referred for forensic pathology investigation </w:t>
      </w:r>
      <w:r w:rsidR="00E80184">
        <w:t>are</w:t>
      </w:r>
      <w:r w:rsidR="007E0FE9" w:rsidRPr="001C63CD">
        <w:t xml:space="preserve"> available</w:t>
      </w:r>
      <w:r w:rsidR="00EB0E1B">
        <w:t xml:space="preserve">, they </w:t>
      </w:r>
      <w:r w:rsidR="00E80184">
        <w:t>are</w:t>
      </w:r>
      <w:r w:rsidR="00E80184" w:rsidRPr="001C63CD">
        <w:t xml:space="preserve"> </w:t>
      </w:r>
      <w:commentRangeStart w:id="14"/>
      <w:r w:rsidR="007E0FE9" w:rsidRPr="001C63CD">
        <w:t xml:space="preserve">completely de-identified </w:t>
      </w:r>
      <w:r w:rsidR="00D50866">
        <w:t xml:space="preserve">for confidentiality purposes, </w:t>
      </w:r>
      <w:r w:rsidR="007E0FE9" w:rsidRPr="001C63CD">
        <w:t xml:space="preserve">and </w:t>
      </w:r>
      <w:r w:rsidR="00E80184">
        <w:t xml:space="preserve">therefore </w:t>
      </w:r>
      <w:r w:rsidR="007E0FE9" w:rsidRPr="001C63CD">
        <w:t>cannot be</w:t>
      </w:r>
      <w:r w:rsidR="00E80184">
        <w:t xml:space="preserve"> easily used for epidemiological purposes </w:t>
      </w:r>
      <w:r w:rsidR="009B51B3">
        <w:t xml:space="preserve">in </w:t>
      </w:r>
      <w:r w:rsidR="00DC0AFC">
        <w:t xml:space="preserve">their </w:t>
      </w:r>
      <w:r w:rsidR="009B51B3">
        <w:t>current form</w:t>
      </w:r>
      <w:r w:rsidR="00E80184">
        <w:t xml:space="preserve"> </w:t>
      </w:r>
      <w:r w:rsidR="002E3C0E">
        <w:t>as</w:t>
      </w:r>
      <w:r w:rsidR="00E80184">
        <w:t xml:space="preserve"> the data cannot be</w:t>
      </w:r>
      <w:r w:rsidR="007E0FE9" w:rsidRPr="001C63CD">
        <w:t xml:space="preserve"> analysed by age or </w:t>
      </w:r>
      <w:r w:rsidR="004A3522">
        <w:t>sex</w:t>
      </w:r>
      <w:r w:rsidR="007E0FE9" w:rsidRPr="001C63CD">
        <w:t>.</w:t>
      </w:r>
      <w:commentRangeEnd w:id="14"/>
      <w:r w:rsidR="00490E7D" w:rsidRPr="001C63CD">
        <w:rPr>
          <w:rStyle w:val="CommentReference"/>
          <w:sz w:val="24"/>
          <w:szCs w:val="24"/>
        </w:rPr>
        <w:commentReference w:id="14"/>
      </w:r>
      <w:r w:rsidR="007E0FE9" w:rsidRPr="001C63CD">
        <w:t xml:space="preserve"> </w:t>
      </w:r>
    </w:p>
    <w:p w14:paraId="5FE4AEF8" w14:textId="77777777" w:rsidR="007E0FE9" w:rsidRPr="001C63CD" w:rsidRDefault="007E0FE9" w:rsidP="00397F27"/>
    <w:p w14:paraId="3C3B9965" w14:textId="611BE9C8" w:rsidR="00A7772A" w:rsidRPr="001C63CD" w:rsidRDefault="0024055E" w:rsidP="00397F27">
      <w:r>
        <w:rPr>
          <w:shd w:val="clear" w:color="auto" w:fill="FFFFFF"/>
        </w:rPr>
        <w:t>T</w:t>
      </w:r>
      <w:r w:rsidR="00DC0AFC">
        <w:rPr>
          <w:shd w:val="clear" w:color="auto" w:fill="FFFFFF"/>
        </w:rPr>
        <w:t xml:space="preserve">here </w:t>
      </w:r>
      <w:r>
        <w:rPr>
          <w:shd w:val="clear" w:color="auto" w:fill="FFFFFF"/>
        </w:rPr>
        <w:t>i</w:t>
      </w:r>
      <w:r w:rsidR="00DC0AFC">
        <w:rPr>
          <w:shd w:val="clear" w:color="auto" w:fill="FFFFFF"/>
        </w:rPr>
        <w:t>s</w:t>
      </w:r>
      <w:r w:rsidR="00D146FB" w:rsidRPr="001C63CD">
        <w:rPr>
          <w:shd w:val="clear" w:color="auto" w:fill="FFFFFF"/>
        </w:rPr>
        <w:t xml:space="preserve"> a</w:t>
      </w:r>
      <w:r w:rsidR="00E80184">
        <w:rPr>
          <w:shd w:val="clear" w:color="auto" w:fill="FFFFFF"/>
        </w:rPr>
        <w:t>n urgent</w:t>
      </w:r>
      <w:r w:rsidR="00D146FB" w:rsidRPr="001C63CD">
        <w:rPr>
          <w:shd w:val="clear" w:color="auto" w:fill="FFFFFF"/>
        </w:rPr>
        <w:t xml:space="preserve"> need </w:t>
      </w:r>
      <w:r w:rsidR="00CA2F61" w:rsidRPr="001C63CD">
        <w:rPr>
          <w:shd w:val="clear" w:color="auto" w:fill="FFFFFF"/>
        </w:rPr>
        <w:t>to</w:t>
      </w:r>
      <w:r w:rsidR="00D146FB" w:rsidRPr="001C63CD">
        <w:rPr>
          <w:shd w:val="clear" w:color="auto" w:fill="FFFFFF"/>
        </w:rPr>
        <w:t xml:space="preserve"> </w:t>
      </w:r>
      <w:r w:rsidR="00EB0E1B">
        <w:rPr>
          <w:shd w:val="clear" w:color="auto" w:fill="FFFFFF"/>
        </w:rPr>
        <w:t>better understand</w:t>
      </w:r>
      <w:r w:rsidR="00CA2F61" w:rsidRPr="001C63CD">
        <w:rPr>
          <w:shd w:val="clear" w:color="auto" w:fill="FFFFFF"/>
        </w:rPr>
        <w:t xml:space="preserve"> </w:t>
      </w:r>
      <w:r w:rsidR="00ED3478" w:rsidRPr="001C63CD">
        <w:rPr>
          <w:shd w:val="clear" w:color="auto" w:fill="FFFFFF"/>
        </w:rPr>
        <w:t>the</w:t>
      </w:r>
      <w:r w:rsidR="00E548EB" w:rsidRPr="001C63CD">
        <w:rPr>
          <w:shd w:val="clear" w:color="auto" w:fill="FFFFFF"/>
        </w:rPr>
        <w:t xml:space="preserve"> epidemiology of </w:t>
      </w:r>
      <w:commentRangeStart w:id="15"/>
      <w:r w:rsidR="00971630">
        <w:rPr>
          <w:shd w:val="clear" w:color="auto" w:fill="FFFFFF"/>
        </w:rPr>
        <w:t xml:space="preserve">non-fatal </w:t>
      </w:r>
      <w:r w:rsidR="002E3C0E">
        <w:rPr>
          <w:shd w:val="clear" w:color="auto" w:fill="FFFFFF"/>
        </w:rPr>
        <w:t xml:space="preserve">pesticide </w:t>
      </w:r>
      <w:r w:rsidR="00E548EB" w:rsidRPr="001C63CD">
        <w:rPr>
          <w:shd w:val="clear" w:color="auto" w:fill="FFFFFF"/>
        </w:rPr>
        <w:t xml:space="preserve">poisonings </w:t>
      </w:r>
      <w:commentRangeEnd w:id="15"/>
      <w:r w:rsidR="00AC6EAF" w:rsidRPr="001C63CD">
        <w:rPr>
          <w:rStyle w:val="CommentReference"/>
          <w:sz w:val="24"/>
          <w:szCs w:val="24"/>
          <w:shd w:val="clear" w:color="auto" w:fill="FFFFFF"/>
        </w:rPr>
        <w:commentReference w:id="15"/>
      </w:r>
      <w:r w:rsidR="00E548EB" w:rsidRPr="001C63CD">
        <w:rPr>
          <w:shd w:val="clear" w:color="auto" w:fill="FFFFFF"/>
        </w:rPr>
        <w:t>and</w:t>
      </w:r>
      <w:r w:rsidR="00EB0E1B">
        <w:rPr>
          <w:shd w:val="clear" w:color="auto" w:fill="FFFFFF"/>
        </w:rPr>
        <w:t xml:space="preserve"> </w:t>
      </w:r>
      <w:r w:rsidR="002E3C0E">
        <w:rPr>
          <w:shd w:val="clear" w:color="auto" w:fill="FFFFFF"/>
        </w:rPr>
        <w:t xml:space="preserve">pesticide related </w:t>
      </w:r>
      <w:r w:rsidR="00EB0E1B">
        <w:rPr>
          <w:shd w:val="clear" w:color="auto" w:fill="FFFFFF"/>
        </w:rPr>
        <w:t xml:space="preserve">deaths </w:t>
      </w:r>
      <w:r w:rsidR="00ED3478" w:rsidRPr="001C63CD">
        <w:rPr>
          <w:shd w:val="clear" w:color="auto" w:fill="FFFFFF"/>
        </w:rPr>
        <w:t xml:space="preserve">in South Africa, </w:t>
      </w:r>
      <w:r w:rsidR="00E80184">
        <w:rPr>
          <w:shd w:val="clear" w:color="auto" w:fill="FFFFFF"/>
        </w:rPr>
        <w:t xml:space="preserve">so as to </w:t>
      </w:r>
      <w:r w:rsidR="00ED3478" w:rsidRPr="001C63CD">
        <w:rPr>
          <w:shd w:val="clear" w:color="auto" w:fill="FFFFFF"/>
        </w:rPr>
        <w:t>recommend public health actions and surveillance im</w:t>
      </w:r>
      <w:r w:rsidR="004F266F" w:rsidRPr="001C63CD">
        <w:rPr>
          <w:shd w:val="clear" w:color="auto" w:fill="FFFFFF"/>
        </w:rPr>
        <w:t>p</w:t>
      </w:r>
      <w:r w:rsidR="008E0679" w:rsidRPr="001C63CD">
        <w:rPr>
          <w:shd w:val="clear" w:color="auto" w:fill="FFFFFF"/>
        </w:rPr>
        <w:t>r</w:t>
      </w:r>
      <w:r w:rsidR="00ED3478" w:rsidRPr="001C63CD">
        <w:rPr>
          <w:shd w:val="clear" w:color="auto" w:fill="FFFFFF"/>
        </w:rPr>
        <w:t xml:space="preserve">ovements. </w:t>
      </w:r>
      <w:r w:rsidR="00D63A05">
        <w:rPr>
          <w:shd w:val="clear" w:color="auto" w:fill="FFFFFF"/>
        </w:rPr>
        <w:t>In this paper, w</w:t>
      </w:r>
      <w:r w:rsidR="004F266F" w:rsidRPr="001C63CD">
        <w:rPr>
          <w:shd w:val="clear" w:color="auto" w:fill="FFFFFF"/>
        </w:rPr>
        <w:t xml:space="preserve">e describe the </w:t>
      </w:r>
      <w:r w:rsidR="00D63A05" w:rsidRPr="001C63CD">
        <w:t xml:space="preserve">epidemiology of ASRP in the country by triangulating data </w:t>
      </w:r>
      <w:r w:rsidR="009B1A7F" w:rsidRPr="001C63CD">
        <w:rPr>
          <w:shd w:val="clear" w:color="auto" w:fill="FFFFFF"/>
        </w:rPr>
        <w:t xml:space="preserve">from three </w:t>
      </w:r>
      <w:r w:rsidR="002E3C0E">
        <w:rPr>
          <w:shd w:val="clear" w:color="auto" w:fill="FFFFFF"/>
        </w:rPr>
        <w:t xml:space="preserve">routinely collected </w:t>
      </w:r>
      <w:r w:rsidR="00AF0DA3">
        <w:rPr>
          <w:shd w:val="clear" w:color="auto" w:fill="FFFFFF"/>
        </w:rPr>
        <w:t>data sources</w:t>
      </w:r>
      <w:r w:rsidR="00D146FB" w:rsidRPr="001C63CD">
        <w:rPr>
          <w:shd w:val="clear" w:color="auto" w:fill="FFFFFF"/>
        </w:rPr>
        <w:t xml:space="preserve"> </w:t>
      </w:r>
      <w:r w:rsidR="00D63A05">
        <w:rPr>
          <w:shd w:val="clear" w:color="auto" w:fill="FFFFFF"/>
        </w:rPr>
        <w:t xml:space="preserve">available </w:t>
      </w:r>
      <w:r w:rsidR="00D146FB" w:rsidRPr="001C63CD">
        <w:rPr>
          <w:shd w:val="clear" w:color="auto" w:fill="FFFFFF"/>
        </w:rPr>
        <w:t>to the</w:t>
      </w:r>
      <w:r w:rsidR="00D63A05">
        <w:rPr>
          <w:shd w:val="clear" w:color="auto" w:fill="FFFFFF"/>
        </w:rPr>
        <w:t xml:space="preserve"> M</w:t>
      </w:r>
      <w:r w:rsidR="00D146FB" w:rsidRPr="001C63CD">
        <w:rPr>
          <w:shd w:val="clear" w:color="auto" w:fill="FFFFFF"/>
        </w:rPr>
        <w:t xml:space="preserve">inisterial </w:t>
      </w:r>
      <w:r w:rsidR="00D63A05">
        <w:rPr>
          <w:shd w:val="clear" w:color="auto" w:fill="FFFFFF"/>
        </w:rPr>
        <w:t>A</w:t>
      </w:r>
      <w:r w:rsidR="00D146FB" w:rsidRPr="001C63CD">
        <w:rPr>
          <w:shd w:val="clear" w:color="auto" w:fill="FFFFFF"/>
        </w:rPr>
        <w:t xml:space="preserve">dvisory </w:t>
      </w:r>
      <w:r w:rsidR="00D63A05">
        <w:rPr>
          <w:shd w:val="clear" w:color="auto" w:fill="FFFFFF"/>
        </w:rPr>
        <w:t>C</w:t>
      </w:r>
      <w:r w:rsidR="00D146FB" w:rsidRPr="001C63CD">
        <w:rPr>
          <w:shd w:val="clear" w:color="auto" w:fill="FFFFFF"/>
        </w:rPr>
        <w:t xml:space="preserve">ommittee on Foodborne illnesses, </w:t>
      </w:r>
      <w:r w:rsidR="00D63A05">
        <w:rPr>
          <w:shd w:val="clear" w:color="auto" w:fill="FFFFFF"/>
        </w:rPr>
        <w:t>established</w:t>
      </w:r>
      <w:r w:rsidR="00D146FB" w:rsidRPr="001C63CD">
        <w:rPr>
          <w:shd w:val="clear" w:color="auto" w:fill="FFFFFF"/>
        </w:rPr>
        <w:t xml:space="preserve"> by the presidency of South Africa</w:t>
      </w:r>
      <w:r w:rsidR="00EB0E1B">
        <w:rPr>
          <w:shd w:val="clear" w:color="auto" w:fill="FFFFFF"/>
        </w:rPr>
        <w:t xml:space="preserve"> following the</w:t>
      </w:r>
      <w:r w:rsidR="00D63A05">
        <w:rPr>
          <w:shd w:val="clear" w:color="auto" w:fill="FFFFFF"/>
        </w:rPr>
        <w:t xml:space="preserve"> Sowet</w:t>
      </w:r>
      <w:r w:rsidR="009B51B3">
        <w:rPr>
          <w:shd w:val="clear" w:color="auto" w:fill="FFFFFF"/>
        </w:rPr>
        <w:t>o</w:t>
      </w:r>
      <w:r w:rsidR="00D63A05">
        <w:rPr>
          <w:shd w:val="clear" w:color="auto" w:fill="FFFFFF"/>
        </w:rPr>
        <w:t xml:space="preserve"> poisonings</w:t>
      </w:r>
      <w:r w:rsidR="00D146FB" w:rsidRPr="001C63CD">
        <w:rPr>
          <w:shd w:val="clear" w:color="auto" w:fill="FFFFFF"/>
        </w:rPr>
        <w:t xml:space="preserve">. </w:t>
      </w:r>
      <w:r w:rsidR="00A7772A">
        <w:rPr>
          <w:shd w:val="clear" w:color="auto" w:fill="FFFFFF"/>
        </w:rPr>
        <w:t xml:space="preserve"> </w:t>
      </w:r>
      <w:commentRangeStart w:id="16"/>
      <w:r>
        <w:t>A</w:t>
      </w:r>
      <w:r w:rsidRPr="001C63CD">
        <w:t xml:space="preserve">nalysing multiple data sources </w:t>
      </w:r>
      <w:commentRangeEnd w:id="16"/>
      <w:r w:rsidR="00DD2895" w:rsidRPr="001C63CD">
        <w:rPr>
          <w:rStyle w:val="CommentReference"/>
          <w:sz w:val="24"/>
          <w:szCs w:val="24"/>
        </w:rPr>
        <w:commentReference w:id="16"/>
      </w:r>
      <w:r w:rsidRPr="001C63CD">
        <w:t xml:space="preserve">may </w:t>
      </w:r>
      <w:r>
        <w:t xml:space="preserve">improve the quality of </w:t>
      </w:r>
      <w:r w:rsidRPr="001C63CD">
        <w:t>recommendations to enhance the NMC’s robustness in tracking poisoning epidemiology and surveillance of other public health conditions</w:t>
      </w:r>
      <w:r w:rsidR="00F876A1">
        <w:t>.</w:t>
      </w:r>
    </w:p>
    <w:p w14:paraId="49551EA5" w14:textId="557894D4" w:rsidR="002C391C" w:rsidRPr="0090566A" w:rsidRDefault="002C391C" w:rsidP="00397F27">
      <w:r w:rsidRPr="001C63CD">
        <w:br w:type="page"/>
      </w:r>
    </w:p>
    <w:p w14:paraId="54D019CD" w14:textId="3B7F80D3" w:rsidR="003F1A20" w:rsidRDefault="00DD727F" w:rsidP="00397F27">
      <w:pPr>
        <w:pStyle w:val="Heading1"/>
      </w:pPr>
      <w:r>
        <w:lastRenderedPageBreak/>
        <w:t>Methodology</w:t>
      </w:r>
    </w:p>
    <w:p w14:paraId="50BDDB98" w14:textId="30F441D8" w:rsidR="00921877" w:rsidRPr="00921877" w:rsidRDefault="00921877" w:rsidP="00397F27">
      <w:pPr>
        <w:rPr>
          <w:lang w:val="en-GB"/>
        </w:rPr>
      </w:pPr>
      <w:r>
        <w:rPr>
          <w:lang w:val="en-GB"/>
        </w:rPr>
        <w:t>(</w:t>
      </w:r>
      <w:r w:rsidR="006D7E6D">
        <w:rPr>
          <w:lang w:val="en-GB"/>
        </w:rPr>
        <w:t>579</w:t>
      </w:r>
      <w:r>
        <w:rPr>
          <w:lang w:val="en-GB"/>
        </w:rPr>
        <w:t xml:space="preserve"> words)</w:t>
      </w:r>
    </w:p>
    <w:p w14:paraId="25764E88" w14:textId="54B1454E" w:rsidR="007E0FE9" w:rsidRDefault="00ED38DE" w:rsidP="00397F27">
      <w:pPr>
        <w:rPr>
          <w:ins w:id="17" w:author="Leslie London" w:date="2026-03-21T09:21:00Z" w16du:dateUtc="2026-03-21T07:21:00Z"/>
        </w:rPr>
      </w:pPr>
      <w:commentRangeStart w:id="18"/>
      <w:r w:rsidRPr="001C63CD">
        <w:t xml:space="preserve">Three data sources were used to assess the ongoing </w:t>
      </w:r>
      <w:r w:rsidR="00AF0DA3">
        <w:t xml:space="preserve">pesticide </w:t>
      </w:r>
      <w:r w:rsidRPr="001C63CD">
        <w:t>poisoning cases</w:t>
      </w:r>
      <w:r w:rsidR="00D834E2">
        <w:t xml:space="preserve"> and </w:t>
      </w:r>
      <w:r w:rsidR="00AF0DA3">
        <w:t xml:space="preserve">its </w:t>
      </w:r>
      <w:r w:rsidR="00D834E2">
        <w:t>current burden</w:t>
      </w:r>
      <w:r w:rsidRPr="001C63CD">
        <w:t xml:space="preserve"> in South Africa</w:t>
      </w:r>
      <w:r w:rsidR="00407B1D">
        <w:t xml:space="preserve">: </w:t>
      </w:r>
      <w:ins w:id="19" w:author="Leslie London" w:date="2026-03-21T09:21:00Z">
        <w:r w:rsidR="00054711" w:rsidRPr="00054711">
          <w:t xml:space="preserve">(i) The Poison Information Helpline is a 24 hour national consultative service for the public and health care workers, run jointly by Poison Information Centres (PICs) at the Tygerberg Hospital and Red Cross War Memorial Hospital in Cape Town providing </w:t>
        </w:r>
      </w:ins>
      <w:ins w:id="20" w:author="Leslie London" w:date="2026-03-21T09:27:00Z" w16du:dateUtc="2026-03-21T07:27:00Z">
        <w:r w:rsidR="00054711">
          <w:t xml:space="preserve">telephonic </w:t>
        </w:r>
      </w:ins>
      <w:ins w:id="21" w:author="Leslie London" w:date="2026-03-21T09:21:00Z">
        <w:r w:rsidR="00054711" w:rsidRPr="00054711">
          <w:t>information o</w:t>
        </w:r>
      </w:ins>
      <w:ins w:id="22" w:author="Leslie London" w:date="2026-03-21T09:27:00Z" w16du:dateUtc="2026-03-21T07:27:00Z">
        <w:r w:rsidR="00054711">
          <w:t>n</w:t>
        </w:r>
      </w:ins>
      <w:ins w:id="23" w:author="Leslie London" w:date="2026-03-21T09:21:00Z">
        <w:r w:rsidR="00054711" w:rsidRPr="00054711">
          <w:t xml:space="preserve"> the identification and management of possible poisoning (PIH case). All call data are logged in the AfriTox TeleLog database curated by the national PIH; (ii) The Notifiable Medical Conditions platform is a data archive for all notifications including those related to pesticide poisoning </w:t>
        </w:r>
      </w:ins>
      <w:ins w:id="24" w:author="Leslie London" w:date="2026-03-21T11:14:00Z" w16du:dateUtc="2026-03-21T09:14:00Z">
        <w:r w:rsidR="00C551F8">
          <w:t xml:space="preserve">(also as </w:t>
        </w:r>
        <w:r w:rsidR="00C551F8" w:rsidRPr="00397F27">
          <w:t>Agricultural and stock-remedy poisoning)</w:t>
        </w:r>
        <w:r w:rsidR="00C551F8">
          <w:t xml:space="preserve"> </w:t>
        </w:r>
      </w:ins>
      <w:ins w:id="25" w:author="Leslie London" w:date="2026-03-21T09:21:00Z">
        <w:r w:rsidR="00054711" w:rsidRPr="00054711">
          <w:t xml:space="preserve">in South Africa (notification) (iii) The National Health Laboratory Services (NHLS) records include all diagnostic tests requested in the public sector (BChE case). </w:t>
        </w:r>
      </w:ins>
      <w:del w:id="26" w:author="Leslie London" w:date="2026-03-21T09:21:00Z" w16du:dateUtc="2026-03-21T07:21:00Z">
        <w:r w:rsidR="009B51B3" w:rsidDel="00054711">
          <w:delText xml:space="preserve">(i) </w:delText>
        </w:r>
        <w:r w:rsidRPr="001C63CD" w:rsidDel="00054711">
          <w:delText>P</w:delText>
        </w:r>
        <w:r w:rsidR="001E2AB8" w:rsidDel="00054711">
          <w:delText xml:space="preserve">oison Information </w:delText>
        </w:r>
        <w:r w:rsidRPr="001C63CD" w:rsidDel="00054711">
          <w:delText>H</w:delText>
        </w:r>
        <w:r w:rsidR="001E2AB8" w:rsidDel="00054711">
          <w:delText>elpline (PIH)</w:delText>
        </w:r>
        <w:r w:rsidR="009B51B3" w:rsidDel="00054711">
          <w:delText>; (ii)</w:delText>
        </w:r>
        <w:r w:rsidRPr="001C63CD" w:rsidDel="00054711">
          <w:delText xml:space="preserve"> notification and </w:delText>
        </w:r>
        <w:r w:rsidR="009B51B3" w:rsidDel="00054711">
          <w:delText xml:space="preserve">(iii) </w:delText>
        </w:r>
        <w:r w:rsidRPr="001C63CD" w:rsidDel="00054711">
          <w:delText>BChE cases.</w:delText>
        </w:r>
      </w:del>
      <w:r w:rsidRPr="001C63CD">
        <w:t xml:space="preserve"> </w:t>
      </w:r>
      <w:commentRangeEnd w:id="18"/>
      <w:r w:rsidR="0009024B" w:rsidRPr="001C63CD">
        <w:rPr>
          <w:rStyle w:val="CommentReference"/>
          <w:sz w:val="24"/>
          <w:szCs w:val="24"/>
        </w:rPr>
        <w:commentReference w:id="18"/>
      </w:r>
      <w:r w:rsidR="00087CD9" w:rsidRPr="001C63CD">
        <w:t>All data w</w:t>
      </w:r>
      <w:ins w:id="27" w:author="Leslie London" w:date="2026-03-21T09:27:00Z" w16du:dateUtc="2026-03-21T07:27:00Z">
        <w:r w:rsidR="00054711">
          <w:t>ere</w:t>
        </w:r>
      </w:ins>
      <w:del w:id="28" w:author="Leslie London" w:date="2026-03-21T09:27:00Z" w16du:dateUtc="2026-03-21T07:27:00Z">
        <w:r w:rsidR="00087CD9" w:rsidRPr="001C63CD" w:rsidDel="00054711">
          <w:delText>as</w:delText>
        </w:r>
      </w:del>
      <w:r w:rsidR="00087CD9" w:rsidRPr="001C63CD">
        <w:t xml:space="preserve"> extracted for the time-period 1 January 2020 to 31 December 2024</w:t>
      </w:r>
      <w:r w:rsidR="00087CD9">
        <w:t>.</w:t>
      </w:r>
    </w:p>
    <w:p w14:paraId="4D045C7D" w14:textId="77777777" w:rsidR="00054711" w:rsidRDefault="00054711" w:rsidP="00397F27">
      <w:pPr>
        <w:rPr>
          <w:ins w:id="29" w:author="Leslie London" w:date="2026-03-21T09:21:00Z" w16du:dateUtc="2026-03-21T07:21:00Z"/>
        </w:rPr>
      </w:pPr>
    </w:p>
    <w:p w14:paraId="1F4E0FB4" w14:textId="1E5651DA" w:rsidR="00054711" w:rsidRPr="001C63CD" w:rsidRDefault="00054711" w:rsidP="00397F27">
      <w:ins w:id="30" w:author="Leslie London" w:date="2026-03-21T09:21:00Z">
        <w:r w:rsidRPr="00054711">
          <w:t>Each source generated cases defined as follows:</w:t>
        </w:r>
      </w:ins>
    </w:p>
    <w:p w14:paraId="764543D6" w14:textId="6495EA98" w:rsidR="007E0FE9" w:rsidRPr="001C63CD" w:rsidRDefault="00ED38DE" w:rsidP="00397F27">
      <w:r w:rsidRPr="00931459">
        <w:rPr>
          <w:b/>
          <w:bCs/>
        </w:rPr>
        <w:t>A PIH</w:t>
      </w:r>
      <w:r w:rsidRPr="001C63CD">
        <w:t xml:space="preserve"> </w:t>
      </w:r>
      <w:r w:rsidR="00EB0E1B" w:rsidRPr="001C63CD">
        <w:t xml:space="preserve">case is </w:t>
      </w:r>
      <w:r w:rsidR="00EB0E1B">
        <w:t xml:space="preserve">one based on </w:t>
      </w:r>
      <w:r w:rsidR="00EB0E1B" w:rsidRPr="001C63CD">
        <w:t xml:space="preserve">a call coming from a clinician who reports a patient </w:t>
      </w:r>
      <w:r w:rsidR="00EB0E1B">
        <w:t>being exposed to</w:t>
      </w:r>
      <w:r w:rsidR="00EB0E1B" w:rsidRPr="001C63CD">
        <w:t xml:space="preserve"> a herbicide, rodenticide or insecticide and</w:t>
      </w:r>
      <w:r w:rsidR="004D58C1">
        <w:t xml:space="preserve"> who</w:t>
      </w:r>
      <w:r w:rsidR="00EB0E1B" w:rsidRPr="001C63CD">
        <w:t xml:space="preserve"> requires assistance in the diagnosis or management of the patient</w:t>
      </w:r>
      <w:ins w:id="31" w:author="Leslie London" w:date="2026-03-21T09:19:00Z" w16du:dateUtc="2026-03-21T07:19:00Z">
        <w:r w:rsidR="00054711">
          <w:t>.</w:t>
        </w:r>
      </w:ins>
      <w:r w:rsidR="00EB0E1B">
        <w:t xml:space="preserve"> </w:t>
      </w:r>
      <w:r w:rsidR="00B04CB4" w:rsidRPr="00B04CB4">
        <w:t xml:space="preserve"> </w:t>
      </w:r>
      <w:del w:id="32" w:author="Leslie London" w:date="2026-03-21T09:21:00Z" w16du:dateUtc="2026-03-21T07:21:00Z">
        <w:r w:rsidR="00B04CB4" w:rsidDel="00054711">
          <w:delText>All call data are</w:delText>
        </w:r>
        <w:r w:rsidR="00B04CB4" w:rsidRPr="001C63CD" w:rsidDel="00054711">
          <w:delText xml:space="preserve"> logged </w:delText>
        </w:r>
        <w:r w:rsidR="00B04CB4" w:rsidDel="00054711">
          <w:delText>i</w:delText>
        </w:r>
        <w:r w:rsidR="00B04CB4" w:rsidRPr="001C63CD" w:rsidDel="00054711">
          <w:delText xml:space="preserve">n </w:delText>
        </w:r>
        <w:r w:rsidR="00B04CB4" w:rsidRPr="00592677" w:rsidDel="00054711">
          <w:delText xml:space="preserve">AfriTox TeleLog database </w:delText>
        </w:r>
        <w:r w:rsidR="00B04CB4" w:rsidDel="00054711">
          <w:delText>curated by the national PIH</w:delText>
        </w:r>
        <w:r w:rsidR="00EB0E1B" w:rsidRPr="001C63CD" w:rsidDel="00054711">
          <w:delText>.</w:delText>
        </w:r>
        <w:r w:rsidR="00EB0E1B" w:rsidDel="00054711">
          <w:delText xml:space="preserve"> </w:delText>
        </w:r>
        <w:r w:rsidR="007C0FC2" w:rsidRPr="001C63CD" w:rsidDel="00054711">
          <w:delText xml:space="preserve">South Africa has three Poison Information Centres (PICs) of which two are based in </w:delText>
        </w:r>
        <w:r w:rsidR="00B04CB4" w:rsidDel="00054711">
          <w:delText xml:space="preserve">the </w:delText>
        </w:r>
        <w:r w:rsidR="007C0FC2" w:rsidRPr="001C63CD" w:rsidDel="00054711">
          <w:delText>Western Cape at the Tygerberg Hospital and Red Cross War Memorial Hospital. These two centres</w:delText>
        </w:r>
        <w:r w:rsidR="00EB0E1B" w:rsidDel="00054711">
          <w:delText xml:space="preserve"> jointly</w:delText>
        </w:r>
        <w:r w:rsidR="007C0FC2" w:rsidRPr="001C63CD" w:rsidDel="00054711">
          <w:delText xml:space="preserve"> </w:delText>
        </w:r>
        <w:r w:rsidR="00EB0E1B" w:rsidDel="00054711">
          <w:delText>operate</w:delText>
        </w:r>
        <w:r w:rsidR="007C0FC2" w:rsidRPr="001C63CD" w:rsidDel="00054711">
          <w:delText xml:space="preserve"> the</w:delText>
        </w:r>
        <w:r w:rsidR="00EB0E1B" w:rsidDel="00054711">
          <w:delText xml:space="preserve"> </w:delText>
        </w:r>
        <w:r w:rsidR="007C0FC2" w:rsidRPr="001C63CD" w:rsidDel="00054711">
          <w:delText>PIH, a 24</w:delText>
        </w:r>
        <w:r w:rsidR="00EB0E1B" w:rsidDel="00054711">
          <w:delText>-hour service</w:delText>
        </w:r>
        <w:r w:rsidR="007C0FC2" w:rsidRPr="001C63CD" w:rsidDel="00054711">
          <w:delText xml:space="preserve"> helpline available to the public to </w:delText>
        </w:r>
        <w:r w:rsidR="00EB0E1B" w:rsidDel="00054711">
          <w:delText>for</w:delText>
        </w:r>
        <w:r w:rsidR="007C0FC2" w:rsidRPr="001C63CD" w:rsidDel="00054711">
          <w:delText xml:space="preserve"> poisoning exposure </w:delText>
        </w:r>
        <w:r w:rsidR="00EB0E1B" w:rsidDel="00054711">
          <w:delText xml:space="preserve">assessment </w:delText>
        </w:r>
        <w:r w:rsidR="007C0FC2" w:rsidRPr="001C63CD" w:rsidDel="00054711">
          <w:delText>and</w:delText>
        </w:r>
        <w:r w:rsidR="00EB0E1B" w:rsidDel="00054711">
          <w:delText xml:space="preserve"> to</w:delText>
        </w:r>
        <w:r w:rsidR="007C0FC2" w:rsidRPr="001C63CD" w:rsidDel="00054711">
          <w:delText xml:space="preserve"> healthcare workers </w:delText>
        </w:r>
        <w:r w:rsidR="00EB0E1B" w:rsidDel="00054711">
          <w:delText>for</w:delText>
        </w:r>
        <w:r w:rsidR="007C0FC2" w:rsidRPr="001C63CD" w:rsidDel="00054711">
          <w:delText xml:space="preserve"> </w:delText>
        </w:r>
        <w:r w:rsidR="00EB0E1B" w:rsidDel="00054711">
          <w:delText>diagnostic and clinical</w:delText>
        </w:r>
        <w:r w:rsidR="007C0FC2" w:rsidRPr="001C63CD" w:rsidDel="00054711">
          <w:delText xml:space="preserve"> management</w:delText>
        </w:r>
        <w:r w:rsidR="00EB0E1B" w:rsidDel="00054711">
          <w:delText xml:space="preserve"> support</w:delText>
        </w:r>
        <w:r w:rsidR="007C0FC2" w:rsidRPr="001C63CD" w:rsidDel="00054711">
          <w:delText xml:space="preserve">. </w:delText>
        </w:r>
      </w:del>
      <w:r w:rsidR="002D144A">
        <w:t xml:space="preserve">Calls made by </w:t>
      </w:r>
      <w:ins w:id="33" w:author="Leslie London" w:date="2026-03-21T09:21:00Z" w16du:dateUtc="2026-03-21T07:21:00Z">
        <w:r w:rsidR="00054711">
          <w:t>non-</w:t>
        </w:r>
      </w:ins>
      <w:r w:rsidR="002D144A">
        <w:t>clinic</w:t>
      </w:r>
      <w:ins w:id="34" w:author="Leslie London" w:date="2026-03-21T09:28:00Z" w16du:dateUtc="2026-03-21T07:28:00Z">
        <w:r w:rsidR="00054711">
          <w:t>i</w:t>
        </w:r>
      </w:ins>
      <w:r w:rsidR="002D144A">
        <w:t>an</w:t>
      </w:r>
      <w:del w:id="35" w:author="Leslie London" w:date="2026-03-21T09:28:00Z" w16du:dateUtc="2026-03-21T07:28:00Z">
        <w:r w:rsidR="002D144A" w:rsidDel="00054711">
          <w:delText>c</w:delText>
        </w:r>
      </w:del>
      <w:r w:rsidR="002D144A">
        <w:t xml:space="preserve">s </w:t>
      </w:r>
      <w:del w:id="36" w:author="Leslie London" w:date="2026-03-21T09:22:00Z" w16du:dateUtc="2026-03-21T07:22:00Z">
        <w:r w:rsidR="002D144A" w:rsidDel="00054711">
          <w:delText xml:space="preserve">for a suspected herbicide/rodenticide/insecticide poisoning events were included. </w:delText>
        </w:r>
        <w:r w:rsidR="00854347" w:rsidDel="00054711">
          <w:delText>R</w:delText>
        </w:r>
      </w:del>
      <w:ins w:id="37" w:author="Leslie London" w:date="2026-03-21T09:22:00Z" w16du:dateUtc="2026-03-21T07:22:00Z">
        <w:r w:rsidR="00054711">
          <w:t>and r</w:t>
        </w:r>
      </w:ins>
      <w:r w:rsidR="00854347">
        <w:t>epeat calls for the same patients were excluded</w:t>
      </w:r>
      <w:del w:id="38" w:author="Leslie London" w:date="2026-03-21T09:22:00Z" w16du:dateUtc="2026-03-21T07:22:00Z">
        <w:r w:rsidR="00854347" w:rsidDel="00054711">
          <w:delText xml:space="preserve">, </w:delText>
        </w:r>
        <w:r w:rsidR="00F90166" w:rsidDel="00054711">
          <w:delText xml:space="preserve">Data were available for the period </w:delText>
        </w:r>
        <w:r w:rsidR="001E2AB8" w:rsidDel="00054711">
          <w:delText>2020-2024</w:delText>
        </w:r>
      </w:del>
      <w:r w:rsidR="007C0FC2">
        <w:t>.</w:t>
      </w:r>
    </w:p>
    <w:p w14:paraId="52FD4DC3" w14:textId="2192E1C6" w:rsidR="007E0FE9" w:rsidRPr="001C63CD" w:rsidRDefault="00ED38DE" w:rsidP="00397F27">
      <w:r w:rsidRPr="00931459">
        <w:rPr>
          <w:b/>
          <w:bCs/>
        </w:rPr>
        <w:t>A notification</w:t>
      </w:r>
      <w:r w:rsidRPr="001C63CD">
        <w:t xml:space="preserve"> </w:t>
      </w:r>
      <w:r w:rsidR="009B51B3">
        <w:t xml:space="preserve">case </w:t>
      </w:r>
      <w:r w:rsidRPr="001C63CD">
        <w:t xml:space="preserve">is </w:t>
      </w:r>
      <w:r w:rsidR="009B51B3">
        <w:t xml:space="preserve">an </w:t>
      </w:r>
      <w:r w:rsidRPr="001C63CD">
        <w:t xml:space="preserve">of </w:t>
      </w:r>
      <w:r w:rsidR="00EB0E1B">
        <w:t>ASRP</w:t>
      </w:r>
      <w:r w:rsidRPr="001C63CD">
        <w:t xml:space="preserve"> </w:t>
      </w:r>
      <w:r w:rsidR="00B31AD1">
        <w:t>notificat</w:t>
      </w:r>
      <w:r w:rsidR="00EA7040">
        <w:t>i</w:t>
      </w:r>
      <w:r w:rsidR="00B31AD1">
        <w:t xml:space="preserve">ons </w:t>
      </w:r>
      <w:r w:rsidR="009B51B3">
        <w:t xml:space="preserve">that is </w:t>
      </w:r>
      <w:r w:rsidRPr="001C63CD">
        <w:t xml:space="preserve">based on a published case definition </w:t>
      </w:r>
      <w:r w:rsidR="009B51B3">
        <w:t xml:space="preserve">and </w:t>
      </w:r>
      <w:r w:rsidRPr="001C63CD">
        <w:t>notified to the NMC</w:t>
      </w:r>
      <w:r w:rsidR="00EB0E1B">
        <w:t xml:space="preserve"> platform</w:t>
      </w:r>
      <w:r w:rsidR="00F86D62">
        <w:t xml:space="preserve"> based on clinical suspicion from both health facilities and forensic pathology facilities</w:t>
      </w:r>
      <w:r w:rsidR="00316C49" w:rsidRPr="001C63CD">
        <w:fldChar w:fldCharType="begin"/>
      </w:r>
      <w:r w:rsidR="00D54896">
        <w:instrText xml:space="preserve"> ADDIN ZOTERO_ITEM CSL_CITATION {"citationID":"qgP5A2RB","properties":{"formattedCitation":"(10)","plainCitation":"(10)","noteIndex":0},"citationItems":[{"id":1607,"uris":["http://zotero.org/users/9454588/items/5XFZWY9B"],"itemData":{"id":1607,"type":"document","publisher":"National Institute for Communicable disease, A divisision of the National Health Laboratory Services","title":"NMC Category 1 case definitions","URL":"https://www.nicd.ac.za/nmc-overview/nmc-resources/","accessed":{"date-parts":[["2024",12,18]]},"issued":{"date-parts":[["2024",12]]},"citation-key":"2024NMCCategory1"}}],"schema":"https://github.com/citation-style-language/schema/raw/master/csl-citation.json"} </w:instrText>
      </w:r>
      <w:r w:rsidR="00316C49" w:rsidRPr="001C63CD">
        <w:fldChar w:fldCharType="separate"/>
      </w:r>
      <w:r w:rsidR="00D54896">
        <w:rPr>
          <w:rFonts w:eastAsiaTheme="minorHAnsi"/>
          <w:lang w:val="en-GB" w:eastAsia="en-US"/>
        </w:rPr>
        <w:t>(10)</w:t>
      </w:r>
      <w:r w:rsidR="00316C49" w:rsidRPr="001C63CD">
        <w:fldChar w:fldCharType="end"/>
      </w:r>
      <w:r w:rsidRPr="001C63CD">
        <w:t>.</w:t>
      </w:r>
      <w:r w:rsidR="007E0FE9" w:rsidRPr="001C63CD">
        <w:t xml:space="preserve"> </w:t>
      </w:r>
      <w:del w:id="39" w:author="Leslie London" w:date="2026-03-21T09:22:00Z" w16du:dateUtc="2026-03-21T07:22:00Z">
        <w:r w:rsidR="009B51B3" w:rsidDel="00054711">
          <w:delText xml:space="preserve">We reviewed cases </w:delText>
        </w:r>
        <w:r w:rsidR="001E2AB8" w:rsidDel="00054711">
          <w:delText xml:space="preserve">notified </w:delText>
        </w:r>
        <w:r w:rsidR="00EB0E1B" w:rsidDel="00054711">
          <w:delText>during</w:delText>
        </w:r>
        <w:r w:rsidR="001E2AB8" w:rsidDel="00054711">
          <w:delText xml:space="preserve"> the period 2020-2024.</w:delText>
        </w:r>
        <w:r w:rsidR="009B51B3" w:rsidDel="00054711">
          <w:delText xml:space="preserve"> </w:delText>
        </w:r>
      </w:del>
      <w:r w:rsidR="00B31AD1">
        <w:t xml:space="preserve">Notifications </w:t>
      </w:r>
      <w:r w:rsidR="007538DB">
        <w:t>may come from any medical professional making a diagnosis</w:t>
      </w:r>
      <w:r w:rsidR="00EB0E1B">
        <w:t>,</w:t>
      </w:r>
      <w:r w:rsidR="007538DB">
        <w:t xml:space="preserve"> including Forensic Pathology Services. </w:t>
      </w:r>
    </w:p>
    <w:p w14:paraId="0E39539A" w14:textId="2DE10165" w:rsidR="009B51B3" w:rsidRDefault="00EB0E1B" w:rsidP="00397F27">
      <w:r>
        <w:rPr>
          <w:b/>
          <w:bCs/>
        </w:rPr>
        <w:t xml:space="preserve">A </w:t>
      </w:r>
      <w:r w:rsidR="009B51B3" w:rsidRPr="00931459">
        <w:rPr>
          <w:b/>
          <w:bCs/>
        </w:rPr>
        <w:t xml:space="preserve">BChE </w:t>
      </w:r>
      <w:r>
        <w:rPr>
          <w:b/>
          <w:bCs/>
        </w:rPr>
        <w:t>case</w:t>
      </w:r>
      <w:r w:rsidR="009B51B3">
        <w:t xml:space="preserve"> </w:t>
      </w:r>
      <w:r>
        <w:t>is</w:t>
      </w:r>
      <w:r w:rsidR="009B51B3">
        <w:t xml:space="preserve"> derived </w:t>
      </w:r>
      <w:r>
        <w:t xml:space="preserve">from </w:t>
      </w:r>
      <w:r w:rsidR="003A17DD">
        <w:t xml:space="preserve">butyrylcholinesterase (BChE) </w:t>
      </w:r>
      <w:r>
        <w:t>enzyme activity test requests submitted to the National Health Laboratory Services (NHLS) from 2020-2024 (5 years)</w:t>
      </w:r>
      <w:r w:rsidR="009B51B3">
        <w:t>.</w:t>
      </w:r>
      <w:r w:rsidR="00BB0086">
        <w:t xml:space="preserve"> BChE </w:t>
      </w:r>
      <w:r w:rsidR="00E35F5A">
        <w:t xml:space="preserve">is </w:t>
      </w:r>
      <w:r w:rsidR="00BB0086" w:rsidRPr="001C63CD">
        <w:t>inhibited by organophosphate</w:t>
      </w:r>
      <w:r w:rsidR="00BB0086">
        <w:t>s</w:t>
      </w:r>
      <w:r w:rsidR="003A17DD">
        <w:t xml:space="preserve"> and carbamates</w:t>
      </w:r>
      <w:r w:rsidR="00BB0086">
        <w:t xml:space="preserve"> making it a useful first line investigation</w:t>
      </w:r>
      <w:r w:rsidR="003A17DD">
        <w:t xml:space="preserve"> in these pesticide poisoning cases</w:t>
      </w:r>
      <w:r w:rsidR="00E35F5A">
        <w:t>.</w:t>
      </w:r>
      <w:r w:rsidR="00F05312" w:rsidRPr="001C63CD">
        <w:t xml:space="preserve"> </w:t>
      </w:r>
      <w:r w:rsidR="00BB0086" w:rsidRPr="001C63CD">
        <w:t xml:space="preserve">Data </w:t>
      </w:r>
      <w:r w:rsidR="003A17DD">
        <w:t>were</w:t>
      </w:r>
      <w:r w:rsidR="003A17DD" w:rsidRPr="001C63CD">
        <w:t xml:space="preserve"> </w:t>
      </w:r>
      <w:r w:rsidR="00BB0086" w:rsidRPr="001C63CD">
        <w:t>deduplicated via the N</w:t>
      </w:r>
      <w:r>
        <w:t>ational Institute for Communicabl</w:t>
      </w:r>
      <w:r w:rsidR="00C20E99">
        <w:t>e</w:t>
      </w:r>
      <w:r>
        <w:t xml:space="preserve"> Disease (N</w:t>
      </w:r>
      <w:r w:rsidR="00BB0086" w:rsidRPr="001C63CD">
        <w:t>ICD</w:t>
      </w:r>
      <w:r>
        <w:t>)</w:t>
      </w:r>
      <w:r w:rsidR="00BB0086" w:rsidRPr="001C63CD">
        <w:t xml:space="preserve"> surveillance data warehouse </w:t>
      </w:r>
      <w:r>
        <w:t>using</w:t>
      </w:r>
      <w:r w:rsidR="00BB0086" w:rsidRPr="001C63CD">
        <w:t xml:space="preserve"> fuzzy matching protocols</w:t>
      </w:r>
      <w:r>
        <w:t xml:space="preserve">; those included were </w:t>
      </w:r>
      <w:r w:rsidR="00A90720">
        <w:t>unique tests</w:t>
      </w:r>
      <w:r w:rsidR="00BB0086">
        <w:t>.</w:t>
      </w:r>
      <w:r w:rsidR="00646438">
        <w:t xml:space="preserve"> Tests </w:t>
      </w:r>
      <w:r w:rsidR="008B6C02">
        <w:t>showing</w:t>
      </w:r>
      <w:r w:rsidR="00646438" w:rsidRPr="001C63CD">
        <w:t xml:space="preserve"> </w:t>
      </w:r>
      <w:r w:rsidR="00AE6100">
        <w:t xml:space="preserve">severe </w:t>
      </w:r>
      <w:r w:rsidR="00646438" w:rsidRPr="001C63CD">
        <w:t xml:space="preserve">enzyme inhibition classified as &lt;10% </w:t>
      </w:r>
      <w:r w:rsidR="00646438">
        <w:t xml:space="preserve">of </w:t>
      </w:r>
      <w:r w:rsidR="00646438" w:rsidRPr="001C63CD">
        <w:t>normal activity</w:t>
      </w:r>
      <w:r w:rsidR="00646438" w:rsidRPr="001C63CD">
        <w:fldChar w:fldCharType="begin"/>
      </w:r>
      <w:r w:rsidR="00D54896">
        <w:instrText xml:space="preserve"> ADDIN ZOTERO_ITEM CSL_CITATION {"citationID":"BY47WsKn","properties":{"formattedCitation":"(11\\uc0\\u8211{}13)","plainCitation":"(11–13)","noteIndex":0},"citationItems":[{"id":1704,"uris":["http://zotero.org/users/9454588/items/GALVX9LY"],"itemData":{"id":1704,"type":"article-journal","abstract":"Background: Organophosphorous (OP) poisoning is one of the most common poisonings seen in India. OP compounds act through inhibition of enzyme acetylcholinesterase and estimation of pseudocholinesterase (PCE) activity strengthens the diagnosis in clinically uncertain cases of OP poisoning. The role of pralidoxime (PAM) therapy in OP poisoning has been controversial. Study Objectives: This study was aimed to determine the prognostic significance of estimation of PCE activity and also to assess the role of PAM therapy in OP poisoning. Materials and Methods: Patients of suspected OP poisoning of age &gt;12 years admitted to emergency unit at a tertiary healthcare center of north India were enrolled. Patients were categorized into two groups; group A who were given intravenous atropine and group B who were given injectable PAM along with atropine. Serum PCE level was estimated at the time of admission in all patients and severity of OP poisoning was assessed according to PCE level. Requirement of atropine, oxygen inhalation, intubation and ventilatory support, total hospital stay, and mortality were compared between different classes of severity and also between Groups A and B. Results: This study included a total of 70 subjects, 35 in each group with mean age of 24.99 ± 8.7 years. Out of 70 subjects 49 (70%) were male and 21 (30%) were female. Forty nine patients (70%) of OP poisoning were with suicidal intent while 21 (30%) cases were accidentally poisoned. In all suicidal cases route of poisoning was ingestion whereas in all the accidental cases route of exposure was inhalational. PCE levels were reduced in all the cases and the mean level was 3,154.16 ± 2,562.40 IU/L. The total dose of atropine required, need for oxygen inhalation and need for intubation and ventilatory support, mean duration of hospital stay and mortality rate (P = 0.003) were higher in moderate to severe cases and did not have significant difference between Groups A and B. Conclusion: The study recommends estimation of PCE level at admission to classify severity of OP poisoning and to estimate prognosis. This study did not find any beneficial role of PAM therapy in reducing morbidity as well as mortality.","container-title":"Toxicology International","DOI":"10.4103/0971-6580.121669","ISSN":"0971-6580","issue":"3","journalAbbreviation":"Toxicol Int","language":"en","page":"214","source":"DOI.org (Crossref)","title":"Prognostic significance of estimation of pseudocholinesterase activity and role of pralidoxime therapy in organophosphorous poisoning","volume":"20","author":[{"family":"Chaudhary","given":"ShyamChand"},{"family":"Jain","given":"Nirdesh"},{"family":"Atam","given":"Virendra"},{"family":"Agarwal","given":"Avinash"},{"family":"Singh","given":"Khemraj"},{"family":"Sawlani","given":"KamalKumar"},{"family":"Vaish","given":"ArvindKumar"},{"family":"Patel","given":"MunnaLal"}],"issued":{"date-parts":[["2013"]]},"citation-key":"chaudhary2013PrognosticSignificanceEstimation"}},{"id":1708,"uris":["http://zotero.org/users/9454588/items/SZLLA63J"],"itemData":{"id":1708,"type":"article-journal","abstract":"Background Pesticide poisoning is among the most common means of suicide globally, but can be prevented with regulation of the most hazardous agents. We aimed to compare the lethality of pesticides ingested by our cohort, seek evidence on variation between human and regulatory animal toxicity, and establish change over time in the case fatality of individual pesticides in Sri Lanka.","container-title":"The Lancet Global Health","DOI":"10.1016/S2214-109X(21)00086-3","ISSN":"2214109X","issue":"6","journalAbbreviation":"The Lancet Global Health","language":"en","page":"e854-e862","source":"DOI.org (Crossref)","title":"Case fatality of agricultural pesticides after self-poisoning in Sri Lanka: a prospective cohort study","title-short":"Case fatality of agricultural pesticides after self-poisoning in Sri Lanka","volume":"9","author":[{"family":"Buckley","given":"Nicholas A"},{"family":"Fahim","given":"Mohamed"},{"family":"Raubenheimer","given":"Jacques"},{"family":"Gawarammana","given":"Indika B"},{"family":"Eddleston","given":"Michael"},{"family":"Roberts","given":"Michael S"},{"family":"Dawson","given":"Andrew H"}],"issued":{"date-parts":[["2021",6]]},"citation-key":"buckley2021CaseFatalityAgricultural"}},{"id":1696,"uris":["http://zotero.org/users/9454588/items/KUG8VHM7"],"itemData":{"id":1696,"type":"article-journal","container-title":"Indian Journal of Critical Care Medicine","DOI":"10.4103/0972-5229.192052","ISSN":"0972-5229, 1998-359X","issue":"10","language":"en","page":"601-604","source":"DOI.org (Crossref)","title":"Pseudocholinesterase as a predictor of mortality and morbidity in organophosphorus poisoning","volume":"20","author":[{"family":"Rao","given":"Karthik"},{"family":"Rangappa","given":"Pradeep"},{"family":"Jacob","given":"Ipe"},{"family":"Hiremath","given":"Pradeepkumar"}],"issued":{"date-parts":[["2016",10]]},"citation-key":"rao2016PseudocholinesterasePredictorMortality"}}],"schema":"https://github.com/citation-style-language/schema/raw/master/csl-citation.json"} </w:instrText>
      </w:r>
      <w:r w:rsidR="00646438" w:rsidRPr="001C63CD">
        <w:fldChar w:fldCharType="separate"/>
      </w:r>
      <w:r w:rsidR="00D54896" w:rsidRPr="00D54896">
        <w:rPr>
          <w:rFonts w:eastAsiaTheme="minorHAnsi"/>
          <w:lang w:val="en-GB" w:eastAsia="en-US"/>
        </w:rPr>
        <w:t>(11–13)</w:t>
      </w:r>
      <w:r w:rsidR="00646438" w:rsidRPr="001C63CD">
        <w:fldChar w:fldCharType="end"/>
      </w:r>
      <w:r w:rsidR="00646438">
        <w:t xml:space="preserve"> were </w:t>
      </w:r>
      <w:r>
        <w:t>defined</w:t>
      </w:r>
      <w:r w:rsidR="003651C3">
        <w:t xml:space="preserve"> as a</w:t>
      </w:r>
      <w:r w:rsidR="00646438">
        <w:t xml:space="preserve"> BChE case.</w:t>
      </w:r>
    </w:p>
    <w:p w14:paraId="43D6CF29" w14:textId="77777777" w:rsidR="00D63A05" w:rsidRDefault="00D63A05" w:rsidP="00397F27"/>
    <w:p w14:paraId="1BD145E4" w14:textId="474AA024" w:rsidR="008E695D" w:rsidRDefault="00A81B07" w:rsidP="00397F27">
      <w:bookmarkStart w:id="40" w:name="OLE_LINK1"/>
      <w:r w:rsidRPr="001C63CD">
        <w:t>Data w</w:t>
      </w:r>
      <w:r w:rsidR="00087CD9">
        <w:t>ere</w:t>
      </w:r>
      <w:r w:rsidRPr="001C63CD">
        <w:t xml:space="preserve"> analysed using R version 4.1.2. </w:t>
      </w:r>
      <w:commentRangeStart w:id="41"/>
      <w:r w:rsidR="009D6A3B">
        <w:t xml:space="preserve">We reported Age-Standardised rates </w:t>
      </w:r>
      <w:commentRangeEnd w:id="41"/>
      <w:r w:rsidR="00DE0C72">
        <w:rPr>
          <w:rStyle w:val="CommentReference"/>
          <w:sz w:val="24"/>
          <w:szCs w:val="24"/>
        </w:rPr>
        <w:commentReference w:id="41"/>
      </w:r>
      <w:r w:rsidR="009D6A3B">
        <w:t>by computing age-s</w:t>
      </w:r>
      <w:r w:rsidR="00014ADF">
        <w:t>pecific rates standardised with WHO global population weights</w:t>
      </w:r>
      <w:r w:rsidR="00014ADF">
        <w:fldChar w:fldCharType="begin"/>
      </w:r>
      <w:r w:rsidR="003003A7">
        <w:instrText xml:space="preserve"> ADDIN ZOTERO_ITEM CSL_CITATION {"citationID":"VWr4r7ls","properties":{"formattedCitation":"(14)","plainCitation":"(14)","noteIndex":0},"citationItems":[{"id":1775,"uris":["http://zotero.org/users/9454588/items/RWDXF3HL"],"itemData":{"id":1775,"type":"article-journal","abstract":"A recent WHO analysis has revealed the need for a new world standard population (see attached table). This has become particularly pertinent given the rapid and continued declines in age-specific mortality rates among the oldest old, and the increasing availability of epidemiological data for higher age groups. There is clearly no conceptual justification for choosing one standard over another, hence the choice is arbitrary. However, choosing a standard population with higher proportions in the younger age groups tends to weight events at these ages disproportionately. Similarly, choosing an older standard does the opposite. Hence, rather than selecting a standard to match the current age-structure of some population(s), the WHO adopted a standard based on the average age-structure of those populations to be compared (the world) over the likely period of time that a new standard will be used (some 25-30 years), using the latest UN assessment for 1998 (UN Population Division, 1998). From these estimates, an average world population age-structure was constructed for the period 2000-2025. The use of an average world population, as well as a time series of observations, removes the effects of historical events such as wars and famine on population age composition. The terminal age group in the new WHO standard population has been extended out to 100 years and over, rather than the 85 and over as is the current practice. The WHO World Standard population has fewer children and notably more adults aged 70 and above than the world standard. It is also notably younger than the European standard.","language":"en","source":"Zotero","title":"Age Standardization of Rates: A new WHO Standard","author":[{"family":"Ahmad","given":"Omar B"},{"family":"Boschi-Pinto","given":"Cynthia"},{"family":"Lopez","given":"Alan D"},{"family":"Murray","given":"Christopher JL"},{"family":"Lozano","given":"Rafael"},{"family":"Inoue","given":"Mie"}],"citation-key":"ahmadAgeStandardizationRates"}}],"schema":"https://github.com/citation-style-language/schema/raw/master/csl-citation.json"} </w:instrText>
      </w:r>
      <w:r w:rsidR="00014ADF">
        <w:fldChar w:fldCharType="separate"/>
      </w:r>
      <w:r w:rsidR="003003A7">
        <w:rPr>
          <w:noProof/>
        </w:rPr>
        <w:t>(14)</w:t>
      </w:r>
      <w:r w:rsidR="00014ADF">
        <w:fldChar w:fldCharType="end"/>
      </w:r>
      <w:r w:rsidR="00980911">
        <w:t xml:space="preserve">. </w:t>
      </w:r>
      <w:r w:rsidR="00014ADF">
        <w:t xml:space="preserve"> </w:t>
      </w:r>
      <w:r w:rsidR="00E6416F">
        <w:t>We</w:t>
      </w:r>
      <w:r w:rsidR="00ED38DE" w:rsidRPr="001C63CD">
        <w:t xml:space="preserve"> used the </w:t>
      </w:r>
      <w:r w:rsidR="00AE6100">
        <w:t>m</w:t>
      </w:r>
      <w:r w:rsidR="00ED38DE" w:rsidRPr="001C63CD">
        <w:t xml:space="preserve">id-year population estimates (MYPEs) for </w:t>
      </w:r>
      <w:r w:rsidR="00C655B1">
        <w:t>2020-</w:t>
      </w:r>
      <w:r w:rsidR="00ED38DE" w:rsidRPr="001C63CD">
        <w:t xml:space="preserve">2024 published by </w:t>
      </w:r>
      <w:r w:rsidR="00215C64">
        <w:t>Stat</w:t>
      </w:r>
      <w:del w:id="42" w:author="Leslie London" w:date="2026-03-21T09:23:00Z" w16du:dateUtc="2026-03-21T07:23:00Z">
        <w:r w:rsidR="00215C64" w:rsidDel="00054711">
          <w:delText>it</w:delText>
        </w:r>
      </w:del>
      <w:r w:rsidR="00215C64">
        <w:t>istics South Africa</w:t>
      </w:r>
      <w:r w:rsidR="00215C64" w:rsidRPr="001C63CD">
        <w:t xml:space="preserve"> </w:t>
      </w:r>
      <w:r w:rsidR="00215C64">
        <w:t xml:space="preserve">(Stats </w:t>
      </w:r>
      <w:r w:rsidR="00ED38DE" w:rsidRPr="001C63CD">
        <w:t>SA</w:t>
      </w:r>
      <w:r w:rsidR="00215C64">
        <w:t>)</w:t>
      </w:r>
      <w:r w:rsidR="001E2AB8">
        <w:t xml:space="preserve"> </w:t>
      </w:r>
      <w:r w:rsidR="00124F6C">
        <w:t>in 2025</w:t>
      </w:r>
      <w:r w:rsidR="005C7CD7">
        <w:fldChar w:fldCharType="begin"/>
      </w:r>
      <w:r w:rsidR="003003A7">
        <w:instrText xml:space="preserve"> ADDIN ZOTERO_ITEM CSL_CITATION {"citationID":"IzbZo7Pb","properties":{"formattedCitation":"(15)","plainCitation":"(15)","noteIndex":0},"citationItems":[{"id":1808,"uris":["http://zotero.org/users/9454588/items/I9YYCEQG"],"itemData":{"id":1808,"type":"document","publisher":"Statistics South Africa","title":"Mid-Year population Estimates","URL":"https://www.statssa.gov.za/publications/P0302/P03022025.pdf","issued":{"date-parts":[["2025",7,28]]},"citation-key":"2025MidYearPopulationEstimates"}}],"schema":"https://github.com/citation-style-language/schema/raw/master/csl-citation.json"} </w:instrText>
      </w:r>
      <w:r w:rsidR="005C7CD7">
        <w:fldChar w:fldCharType="separate"/>
      </w:r>
      <w:r w:rsidR="003003A7">
        <w:rPr>
          <w:noProof/>
        </w:rPr>
        <w:t>(15)</w:t>
      </w:r>
      <w:r w:rsidR="005C7CD7">
        <w:fldChar w:fldCharType="end"/>
      </w:r>
      <w:r w:rsidR="00CC70CE">
        <w:t>.</w:t>
      </w:r>
      <w:r w:rsidR="00980911">
        <w:t xml:space="preserve"> </w:t>
      </w:r>
      <w:r w:rsidR="00CC70CE" w:rsidRPr="003E453A">
        <w:t xml:space="preserve">To estimate the </w:t>
      </w:r>
      <w:r w:rsidR="001C3E0B">
        <w:t>&lt;</w:t>
      </w:r>
      <w:r w:rsidR="00CC70CE" w:rsidRPr="003E453A">
        <w:t>1</w:t>
      </w:r>
      <w:r w:rsidR="00CE3EB6">
        <w:t xml:space="preserve"> </w:t>
      </w:r>
      <w:r w:rsidR="00CC70CE" w:rsidRPr="003E453A">
        <w:t>year population, we used the number of registered live births for each year and subtracted the expected number of infant deaths</w:t>
      </w:r>
      <w:r w:rsidR="00EB62A4">
        <w:t xml:space="preserve"> </w:t>
      </w:r>
      <w:r w:rsidR="00CC70CE" w:rsidRPr="003E453A">
        <w:t>computed as the product of that year’s births and infant mortality rate</w:t>
      </w:r>
      <w:r w:rsidR="00FE4417">
        <w:t xml:space="preserve"> per 1000 live births</w:t>
      </w:r>
      <w:r w:rsidR="00CC70CE" w:rsidRPr="003E453A">
        <w:t xml:space="preserve"> (IMR) reported by Stats SA.</w:t>
      </w:r>
      <w:r w:rsidR="008555C1">
        <w:t xml:space="preserve"> The resulting number was subtracted from the 0-4 age category MY</w:t>
      </w:r>
      <w:r w:rsidR="00587F8E">
        <w:t>PE</w:t>
      </w:r>
      <w:r w:rsidR="007C7F5E">
        <w:t xml:space="preserve"> </w:t>
      </w:r>
      <w:del w:id="43" w:author="Leslie London" w:date="2026-03-21T09:24:00Z" w16du:dateUtc="2026-03-21T07:24:00Z">
        <w:r w:rsidR="001C3E0B" w:rsidDel="00054711">
          <w:delText>for</w:delText>
        </w:r>
        <w:r w:rsidR="007C7F5E" w:rsidDel="00054711">
          <w:delText xml:space="preserve"> </w:delText>
        </w:r>
      </w:del>
      <w:ins w:id="44" w:author="Leslie London" w:date="2026-03-21T09:24:00Z" w16du:dateUtc="2026-03-21T07:24:00Z">
        <w:r w:rsidR="00054711">
          <w:t xml:space="preserve">to generate </w:t>
        </w:r>
      </w:ins>
      <w:r w:rsidR="007C7F5E">
        <w:t>the 1-4 year age category</w:t>
      </w:r>
      <w:r w:rsidR="001C3E0B">
        <w:t xml:space="preserve"> denominator</w:t>
      </w:r>
      <w:ins w:id="45" w:author="Leslie London" w:date="2026-03-21T09:24:00Z" w16du:dateUtc="2026-03-21T07:24:00Z">
        <w:r w:rsidR="00054711">
          <w:t xml:space="preserve"> for estimating rates</w:t>
        </w:r>
      </w:ins>
      <w:r w:rsidR="00587F8E">
        <w:t>. Similarly, t</w:t>
      </w:r>
      <w:r w:rsidR="007A0974">
        <w:t xml:space="preserve">he </w:t>
      </w:r>
      <w:r w:rsidR="001C3E0B">
        <w:t>&lt;</w:t>
      </w:r>
      <w:r w:rsidR="007A0974">
        <w:t>1 age standardised weight was calculated as 1/5</w:t>
      </w:r>
      <w:r w:rsidR="007A0974" w:rsidRPr="007258BB">
        <w:rPr>
          <w:vertAlign w:val="superscript"/>
        </w:rPr>
        <w:t>th</w:t>
      </w:r>
      <w:r w:rsidR="007A0974">
        <w:t xml:space="preserve"> of the 0-4 year age group weigh</w:t>
      </w:r>
      <w:r w:rsidR="00587F8E">
        <w:t xml:space="preserve">t, </w:t>
      </w:r>
      <w:r w:rsidR="00926EFE">
        <w:t xml:space="preserve">with </w:t>
      </w:r>
      <w:r w:rsidR="003770C1">
        <w:t xml:space="preserve">the </w:t>
      </w:r>
      <w:r w:rsidR="00926EFE">
        <w:t>remaining 4/5</w:t>
      </w:r>
      <w:r w:rsidR="00926EFE" w:rsidRPr="00926EFE">
        <w:rPr>
          <w:vertAlign w:val="superscript"/>
        </w:rPr>
        <w:t>th</w:t>
      </w:r>
      <w:r w:rsidR="00926EFE">
        <w:t xml:space="preserve"> weight allocated</w:t>
      </w:r>
      <w:ins w:id="46" w:author="Leslie London" w:date="2026-03-21T09:24:00Z" w16du:dateUtc="2026-03-21T07:24:00Z">
        <w:r w:rsidR="00054711">
          <w:t xml:space="preserve"> to the</w:t>
        </w:r>
      </w:ins>
      <w:r w:rsidR="00587F8E">
        <w:t xml:space="preserve"> 1-4 year age group</w:t>
      </w:r>
      <w:r w:rsidR="007A0974">
        <w:t>.</w:t>
      </w:r>
      <w:r w:rsidR="00B55A36">
        <w:t xml:space="preserve"> </w:t>
      </w:r>
      <w:r w:rsidR="000E3AC2">
        <w:t>Age-specific rates were calculated by the sum of each year</w:t>
      </w:r>
      <w:r w:rsidR="00124F6C">
        <w:t>’</w:t>
      </w:r>
      <w:r w:rsidR="000E3AC2">
        <w:t>s total population</w:t>
      </w:r>
      <w:r w:rsidR="004D5724">
        <w:t xml:space="preserve"> (as person-years)</w:t>
      </w:r>
      <w:r w:rsidR="000E3AC2">
        <w:t xml:space="preserve"> and dividing by the total number of cases in that age and </w:t>
      </w:r>
      <w:r w:rsidR="004A3522">
        <w:t>sex</w:t>
      </w:r>
      <w:r w:rsidR="009E23EC">
        <w:t xml:space="preserve"> </w:t>
      </w:r>
      <w:r w:rsidR="000E3AC2">
        <w:t>stratum</w:t>
      </w:r>
      <w:r w:rsidR="000902E4">
        <w:t xml:space="preserve"> with </w:t>
      </w:r>
      <w:r w:rsidR="002158DE">
        <w:t>Poisson</w:t>
      </w:r>
      <w:r w:rsidR="005F27C8">
        <w:t xml:space="preserve"> </w:t>
      </w:r>
      <w:r w:rsidR="000902E4">
        <w:t>confidence intervals</w:t>
      </w:r>
      <w:r w:rsidR="000902E4">
        <w:fldChar w:fldCharType="begin"/>
      </w:r>
      <w:r w:rsidR="000902E4">
        <w:instrText xml:space="preserve"> ADDIN ZOTERO_ITEM CSL_CITATION {"citationID":"cHJwKgOy","properties":{"formattedCitation":"(16)","plainCitation":"(16)","noteIndex":0},"citationItems":[{"id":1812,"uris":["http://zotero.org/users/9454588/items/2KFFSADK"],"itemData":{"id":1812,"type":"article-journal","abstract":"Statistical analysis using confidence intervals is now a preferred approach in the medical literature, and confidence limits for binomial proportions and Poisson counts are commonly required. Normal approximations of varying accuracy are often used in such situations and it is not generally realised that non-iterative exact solutions are available. This paper shows that the exact binomial and Poisson confidence limits can be expressed very simply in terms of the inverse beta and inverse gamma distributions, and describes two macros in the SAS programming language to perform the computations. The exact solutions are compared with some approximations and further applications of the techniques are described.","container-title":"Computers in Biology and Medicine","DOI":"https://doi.org/10.1016/0010-4825(92)90023-G","ISSN":"0010-4825","issue":"5","note":"Citation Key: DALY1992351","page":"351-361","title":"Simple SAS macros for the calculation of exact binomial and Poisson confidence limits","volume":"22","author":[{"family":"Daly","given":"Leslie"}],"issued":{"date-parts":[["1992"]]},"citation-key":"DALY1992351"}}],"schema":"https://github.com/citation-style-language/schema/raw/master/csl-citation.json"} </w:instrText>
      </w:r>
      <w:r w:rsidR="000902E4">
        <w:fldChar w:fldCharType="separate"/>
      </w:r>
      <w:r w:rsidR="000902E4">
        <w:rPr>
          <w:noProof/>
        </w:rPr>
        <w:t>(16)</w:t>
      </w:r>
      <w:r w:rsidR="000902E4">
        <w:fldChar w:fldCharType="end"/>
      </w:r>
      <w:r w:rsidR="004B6A87">
        <w:t>.</w:t>
      </w:r>
      <w:r w:rsidR="000E3AC2">
        <w:t xml:space="preserve"> </w:t>
      </w:r>
      <w:r w:rsidR="007A0974">
        <w:t xml:space="preserve">Age standardised </w:t>
      </w:r>
      <w:r w:rsidR="008F0471">
        <w:t xml:space="preserve">rates were calculated by </w:t>
      </w:r>
      <w:r w:rsidR="008F0471">
        <w:lastRenderedPageBreak/>
        <w:t xml:space="preserve">multiplying the </w:t>
      </w:r>
      <w:r w:rsidR="004D5724">
        <w:t xml:space="preserve">age groups </w:t>
      </w:r>
      <w:r w:rsidR="008F0471">
        <w:t>weight with the age</w:t>
      </w:r>
      <w:r w:rsidR="004B6A87">
        <w:t>-</w:t>
      </w:r>
      <w:r w:rsidR="008F0471">
        <w:t>specific rate</w:t>
      </w:r>
      <w:r w:rsidR="006A0961">
        <w:t xml:space="preserve"> (and confidence interval)</w:t>
      </w:r>
      <w:r w:rsidR="008F0471">
        <w:t xml:space="preserve"> in each stratum. </w:t>
      </w:r>
    </w:p>
    <w:bookmarkEnd w:id="40"/>
    <w:p w14:paraId="255296F4" w14:textId="77777777" w:rsidR="008E695D" w:rsidRDefault="008E695D" w:rsidP="00397F27"/>
    <w:p w14:paraId="72E972F0" w14:textId="60946C66" w:rsidR="006C64A8" w:rsidRDefault="00F876A1" w:rsidP="00397F27">
      <w:pPr>
        <w:rPr>
          <w:ins w:id="47" w:author="Leslie London" w:date="2026-03-21T09:26:00Z" w16du:dateUtc="2026-03-21T07:26:00Z"/>
        </w:rPr>
      </w:pPr>
      <w:r>
        <w:t xml:space="preserve">For each data source, we implemented a </w:t>
      </w:r>
      <w:r w:rsidRPr="001C63CD">
        <w:t>cumulative sum control chart (CUSUM) on the daily notifications</w:t>
      </w:r>
      <w:r>
        <w:t>, Poison Centre calls</w:t>
      </w:r>
      <w:r w:rsidR="006D1C2A">
        <w:t>,</w:t>
      </w:r>
      <w:r>
        <w:t xml:space="preserve"> </w:t>
      </w:r>
      <w:r w:rsidR="006D1C2A">
        <w:t>and</w:t>
      </w:r>
      <w:r>
        <w:t xml:space="preserve"> BChE cases</w:t>
      </w:r>
      <w:r w:rsidRPr="001C63CD">
        <w:t xml:space="preserve"> over a moving 180 day window</w:t>
      </w:r>
      <w:r>
        <w:t>.</w:t>
      </w:r>
      <w:r w:rsidRPr="001C63CD">
        <w:t xml:space="preserve"> </w:t>
      </w:r>
      <w:r>
        <w:t xml:space="preserve">CUSUM signal detection </w:t>
      </w:r>
      <w:r w:rsidR="006D1C2A">
        <w:t xml:space="preserve">used </w:t>
      </w:r>
      <w:r>
        <w:t>decision threshold (h) of 5 which indicat</w:t>
      </w:r>
      <w:r w:rsidR="006D1C2A">
        <w:t>ing</w:t>
      </w:r>
      <w:r>
        <w:t xml:space="preserve"> a cumulative deviation of five standard errors above the baseline mean required to flag a potential signal. CUSUM charts offer an advantage over monitoring standard deviation of case counts</w:t>
      </w:r>
      <w:r w:rsidR="00D80F4E">
        <w:t xml:space="preserve"> alone</w:t>
      </w:r>
      <w:r>
        <w:t xml:space="preserve"> as it does not view days independently, accounting for gradual increases over a number of days</w:t>
      </w:r>
      <w:r w:rsidR="00087CD9">
        <w:t>. The CUSUM method has been successfully</w:t>
      </w:r>
      <w:r w:rsidR="00796B63">
        <w:t xml:space="preserve"> used to identify lead poisoning in another setting</w:t>
      </w:r>
      <w:r w:rsidR="000C64E5">
        <w:fldChar w:fldCharType="begin"/>
      </w:r>
      <w:r w:rsidR="000902E4">
        <w:instrText xml:space="preserve"> ADDIN ZOTERO_ITEM CSL_CITATION {"citationID":"zqx3acyj","properties":{"formattedCitation":"(17)","plainCitation":"(17)","noteIndex":0},"citationItems":[{"id":1771,"uris":["http://zotero.org/users/9454588/items/LDHVCXG4"],"itemData":{"id":1771,"type":"article-journal","abstract":"Background: Local, state, and national childhood blood lead surveillance is based on healthcare providers and clinical laboratories reporting test results to public health departments. Increased interest in detecting blood lead level (BLL) patterns and changes of potential public health significance in a timely manner has highlighted the need for surveillance systems to rapidly detect and investigate these events.\nObjective: Decrease the time to detect changes in surveillance patterns by using an alerting algorithm developed and assessed through historical child blood lead surveillance data analysis.\nMethods: We applied geographic and temporal data-aggregation strategies on childhood blood lead surveillance data and developed a novel alerting algorithm. The alerting algorithm employed a modified cumulative summary/Shewhart algorithm, initially applied on 113 months of data from two jurisdictions with a known increase in the proportion of children &lt;6 years of age with BLLs ≥5 µg/dl.\nResults: Alert signals retrospectively identified time periods in two jurisdictions where a known change in the proportion of children &lt;6 years of age with BLLs ≥5 µg/dl occurred. Additionally, we identified alert signals among six of the 18 (33%) randomly selected counties assessed where no previously known or suspected pattern changes existed.\nConclusion: The modified cumulative summary/Shewhart algorithm provides a framework for enhanced blood lead surveillance by identifying changes in the proportion of children with BLLs ≥5 µg/dl. The algorithm has the potential to alert public health officials to changes requiring further important public health investigation.","container-title":"Environmental Epidemiology","DOI":"10.1097/EE9.0000000000000090","ISSN":"2474-7882","issue":"2","language":"en","page":"e090","source":"DOI.org (Crossref)","title":"Use of the CUSUM and Shewhart control chart methods to identify changes of public health significance using childhood blood lead surveillance data","volume":"4","author":[{"family":"Dignam","given":"Timothy"},{"family":"Hodge","given":"James"},{"family":"Chuke","given":"Stella"},{"family":"Mercado","given":"Carlos"},{"family":"Ettinger","given":"Adrienne S."},{"family":"Flanders","given":"W. Dana"}],"issued":{"date-parts":[["2020",4]]},"citation-key":"dignam2020UseCUSUMShewhart"}}],"schema":"https://github.com/citation-style-language/schema/raw/master/csl-citation.json"} </w:instrText>
      </w:r>
      <w:r w:rsidR="000C64E5">
        <w:fldChar w:fldCharType="separate"/>
      </w:r>
      <w:r w:rsidR="000902E4">
        <w:rPr>
          <w:rFonts w:eastAsiaTheme="minorHAnsi"/>
          <w:color w:val="000000"/>
          <w:lang w:val="en-GB" w:eastAsia="en-US"/>
        </w:rPr>
        <w:t>(17)</w:t>
      </w:r>
      <w:r w:rsidR="000C64E5">
        <w:fldChar w:fldCharType="end"/>
      </w:r>
      <w:r w:rsidR="000C64E5">
        <w:t xml:space="preserve">. </w:t>
      </w:r>
      <w:bookmarkStart w:id="48" w:name="_heading=h.3znysh7" w:colFirst="0" w:colLast="0"/>
      <w:bookmarkEnd w:id="48"/>
    </w:p>
    <w:p w14:paraId="04B42F7F" w14:textId="77777777" w:rsidR="00054711" w:rsidRDefault="00054711" w:rsidP="00397F27"/>
    <w:p w14:paraId="6F166667" w14:textId="61F0667E" w:rsidR="00793AA5" w:rsidRPr="006D7E6D" w:rsidRDefault="006D7E6D" w:rsidP="00397F27">
      <w:r>
        <w:t>Ethics</w:t>
      </w:r>
    </w:p>
    <w:p w14:paraId="2284FF80" w14:textId="77777777" w:rsidR="000D6098" w:rsidRPr="00BE0E64" w:rsidRDefault="00EB79AD" w:rsidP="00397F27">
      <w:r w:rsidRPr="001C63CD">
        <w:t>Ethics approval for this review was provided from</w:t>
      </w:r>
      <w:r w:rsidR="00ED6B70">
        <w:t xml:space="preserve"> the</w:t>
      </w:r>
      <w:r w:rsidR="00667917" w:rsidRPr="001C63CD">
        <w:t xml:space="preserve"> </w:t>
      </w:r>
      <w:r w:rsidR="0005169A" w:rsidRPr="001C63CD">
        <w:t xml:space="preserve">Human Research Ethics Committee of the University of Witwatersrand </w:t>
      </w:r>
      <w:r w:rsidR="00F145E2" w:rsidRPr="001C63CD">
        <w:t>(M201752)</w:t>
      </w:r>
      <w:r w:rsidR="00667917" w:rsidRPr="001C63CD">
        <w:t xml:space="preserve"> </w:t>
      </w:r>
      <w:r w:rsidR="0005169A" w:rsidRPr="001C63CD">
        <w:t xml:space="preserve">for a protocol that allows for reporting </w:t>
      </w:r>
      <w:r w:rsidR="0090700F" w:rsidRPr="001C63CD">
        <w:t xml:space="preserve">and the analysis </w:t>
      </w:r>
      <w:r w:rsidR="0005169A" w:rsidRPr="001C63CD">
        <w:t xml:space="preserve">of </w:t>
      </w:r>
      <w:r w:rsidR="00F145E2" w:rsidRPr="000D6098">
        <w:t xml:space="preserve">surveillance data. </w:t>
      </w:r>
      <w:r w:rsidR="000D6098" w:rsidRPr="000D6098">
        <w:t xml:space="preserve">Access to </w:t>
      </w:r>
      <w:r w:rsidR="000D6098" w:rsidRPr="00BE0E64">
        <w:t>Poisons Information Helpline of the Western Cape (PIHWC)</w:t>
      </w:r>
    </w:p>
    <w:p w14:paraId="4025A700" w14:textId="282C6019" w:rsidR="00475987" w:rsidRPr="00BE0E64" w:rsidRDefault="000D6098" w:rsidP="00397F27">
      <w:r w:rsidRPr="00BE0E64">
        <w:t>AfriTox™ TeleLog Database</w:t>
      </w:r>
      <w:r w:rsidRPr="000D6098">
        <w:t xml:space="preserve"> was granted by its dire</w:t>
      </w:r>
      <w:del w:id="49" w:author="Leslie London" w:date="2026-03-21T09:26:00Z" w16du:dateUtc="2026-03-21T07:26:00Z">
        <w:r w:rsidRPr="000D6098" w:rsidDel="00054711">
          <w:delText>e</w:delText>
        </w:r>
      </w:del>
      <w:r w:rsidRPr="000D6098">
        <w:t>cto</w:t>
      </w:r>
      <w:ins w:id="50" w:author="Leslie London" w:date="2026-03-21T09:26:00Z" w16du:dateUtc="2026-03-21T07:26:00Z">
        <w:r w:rsidR="00054711">
          <w:t>r</w:t>
        </w:r>
      </w:ins>
      <w:r w:rsidRPr="000D6098">
        <w:t xml:space="preserve">- </w:t>
      </w:r>
      <w:r w:rsidR="00C20E99" w:rsidRPr="000D6098">
        <w:t xml:space="preserve"> </w:t>
      </w:r>
      <w:r w:rsidRPr="000D6098">
        <w:t>the</w:t>
      </w:r>
      <w:r w:rsidR="00C20E99" w:rsidRPr="000D6098">
        <w:t xml:space="preserve"> database is registered with </w:t>
      </w:r>
      <w:r w:rsidR="00C20E99" w:rsidRPr="00BE0E64">
        <w:t>University of Cape Town’s Faculty of Health Science Human Research Ethics Committee (R014/2014</w:t>
      </w:r>
      <w:r w:rsidR="00C20E99" w:rsidRPr="000D6098">
        <w:t>).</w:t>
      </w:r>
    </w:p>
    <w:p w14:paraId="23F17326" w14:textId="6B44C1FD" w:rsidR="00722E21" w:rsidRDefault="00B51023" w:rsidP="00397F27">
      <w:pPr>
        <w:pStyle w:val="Heading1"/>
      </w:pPr>
      <w:bookmarkStart w:id="51" w:name="_Toc205277248"/>
      <w:commentRangeStart w:id="52"/>
      <w:commentRangeStart w:id="53"/>
      <w:r w:rsidRPr="001C63CD">
        <w:t>Results</w:t>
      </w:r>
      <w:bookmarkEnd w:id="51"/>
      <w:r w:rsidR="00A85E73" w:rsidRPr="001C63CD">
        <w:t xml:space="preserve"> </w:t>
      </w:r>
      <w:commentRangeEnd w:id="52"/>
      <w:r w:rsidR="00A61B08">
        <w:rPr>
          <w:rStyle w:val="CommentReference"/>
          <w:sz w:val="32"/>
          <w:szCs w:val="32"/>
        </w:rPr>
        <w:commentReference w:id="52"/>
      </w:r>
      <w:commentRangeEnd w:id="53"/>
      <w:r w:rsidR="00C20E99">
        <w:rPr>
          <w:rStyle w:val="CommentReference"/>
          <w:sz w:val="32"/>
          <w:szCs w:val="32"/>
        </w:rPr>
        <w:commentReference w:id="53"/>
      </w:r>
    </w:p>
    <w:p w14:paraId="6421889A" w14:textId="2A0FFEE3" w:rsidR="00921877" w:rsidRPr="00921877" w:rsidRDefault="00921877" w:rsidP="00397F27">
      <w:pPr>
        <w:rPr>
          <w:lang w:val="en-GB"/>
        </w:rPr>
      </w:pPr>
      <w:r>
        <w:rPr>
          <w:lang w:val="en-GB"/>
        </w:rPr>
        <w:t>(</w:t>
      </w:r>
      <w:r w:rsidR="006D7E6D">
        <w:rPr>
          <w:lang w:val="en-GB"/>
        </w:rPr>
        <w:t>443</w:t>
      </w:r>
      <w:r>
        <w:rPr>
          <w:lang w:val="en-GB"/>
        </w:rPr>
        <w:t xml:space="preserve"> Words)</w:t>
      </w:r>
    </w:p>
    <w:p w14:paraId="214D3AAA" w14:textId="3022210F" w:rsidR="00087CD9" w:rsidRDefault="4A5D744D" w:rsidP="00397F27">
      <w:pPr>
        <w:pStyle w:val="Default"/>
      </w:pPr>
      <w:r w:rsidRPr="001C63CD">
        <w:t xml:space="preserve">A total of </w:t>
      </w:r>
      <w:r w:rsidR="00D63D75" w:rsidRPr="001C63CD">
        <w:t>3</w:t>
      </w:r>
      <w:r w:rsidR="009B5BA6" w:rsidRPr="001C63CD">
        <w:t xml:space="preserve"> </w:t>
      </w:r>
      <w:r w:rsidR="00D63D75" w:rsidRPr="001C63CD">
        <w:t>457</w:t>
      </w:r>
      <w:r w:rsidR="001311EF" w:rsidRPr="001C63CD">
        <w:t xml:space="preserve"> </w:t>
      </w:r>
      <w:r w:rsidRPr="001C63CD">
        <w:t xml:space="preserve">pesticide poisoning notifications were reported on the NMC surveillance system from 01 January </w:t>
      </w:r>
      <w:r w:rsidR="006C2884" w:rsidRPr="001C63CD">
        <w:t>20</w:t>
      </w:r>
      <w:r w:rsidR="00D63D75" w:rsidRPr="001C63CD">
        <w:t>20</w:t>
      </w:r>
      <w:r w:rsidRPr="001C63CD">
        <w:t xml:space="preserve"> to 31 </w:t>
      </w:r>
      <w:r w:rsidR="001B7287" w:rsidRPr="001C63CD">
        <w:t>Decem</w:t>
      </w:r>
      <w:r w:rsidR="004007AC" w:rsidRPr="001C63CD">
        <w:t>ber</w:t>
      </w:r>
      <w:r w:rsidR="001B7287" w:rsidRPr="001C63CD">
        <w:t xml:space="preserve"> </w:t>
      </w:r>
      <w:r w:rsidRPr="001C63CD">
        <w:t>2024</w:t>
      </w:r>
      <w:r w:rsidR="009B51B3">
        <w:t xml:space="preserve"> representing approximately </w:t>
      </w:r>
      <w:r w:rsidR="00F876A1">
        <w:t xml:space="preserve">690 </w:t>
      </w:r>
      <w:r w:rsidR="009B51B3">
        <w:t>cases on average per annum</w:t>
      </w:r>
      <w:r w:rsidRPr="001C63CD">
        <w:t xml:space="preserve">. </w:t>
      </w:r>
      <w:r w:rsidR="00191C50" w:rsidRPr="001C63CD">
        <w:t>Overall, there is slight male predominance</w:t>
      </w:r>
      <w:r w:rsidR="00BE2955" w:rsidRPr="001C63CD">
        <w:t xml:space="preserve"> (5</w:t>
      </w:r>
      <w:r w:rsidR="00D63D75" w:rsidRPr="001C63CD">
        <w:t>3</w:t>
      </w:r>
      <w:r w:rsidR="00BE2955" w:rsidRPr="001C63CD">
        <w:t>%)</w:t>
      </w:r>
      <w:r w:rsidR="009B51B3">
        <w:t>. H</w:t>
      </w:r>
      <w:r w:rsidR="00BE2955" w:rsidRPr="001C63CD">
        <w:t xml:space="preserve">owever, </w:t>
      </w:r>
      <w:r w:rsidR="00EE7241" w:rsidRPr="001C63CD">
        <w:t xml:space="preserve">there is heterogeneity </w:t>
      </w:r>
      <w:r w:rsidR="00417E47">
        <w:t xml:space="preserve">in the </w:t>
      </w:r>
      <w:r w:rsidR="004A3522">
        <w:t>sex</w:t>
      </w:r>
      <w:r w:rsidR="005A582C">
        <w:t xml:space="preserve"> </w:t>
      </w:r>
      <w:r w:rsidR="00417E47">
        <w:t>distribution by</w:t>
      </w:r>
      <w:r w:rsidR="00417E47" w:rsidRPr="001C63CD">
        <w:t xml:space="preserve"> </w:t>
      </w:r>
      <w:r w:rsidR="00EE7241" w:rsidRPr="001C63CD">
        <w:t>age categories.</w:t>
      </w:r>
      <w:r w:rsidR="00BE2955" w:rsidRPr="001C63CD">
        <w:t xml:space="preserve"> </w:t>
      </w:r>
      <w:r w:rsidR="00117DD0">
        <w:t>Usin</w:t>
      </w:r>
      <w:r w:rsidR="006F4E1F">
        <w:t>g</w:t>
      </w:r>
      <w:r w:rsidR="00117DD0">
        <w:t xml:space="preserve"> Age standardised Incidence rates</w:t>
      </w:r>
      <w:r w:rsidR="006F4E1F">
        <w:t xml:space="preserve"> (ASR)</w:t>
      </w:r>
      <w:r w:rsidR="00117DD0">
        <w:t xml:space="preserve"> to compare age and </w:t>
      </w:r>
      <w:r w:rsidR="007B3BFD">
        <w:t>sex</w:t>
      </w:r>
      <w:r w:rsidR="00117DD0">
        <w:t xml:space="preserve">, we demonstrated </w:t>
      </w:r>
      <w:r w:rsidR="009128EE">
        <w:t xml:space="preserve">significant </w:t>
      </w:r>
      <w:r w:rsidR="004A3522">
        <w:t>sex</w:t>
      </w:r>
      <w:r w:rsidR="005A582C">
        <w:t xml:space="preserve"> </w:t>
      </w:r>
      <w:r w:rsidR="009128EE">
        <w:t xml:space="preserve">heterogeneity among </w:t>
      </w:r>
      <w:r w:rsidR="00C1117F">
        <w:t xml:space="preserve">age groups </w:t>
      </w:r>
      <w:r w:rsidR="009128EE">
        <w:t xml:space="preserve">older than 9 years (Figure 1). </w:t>
      </w:r>
      <w:r w:rsidR="00397DEA">
        <w:t xml:space="preserve">The age-specific rate among </w:t>
      </w:r>
      <w:r w:rsidR="00E53942">
        <w:t xml:space="preserve">cases age 0-1 </w:t>
      </w:r>
      <w:r w:rsidR="006F4E1F">
        <w:t xml:space="preserve">ASRP notifications </w:t>
      </w:r>
      <w:r w:rsidR="00E53942">
        <w:t>was notable</w:t>
      </w:r>
      <w:r w:rsidR="0020746D">
        <w:t xml:space="preserve"> (</w:t>
      </w:r>
      <w:r w:rsidR="00B96F2B">
        <w:t xml:space="preserve">Females </w:t>
      </w:r>
      <w:r w:rsidR="00E53942">
        <w:t>9.95</w:t>
      </w:r>
      <w:r w:rsidR="00B96F2B">
        <w:t xml:space="preserve"> and Males 1</w:t>
      </w:r>
      <w:r w:rsidR="006D233D">
        <w:t>0.</w:t>
      </w:r>
      <w:r w:rsidR="00E53942">
        <w:t>32</w:t>
      </w:r>
      <w:r w:rsidR="00B96F2B">
        <w:t xml:space="preserve"> cases per 100</w:t>
      </w:r>
      <w:r w:rsidR="00D82990">
        <w:t> </w:t>
      </w:r>
      <w:r w:rsidR="00B96F2B">
        <w:t>000</w:t>
      </w:r>
      <w:r w:rsidR="00D82990">
        <w:t xml:space="preserve"> person years) and there was no statistically signif</w:t>
      </w:r>
      <w:r w:rsidR="00382C83">
        <w:t>i</w:t>
      </w:r>
      <w:r w:rsidR="00D82990">
        <w:t xml:space="preserve">cant </w:t>
      </w:r>
      <w:commentRangeStart w:id="54"/>
      <w:r w:rsidR="00D82990">
        <w:t xml:space="preserve">difference between </w:t>
      </w:r>
      <w:r w:rsidR="006B495B">
        <w:t xml:space="preserve">the </w:t>
      </w:r>
      <w:r w:rsidR="004A3522">
        <w:t>sex</w:t>
      </w:r>
      <w:r w:rsidR="009E23EC">
        <w:t xml:space="preserve"> </w:t>
      </w:r>
      <w:r w:rsidR="006B495B">
        <w:t>of these</w:t>
      </w:r>
      <w:r w:rsidR="00D82990">
        <w:t xml:space="preserve"> rates</w:t>
      </w:r>
      <w:commentRangeEnd w:id="54"/>
      <w:r w:rsidR="00470E96">
        <w:rPr>
          <w:rStyle w:val="CommentReference"/>
          <w:sz w:val="24"/>
          <w:szCs w:val="20"/>
        </w:rPr>
        <w:commentReference w:id="54"/>
      </w:r>
      <w:r w:rsidR="00D82990">
        <w:t xml:space="preserve">. </w:t>
      </w:r>
    </w:p>
    <w:p w14:paraId="44E5EFC4" w14:textId="77777777" w:rsidR="008824A7" w:rsidRDefault="008824A7" w:rsidP="00397F27">
      <w:pPr>
        <w:pStyle w:val="Default"/>
      </w:pPr>
    </w:p>
    <w:p w14:paraId="62023AFE" w14:textId="7C1DD553" w:rsidR="00B542FC" w:rsidRDefault="00470E96" w:rsidP="00397F27">
      <w:pPr>
        <w:pStyle w:val="Default"/>
      </w:pPr>
      <w:ins w:id="55" w:author="Leslie London" w:date="2026-03-21T09:31:00Z" w16du:dateUtc="2026-03-21T07:31:00Z">
        <w:r>
          <w:t xml:space="preserve">A total of </w:t>
        </w:r>
        <w:commentRangeStart w:id="56"/>
        <w:r>
          <w:t xml:space="preserve">xx cases </w:t>
        </w:r>
      </w:ins>
      <w:commentRangeEnd w:id="56"/>
      <w:r>
        <w:rPr>
          <w:rStyle w:val="CommentReference"/>
          <w:sz w:val="24"/>
          <w:szCs w:val="20"/>
        </w:rPr>
        <w:commentReference w:id="56"/>
      </w:r>
      <w:ins w:id="57" w:author="Leslie London" w:date="2026-03-21T09:31:00Z" w16du:dateUtc="2026-03-21T07:31:00Z">
        <w:r>
          <w:t xml:space="preserve">met the definition for a CHhE case over the same period. </w:t>
        </w:r>
      </w:ins>
      <w:r w:rsidR="00087CD9">
        <w:t xml:space="preserve">Unlike NMC cases, the </w:t>
      </w:r>
      <w:r w:rsidR="00C86249">
        <w:t xml:space="preserve">ASR for BChE </w:t>
      </w:r>
      <w:r w:rsidR="00076A99">
        <w:t>case</w:t>
      </w:r>
      <w:r w:rsidR="000060FF">
        <w:t>s</w:t>
      </w:r>
      <w:r w:rsidR="00C86249">
        <w:t xml:space="preserve"> </w:t>
      </w:r>
      <w:r w:rsidR="002000E1">
        <w:t>did not demonstrate that the 0-1 age group had the highest rates</w:t>
      </w:r>
      <w:r w:rsidR="00087CD9">
        <w:t>;</w:t>
      </w:r>
      <w:r w:rsidR="002000E1">
        <w:t xml:space="preserve"> instead</w:t>
      </w:r>
      <w:r w:rsidR="00087CD9">
        <w:t>,</w:t>
      </w:r>
      <w:r w:rsidR="002000E1">
        <w:t xml:space="preserve"> </w:t>
      </w:r>
      <w:commentRangeStart w:id="58"/>
      <w:r w:rsidR="002000E1">
        <w:t>females age</w:t>
      </w:r>
      <w:r w:rsidR="00C0593B">
        <w:t xml:space="preserve">d 15-19 years had the highest </w:t>
      </w:r>
      <w:r w:rsidR="0093597A">
        <w:t>ASR</w:t>
      </w:r>
      <w:r w:rsidR="00C0593B">
        <w:t xml:space="preserve"> </w:t>
      </w:r>
      <w:r w:rsidR="00F876A1">
        <w:t xml:space="preserve">at </w:t>
      </w:r>
      <w:r w:rsidR="006B495B">
        <w:t>0.46</w:t>
      </w:r>
      <w:r w:rsidR="00F876A1">
        <w:t xml:space="preserve"> (</w:t>
      </w:r>
      <w:commentRangeEnd w:id="58"/>
      <w:r w:rsidR="00DE0C72">
        <w:rPr>
          <w:rStyle w:val="CommentReference"/>
          <w:sz w:val="24"/>
          <w:szCs w:val="20"/>
        </w:rPr>
        <w:commentReference w:id="58"/>
      </w:r>
      <w:r w:rsidR="006B495B">
        <w:t>95%CI 0.422-0.491</w:t>
      </w:r>
      <w:r w:rsidR="00F876A1" w:rsidRPr="0076681B">
        <w:t>)</w:t>
      </w:r>
      <w:r w:rsidR="00F876A1">
        <w:t xml:space="preserve"> </w:t>
      </w:r>
      <w:r w:rsidR="002D530F">
        <w:t xml:space="preserve">cases per 100 000 person years. </w:t>
      </w:r>
      <w:r w:rsidR="00B13725">
        <w:t>Females had</w:t>
      </w:r>
      <w:r w:rsidR="002D530F">
        <w:t xml:space="preserve"> </w:t>
      </w:r>
      <w:r w:rsidR="00544E1F" w:rsidRPr="00544E1F">
        <w:t>2.19</w:t>
      </w:r>
      <w:r w:rsidR="00544E1F">
        <w:t xml:space="preserve"> </w:t>
      </w:r>
      <w:r w:rsidR="00F50BC7">
        <w:t xml:space="preserve">(95%CI </w:t>
      </w:r>
      <w:r w:rsidR="00544E1F" w:rsidRPr="00544E1F">
        <w:t>1.91</w:t>
      </w:r>
      <w:r w:rsidR="00544E1F">
        <w:t>-</w:t>
      </w:r>
      <w:r w:rsidR="00544E1F" w:rsidRPr="00544E1F">
        <w:t>2.51</w:t>
      </w:r>
      <w:r w:rsidR="00BA06EA">
        <w:t>)</w:t>
      </w:r>
      <w:r w:rsidR="005915BB">
        <w:t xml:space="preserve"> </w:t>
      </w:r>
      <w:r w:rsidR="00F50BC7">
        <w:t xml:space="preserve">higher </w:t>
      </w:r>
      <w:r w:rsidR="00FD0D9F">
        <w:t>ASR</w:t>
      </w:r>
      <w:r w:rsidR="00B13725">
        <w:t xml:space="preserve"> </w:t>
      </w:r>
      <w:r w:rsidR="00F50BC7">
        <w:t>than</w:t>
      </w:r>
      <w:r w:rsidR="00B13725">
        <w:t xml:space="preserve"> </w:t>
      </w:r>
      <w:r w:rsidR="002D530F">
        <w:t xml:space="preserve">male </w:t>
      </w:r>
      <w:r w:rsidR="00F50BC7">
        <w:t>counterpart</w:t>
      </w:r>
      <w:r w:rsidR="00240436">
        <w:t xml:space="preserve">s </w:t>
      </w:r>
      <w:r w:rsidR="00D53FB3">
        <w:t>(p-value&lt;0.001</w:t>
      </w:r>
      <w:r w:rsidR="000C27A8">
        <w:t xml:space="preserve"> [</w:t>
      </w:r>
      <w:r w:rsidR="008E4E4D">
        <w:t>Supplementary table</w:t>
      </w:r>
      <w:r w:rsidR="000C27A8">
        <w:t xml:space="preserve"> 1]</w:t>
      </w:r>
      <w:r w:rsidR="00D53FB3">
        <w:t xml:space="preserve">). </w:t>
      </w:r>
      <w:r w:rsidR="0095367D">
        <w:t xml:space="preserve">A similar trend of high rates in females aged 15-19, and males 30-34 was seen in ASRP notifications, although </w:t>
      </w:r>
      <w:r w:rsidR="003E7532">
        <w:t>ASR</w:t>
      </w:r>
      <w:r w:rsidR="0095367D">
        <w:t xml:space="preserve"> across age groups was lower than BChE ASRs. (Figure 1).</w:t>
      </w:r>
    </w:p>
    <w:p w14:paraId="23231F82" w14:textId="77777777" w:rsidR="00D517F9" w:rsidRPr="001C63CD" w:rsidRDefault="00D517F9" w:rsidP="00397F27">
      <w:pPr>
        <w:pStyle w:val="Default"/>
      </w:pPr>
    </w:p>
    <w:p w14:paraId="44F51744" w14:textId="389EAC9B" w:rsidR="00DE0C72" w:rsidRDefault="00DE0C72" w:rsidP="00397F27">
      <w:pPr>
        <w:rPr>
          <w:ins w:id="59" w:author="Leslie London" w:date="2026-03-21T09:45:00Z" w16du:dateUtc="2026-03-21T07:45:00Z"/>
        </w:rPr>
      </w:pPr>
      <w:ins w:id="60" w:author="Leslie London" w:date="2026-03-21T09:48:00Z" w16du:dateUtc="2026-03-21T07:48:00Z">
        <w:r>
          <w:t xml:space="preserve">A total of </w:t>
        </w:r>
        <w:commentRangeStart w:id="61"/>
        <w:r>
          <w:t xml:space="preserve">yy cases </w:t>
        </w:r>
      </w:ins>
      <w:commentRangeEnd w:id="61"/>
      <w:r w:rsidR="003359A5">
        <w:rPr>
          <w:rStyle w:val="CommentReference"/>
          <w:sz w:val="24"/>
          <w:szCs w:val="24"/>
        </w:rPr>
        <w:commentReference w:id="61"/>
      </w:r>
      <w:ins w:id="62" w:author="Leslie London" w:date="2026-03-21T09:48:00Z" w16du:dateUtc="2026-03-21T07:48:00Z">
        <w:r>
          <w:t xml:space="preserve">were </w:t>
        </w:r>
      </w:ins>
      <w:ins w:id="63" w:author="Leslie London" w:date="2026-03-21T09:49:00Z" w16du:dateUtc="2026-03-21T07:49:00Z">
        <w:r w:rsidR="003359A5">
          <w:t>clinician calls</w:t>
        </w:r>
      </w:ins>
      <w:ins w:id="64" w:author="Leslie London" w:date="2026-03-21T09:48:00Z" w16du:dateUtc="2026-03-21T07:48:00Z">
        <w:r>
          <w:t xml:space="preserve"> to the PIH over the same period</w:t>
        </w:r>
        <w:r w:rsidR="003359A5">
          <w:t>, which was more than the number of NMC</w:t>
        </w:r>
      </w:ins>
      <w:ins w:id="65" w:author="Leslie London" w:date="2026-03-21T09:49:00Z" w16du:dateUtc="2026-03-21T07:49:00Z">
        <w:r w:rsidR="003359A5">
          <w:t xml:space="preserve"> cases</w:t>
        </w:r>
      </w:ins>
      <w:ins w:id="66" w:author="Leslie London" w:date="2026-03-21T09:48:00Z" w16du:dateUtc="2026-03-21T07:48:00Z">
        <w:r w:rsidR="003359A5">
          <w:t xml:space="preserve"> </w:t>
        </w:r>
      </w:ins>
      <w:moveToRangeStart w:id="67" w:author="Leslie London" w:date="2026-03-21T09:45:00Z" w:name="move224978771"/>
      <w:moveTo w:id="68" w:author="Leslie London" w:date="2026-03-21T09:45:00Z" w16du:dateUtc="2026-03-21T07:45:00Z">
        <w:del w:id="69" w:author="Leslie London" w:date="2026-03-21T09:49:00Z" w16du:dateUtc="2026-03-21T07:49:00Z">
          <w:r w:rsidDel="003359A5">
            <w:delText>Nonetheless, t</w:delText>
          </w:r>
          <w:r w:rsidRPr="001C63CD" w:rsidDel="003359A5">
            <w:delText xml:space="preserve">here were less </w:delText>
          </w:r>
        </w:del>
        <w:r w:rsidRPr="001C63CD">
          <w:t xml:space="preserve">notifications </w:t>
        </w:r>
        <w:del w:id="70" w:author="Leslie London" w:date="2026-03-21T09:49:00Z" w16du:dateUtc="2026-03-21T07:49:00Z">
          <w:r w:rsidRPr="001C63CD" w:rsidDel="003359A5">
            <w:delText xml:space="preserve">to NMC than PIH calls from clinicians </w:delText>
          </w:r>
        </w:del>
        <w:r w:rsidRPr="001C63CD">
          <w:t>during 2020 to 202</w:t>
        </w:r>
        <w:r>
          <w:t>4</w:t>
        </w:r>
        <w:r w:rsidRPr="001C63CD">
          <w:t xml:space="preserve"> but </w:t>
        </w:r>
        <w:del w:id="71" w:author="Leslie London" w:date="2026-03-21T09:49:00Z" w16du:dateUtc="2026-03-21T07:49:00Z">
          <w:r w:rsidRPr="001C63CD" w:rsidDel="003359A5">
            <w:delText xml:space="preserve">both are </w:delText>
          </w:r>
        </w:del>
        <w:r w:rsidRPr="001C63CD">
          <w:t xml:space="preserve">less than the number of </w:t>
        </w:r>
      </w:moveTo>
      <w:ins w:id="72" w:author="Leslie London" w:date="2026-03-21T09:49:00Z" w16du:dateUtc="2026-03-21T07:49:00Z">
        <w:r w:rsidR="003359A5">
          <w:t xml:space="preserve">BChE </w:t>
        </w:r>
      </w:ins>
      <w:moveTo w:id="73" w:author="Leslie London" w:date="2026-03-21T09:45:00Z" w16du:dateUtc="2026-03-21T07:45:00Z">
        <w:r>
          <w:t>cases</w:t>
        </w:r>
        <w:r w:rsidRPr="001C63CD">
          <w:t xml:space="preserve"> </w:t>
        </w:r>
        <w:del w:id="74" w:author="Leslie London" w:date="2026-03-21T09:49:00Z" w16du:dateUtc="2026-03-21T07:49:00Z">
          <w:r w:rsidDel="003359A5">
            <w:delText xml:space="preserve">of </w:delText>
          </w:r>
          <w:r w:rsidRPr="001C63CD" w:rsidDel="003359A5">
            <w:delText xml:space="preserve">tests indicating severe inhibition of </w:delText>
          </w:r>
          <w:r w:rsidDel="003359A5">
            <w:delText>BChE</w:delText>
          </w:r>
        </w:del>
      </w:moveTo>
      <w:ins w:id="75" w:author="Leslie London" w:date="2026-03-21T09:49:00Z" w16du:dateUtc="2026-03-21T07:49:00Z">
        <w:r w:rsidR="003359A5">
          <w:t xml:space="preserve">in the </w:t>
        </w:r>
      </w:ins>
      <w:ins w:id="76" w:author="Leslie London" w:date="2026-03-21T09:50:00Z" w16du:dateUtc="2026-03-21T07:50:00Z">
        <w:r w:rsidR="003359A5">
          <w:t>NHLS</w:t>
        </w:r>
      </w:ins>
      <w:moveTo w:id="77" w:author="Leslie London" w:date="2026-03-21T09:45:00Z" w16du:dateUtc="2026-03-21T07:45:00Z">
        <w:r w:rsidRPr="001C63CD">
          <w:t xml:space="preserve">. </w:t>
        </w:r>
      </w:moveTo>
      <w:moveToRangeEnd w:id="67"/>
    </w:p>
    <w:p w14:paraId="45896B4E" w14:textId="77777777" w:rsidR="00DE0C72" w:rsidRDefault="00DE0C72" w:rsidP="00397F27">
      <w:pPr>
        <w:rPr>
          <w:ins w:id="78" w:author="Leslie London" w:date="2026-03-21T09:45:00Z" w16du:dateUtc="2026-03-21T07:45:00Z"/>
        </w:rPr>
      </w:pPr>
    </w:p>
    <w:p w14:paraId="55AA7A20" w14:textId="04EE50B2" w:rsidR="00E804B6" w:rsidRDefault="00D517F9" w:rsidP="00397F27">
      <w:r w:rsidRPr="001C63CD">
        <w:t>T</w:t>
      </w:r>
      <w:ins w:id="79" w:author="Leslie London" w:date="2026-03-21T09:44:00Z" w16du:dateUtc="2026-03-21T07:44:00Z">
        <w:r w:rsidR="00DE0C72">
          <w:t>emporal analysis indicates t</w:t>
        </w:r>
      </w:ins>
      <w:r w:rsidRPr="001C63CD">
        <w:t xml:space="preserve">here has been a steady increase in </w:t>
      </w:r>
      <w:ins w:id="80" w:author="Leslie London" w:date="2026-03-21T09:46:00Z" w16du:dateUtc="2026-03-21T07:46:00Z">
        <w:r w:rsidR="00DE0C72" w:rsidRPr="001C63CD">
          <w:t xml:space="preserve">year-on-year increase in “case” volume </w:t>
        </w:r>
      </w:ins>
      <w:del w:id="81" w:author="Leslie London" w:date="2026-03-21T09:46:00Z" w16du:dateUtc="2026-03-21T07:46:00Z">
        <w:r w:rsidRPr="001C63CD" w:rsidDel="00DE0C72">
          <w:delText xml:space="preserve">the number of notifications </w:delText>
        </w:r>
        <w:r w:rsidR="00640294" w:rsidRPr="001C63CD" w:rsidDel="00DE0C72">
          <w:delText>from</w:delText>
        </w:r>
      </w:del>
      <w:ins w:id="82" w:author="Leslie London" w:date="2026-03-21T09:46:00Z" w16du:dateUtc="2026-03-21T07:46:00Z">
        <w:r w:rsidR="00DE0C72">
          <w:t>for all data sources over the period</w:t>
        </w:r>
      </w:ins>
      <w:r w:rsidR="00640294" w:rsidRPr="001C63CD">
        <w:t xml:space="preserve"> 20</w:t>
      </w:r>
      <w:r w:rsidR="00D146FB" w:rsidRPr="001C63CD">
        <w:t>20</w:t>
      </w:r>
      <w:r w:rsidR="00640294" w:rsidRPr="001C63CD">
        <w:t xml:space="preserve"> to 2024</w:t>
      </w:r>
      <w:ins w:id="83" w:author="Leslie London" w:date="2026-03-21T09:46:00Z" w16du:dateUtc="2026-03-21T07:46:00Z">
        <w:r w:rsidR="00DE0C72">
          <w:t>, with a</w:t>
        </w:r>
      </w:ins>
      <w:r w:rsidR="00211EE8">
        <w:t xml:space="preserve"> </w:t>
      </w:r>
      <w:del w:id="84" w:author="Leslie London" w:date="2026-03-21T09:46:00Z" w16du:dateUtc="2026-03-21T07:46:00Z">
        <w:r w:rsidR="00240436" w:rsidDel="00DE0C72">
          <w:delText>from</w:delText>
        </w:r>
        <w:r w:rsidR="00211EE8" w:rsidDel="00DE0C72">
          <w:delText xml:space="preserve"> </w:delText>
        </w:r>
      </w:del>
      <w:r w:rsidR="00211EE8">
        <w:t xml:space="preserve">a relatively low starting point </w:t>
      </w:r>
      <w:ins w:id="85" w:author="Leslie London" w:date="2026-03-21T09:47:00Z" w16du:dateUtc="2026-03-21T07:47:00Z">
        <w:r w:rsidR="00DE0C72">
          <w:t xml:space="preserve">noted </w:t>
        </w:r>
      </w:ins>
      <w:r w:rsidR="00211EE8">
        <w:t>for NMC notifications</w:t>
      </w:r>
      <w:r w:rsidR="00FD7E88">
        <w:t xml:space="preserve"> (Figure 2)</w:t>
      </w:r>
      <w:r w:rsidR="00BA06EA">
        <w:t xml:space="preserve">. </w:t>
      </w:r>
      <w:moveFromRangeStart w:id="86" w:author="Leslie London" w:date="2026-03-21T09:45:00Z" w:name="move224978771"/>
      <w:moveFrom w:id="87" w:author="Leslie London" w:date="2026-03-21T09:45:00Z" w16du:dateUtc="2026-03-21T07:45:00Z">
        <w:del w:id="88" w:author="Leslie London" w:date="2026-03-21T09:47:00Z" w16du:dateUtc="2026-03-21T07:47:00Z">
          <w:r w:rsidR="00240436" w:rsidDel="00DE0C72">
            <w:delText>Nonetheless, t</w:delText>
          </w:r>
          <w:r w:rsidR="00DC0C44" w:rsidRPr="001C63CD" w:rsidDel="00DE0C72">
            <w:delText xml:space="preserve">here </w:delText>
          </w:r>
          <w:r w:rsidR="001D2BF2" w:rsidRPr="001C63CD" w:rsidDel="00DE0C72">
            <w:delText>were</w:delText>
          </w:r>
          <w:r w:rsidR="00DC0C44" w:rsidRPr="001C63CD" w:rsidDel="00DE0C72">
            <w:delText xml:space="preserve"> less notifications</w:delText>
          </w:r>
          <w:r w:rsidR="009E46F4" w:rsidRPr="001C63CD" w:rsidDel="00DE0C72">
            <w:delText xml:space="preserve"> to NMC</w:delText>
          </w:r>
          <w:r w:rsidR="00DC0C44" w:rsidRPr="001C63CD" w:rsidDel="00DE0C72">
            <w:delText xml:space="preserve"> than PIH calls </w:delText>
          </w:r>
          <w:r w:rsidR="004E43B7" w:rsidRPr="001C63CD" w:rsidDel="00DE0C72">
            <w:delText>from clinicians</w:delText>
          </w:r>
          <w:r w:rsidR="001D2BF2" w:rsidRPr="001C63CD" w:rsidDel="00DE0C72">
            <w:delText xml:space="preserve"> during 2020 to 202</w:delText>
          </w:r>
          <w:r w:rsidR="00F63BD5" w:rsidDel="00DE0C72">
            <w:delText>4</w:delText>
          </w:r>
          <w:r w:rsidR="00D54916" w:rsidRPr="001C63CD" w:rsidDel="00DE0C72">
            <w:delText xml:space="preserve"> but both are less than the number of </w:delText>
          </w:r>
          <w:r w:rsidR="00240436" w:rsidDel="00DE0C72">
            <w:delText>cases</w:delText>
          </w:r>
          <w:r w:rsidR="00240436" w:rsidRPr="001C63CD" w:rsidDel="00DE0C72">
            <w:delText xml:space="preserve"> </w:delText>
          </w:r>
          <w:r w:rsidR="00240436" w:rsidDel="00DE0C72">
            <w:delText xml:space="preserve">of </w:delText>
          </w:r>
          <w:r w:rsidR="00D54916" w:rsidRPr="001C63CD" w:rsidDel="00DE0C72">
            <w:delText>tests indicating sev</w:delText>
          </w:r>
          <w:r w:rsidR="00014D80" w:rsidRPr="001C63CD" w:rsidDel="00DE0C72">
            <w:delText>e</w:delText>
          </w:r>
          <w:r w:rsidR="00D54916" w:rsidRPr="001C63CD" w:rsidDel="00DE0C72">
            <w:delText xml:space="preserve">re inhibition of </w:delText>
          </w:r>
          <w:r w:rsidR="00394476" w:rsidDel="00DE0C72">
            <w:delText>BChE</w:delText>
          </w:r>
          <w:r w:rsidR="001D2BF2" w:rsidRPr="001C63CD" w:rsidDel="00DE0C72">
            <w:delText>.</w:delText>
          </w:r>
          <w:r w:rsidR="00982734" w:rsidRPr="001C63CD" w:rsidDel="00DE0C72">
            <w:delText xml:space="preserve"> </w:delText>
          </w:r>
        </w:del>
      </w:moveFrom>
      <w:moveFromRangeEnd w:id="86"/>
      <w:del w:id="89" w:author="Leslie London" w:date="2026-03-21T09:47:00Z" w16du:dateUtc="2026-03-21T07:47:00Z">
        <w:r w:rsidR="001D2BF2" w:rsidRPr="001C63CD" w:rsidDel="00DE0C72">
          <w:delText>Al</w:delText>
        </w:r>
        <w:r w:rsidR="00D54916" w:rsidRPr="001C63CD" w:rsidDel="00DE0C72">
          <w:delText xml:space="preserve">l </w:delText>
        </w:r>
        <w:r w:rsidR="00CF3E6E" w:rsidRPr="001C63CD" w:rsidDel="00DE0C72">
          <w:delText xml:space="preserve">data </w:delText>
        </w:r>
        <w:r w:rsidR="00FB7C2A" w:rsidRPr="001C63CD" w:rsidDel="00DE0C72">
          <w:delText>sources</w:delText>
        </w:r>
        <w:r w:rsidR="00CF3E6E" w:rsidRPr="001C63CD" w:rsidDel="00DE0C72">
          <w:delText xml:space="preserve"> indicate </w:delText>
        </w:r>
        <w:r w:rsidR="00FB7C2A" w:rsidRPr="001C63CD" w:rsidDel="00DE0C72">
          <w:delText>a</w:delText>
        </w:r>
        <w:r w:rsidR="00014D80" w:rsidRPr="001C63CD" w:rsidDel="00DE0C72">
          <w:delText xml:space="preserve"> </w:delText>
        </w:r>
      </w:del>
      <w:del w:id="90" w:author="Leslie London" w:date="2026-03-21T09:46:00Z" w16du:dateUtc="2026-03-21T07:46:00Z">
        <w:r w:rsidR="00FB7C2A" w:rsidRPr="001C63CD" w:rsidDel="00DE0C72">
          <w:delText>year-on-year increase</w:delText>
        </w:r>
        <w:r w:rsidR="00014D80" w:rsidRPr="001C63CD" w:rsidDel="00DE0C72">
          <w:delText xml:space="preserve"> in “case” volume</w:delText>
        </w:r>
        <w:r w:rsidR="00CE1643" w:rsidRPr="001C63CD" w:rsidDel="00DE0C72">
          <w:delText xml:space="preserve"> </w:delText>
        </w:r>
      </w:del>
      <w:del w:id="91" w:author="Leslie London" w:date="2026-03-21T09:47:00Z" w16du:dateUtc="2026-03-21T07:47:00Z">
        <w:r w:rsidR="00CE1643" w:rsidRPr="001C63CD" w:rsidDel="00DE0C72">
          <w:delText>(Figure 2)</w:delText>
        </w:r>
        <w:r w:rsidR="00437745" w:rsidRPr="001C63CD" w:rsidDel="00DE0C72">
          <w:delText xml:space="preserve"> and </w:delText>
        </w:r>
      </w:del>
      <w:ins w:id="92" w:author="Leslie London" w:date="2026-03-21T09:47:00Z" w16du:dateUtc="2026-03-21T07:47:00Z">
        <w:r w:rsidR="00DE0C72">
          <w:t xml:space="preserve"> </w:t>
        </w:r>
      </w:ins>
      <w:del w:id="93" w:author="Leslie London" w:date="2026-03-21T09:47:00Z" w16du:dateUtc="2026-03-21T07:47:00Z">
        <w:r w:rsidR="00437745" w:rsidRPr="001C63CD" w:rsidDel="00DE0C72">
          <w:delText>an a</w:delText>
        </w:r>
      </w:del>
      <w:ins w:id="94" w:author="Leslie London" w:date="2026-03-21T09:47:00Z" w16du:dateUtc="2026-03-21T07:47:00Z">
        <w:r w:rsidR="00DE0C72">
          <w:t>A</w:t>
        </w:r>
      </w:ins>
      <w:r w:rsidR="00437745" w:rsidRPr="001C63CD">
        <w:t>n</w:t>
      </w:r>
      <w:r w:rsidR="00A81B07" w:rsidRPr="001C63CD">
        <w:t>a</w:t>
      </w:r>
      <w:r w:rsidR="00437745" w:rsidRPr="001C63CD">
        <w:t xml:space="preserve">lysis of the CUSUM of NMC notifications indicates significant </w:t>
      </w:r>
      <w:r w:rsidR="00F63BD5">
        <w:t>changes</w:t>
      </w:r>
      <w:r w:rsidR="00F63BD5" w:rsidRPr="001C63CD">
        <w:t xml:space="preserve"> </w:t>
      </w:r>
      <w:r w:rsidR="00437745" w:rsidRPr="001C63CD">
        <w:t xml:space="preserve">in notifications between of September to November each year. </w:t>
      </w:r>
    </w:p>
    <w:p w14:paraId="323021FD" w14:textId="77777777" w:rsidR="00E804B6" w:rsidRDefault="00E804B6" w:rsidP="00397F27"/>
    <w:p w14:paraId="430F05A3" w14:textId="54AA5CB1" w:rsidR="00D517F9" w:rsidRPr="001C63CD" w:rsidRDefault="00982734" w:rsidP="00397F27">
      <w:r w:rsidRPr="001C63CD">
        <w:t xml:space="preserve">Although the </w:t>
      </w:r>
      <w:r w:rsidR="00BC1C10">
        <w:t xml:space="preserve">temporal </w:t>
      </w:r>
      <w:r w:rsidRPr="001C63CD">
        <w:t xml:space="preserve">trends across data sources are similar, there </w:t>
      </w:r>
      <w:r w:rsidR="00BC1C10">
        <w:t>are different provincial</w:t>
      </w:r>
      <w:r w:rsidR="00AE657A" w:rsidRPr="001C63CD">
        <w:t xml:space="preserve"> </w:t>
      </w:r>
      <w:r w:rsidR="00240436">
        <w:t xml:space="preserve">patterns </w:t>
      </w:r>
      <w:r w:rsidR="00CE1643" w:rsidRPr="001C63CD">
        <w:t>with l</w:t>
      </w:r>
      <w:r w:rsidR="00240436">
        <w:t>ower</w:t>
      </w:r>
      <w:r w:rsidR="00CE1643" w:rsidRPr="001C63CD">
        <w:t xml:space="preserve"> volume of notifications of severe BChE </w:t>
      </w:r>
      <w:r w:rsidR="00076A99">
        <w:t>cases</w:t>
      </w:r>
      <w:r w:rsidR="00CE1643" w:rsidRPr="001C63CD">
        <w:t xml:space="preserve"> in KZN compared to PIH calls (Figure </w:t>
      </w:r>
      <w:r w:rsidR="008F7A2B">
        <w:t>3</w:t>
      </w:r>
      <w:r w:rsidR="00CE1643" w:rsidRPr="001C63CD">
        <w:t xml:space="preserve">). </w:t>
      </w:r>
      <w:r w:rsidR="006A13E9" w:rsidRPr="001C63CD">
        <w:t xml:space="preserve">The most NMC </w:t>
      </w:r>
      <w:r w:rsidR="00A81B07" w:rsidRPr="001C63CD">
        <w:t>notifications</w:t>
      </w:r>
      <w:r w:rsidR="006A13E9" w:rsidRPr="001C63CD">
        <w:t xml:space="preserve"> come from Gauteng </w:t>
      </w:r>
      <w:r w:rsidR="004143B2">
        <w:t>(</w:t>
      </w:r>
      <w:r w:rsidR="00E214B1">
        <w:t>61</w:t>
      </w:r>
      <w:r w:rsidR="004143B2">
        <w:t xml:space="preserve">%) </w:t>
      </w:r>
      <w:r w:rsidR="006A13E9" w:rsidRPr="001C63CD">
        <w:t>and Free State</w:t>
      </w:r>
      <w:r w:rsidR="001E5DEE" w:rsidRPr="001C63CD">
        <w:t xml:space="preserve"> </w:t>
      </w:r>
      <w:r w:rsidR="004143B2">
        <w:t>(</w:t>
      </w:r>
      <w:r w:rsidR="00E214B1">
        <w:t>14</w:t>
      </w:r>
      <w:r w:rsidR="004143B2">
        <w:t xml:space="preserve">%) </w:t>
      </w:r>
      <w:r w:rsidR="001E5DEE" w:rsidRPr="001C63CD">
        <w:t>districts</w:t>
      </w:r>
      <w:r w:rsidR="00FA146B" w:rsidRPr="001C63CD">
        <w:t xml:space="preserve">, whereas PIH calls are </w:t>
      </w:r>
      <w:r w:rsidR="001E5DEE" w:rsidRPr="001C63CD">
        <w:t>pr</w:t>
      </w:r>
      <w:r w:rsidR="00AE657A" w:rsidRPr="001C63CD">
        <w:t>edom</w:t>
      </w:r>
      <w:r w:rsidR="001E5DEE" w:rsidRPr="001C63CD">
        <w:t>in</w:t>
      </w:r>
      <w:r w:rsidR="00AE657A" w:rsidRPr="001C63CD">
        <w:t>antly</w:t>
      </w:r>
      <w:r w:rsidR="00FA146B" w:rsidRPr="001C63CD">
        <w:t xml:space="preserve"> from Gauteng</w:t>
      </w:r>
      <w:r w:rsidR="004143B2">
        <w:t xml:space="preserve"> (</w:t>
      </w:r>
      <w:r w:rsidR="00E214B1">
        <w:t>14</w:t>
      </w:r>
      <w:r w:rsidR="004143B2">
        <w:t>%)</w:t>
      </w:r>
      <w:r w:rsidR="00437745" w:rsidRPr="001C63CD">
        <w:t xml:space="preserve">, </w:t>
      </w:r>
      <w:r w:rsidR="00FA146B" w:rsidRPr="001C63CD">
        <w:t>KZN</w:t>
      </w:r>
      <w:r w:rsidR="00437745" w:rsidRPr="001C63CD">
        <w:t xml:space="preserve"> </w:t>
      </w:r>
      <w:r w:rsidR="004143B2">
        <w:t>(</w:t>
      </w:r>
      <w:r w:rsidR="00E214B1">
        <w:t>34</w:t>
      </w:r>
      <w:r w:rsidR="004143B2">
        <w:t xml:space="preserve">%) </w:t>
      </w:r>
      <w:r w:rsidR="00437745" w:rsidRPr="001C63CD">
        <w:t xml:space="preserve">and WC </w:t>
      </w:r>
      <w:r w:rsidR="004143B2">
        <w:t>(</w:t>
      </w:r>
      <w:r w:rsidR="00E214B1">
        <w:t>17</w:t>
      </w:r>
      <w:r w:rsidR="004143B2">
        <w:t xml:space="preserve">%) </w:t>
      </w:r>
      <w:r w:rsidR="00437745" w:rsidRPr="001C63CD">
        <w:t>districts</w:t>
      </w:r>
      <w:r w:rsidR="00AE657A" w:rsidRPr="001C63CD">
        <w:t xml:space="preserve"> (Figure</w:t>
      </w:r>
      <w:r w:rsidR="00CE1643" w:rsidRPr="001C63CD">
        <w:t xml:space="preserve"> </w:t>
      </w:r>
      <w:r w:rsidR="0095367D">
        <w:t>3</w:t>
      </w:r>
      <w:r w:rsidR="00AE657A" w:rsidRPr="001C63CD">
        <w:t>)</w:t>
      </w:r>
      <w:r w:rsidR="00FA146B" w:rsidRPr="001C63CD">
        <w:t xml:space="preserve">. Cholinesterase testing </w:t>
      </w:r>
      <w:r w:rsidR="00240436">
        <w:t xml:space="preserve">reflecting severe inhibition comprised 14.6% of tests across </w:t>
      </w:r>
      <w:r w:rsidR="00FA146B" w:rsidRPr="001C63CD">
        <w:t>all provinces</w:t>
      </w:r>
      <w:r w:rsidR="00240436">
        <w:t xml:space="preserve"> but was much lower as a proportion in</w:t>
      </w:r>
      <w:r w:rsidR="004143B2">
        <w:t xml:space="preserve"> the Western Cape (</w:t>
      </w:r>
      <w:r w:rsidR="000A6CE8">
        <w:t>&lt;1%</w:t>
      </w:r>
      <w:r w:rsidR="004143B2">
        <w:t>) and Northern Cape (</w:t>
      </w:r>
      <w:r w:rsidR="000A6CE8">
        <w:t>0.2</w:t>
      </w:r>
      <w:r w:rsidR="004143B2">
        <w:t xml:space="preserve">%) </w:t>
      </w:r>
      <w:r w:rsidR="00AE657A" w:rsidRPr="001C63CD">
        <w:t xml:space="preserve">(Figure </w:t>
      </w:r>
      <w:r w:rsidR="0095367D">
        <w:t>4</w:t>
      </w:r>
      <w:r w:rsidR="00AE657A" w:rsidRPr="001C63CD">
        <w:t>)</w:t>
      </w:r>
      <w:r w:rsidR="00FA146B" w:rsidRPr="001C63CD">
        <w:t xml:space="preserve">. </w:t>
      </w:r>
    </w:p>
    <w:p w14:paraId="325807A5" w14:textId="77777777" w:rsidR="00D517F9" w:rsidRPr="001C63CD" w:rsidRDefault="00D517F9" w:rsidP="00397F27">
      <w:pPr>
        <w:pStyle w:val="Default"/>
      </w:pPr>
    </w:p>
    <w:p w14:paraId="4E489AF8" w14:textId="7BC7DD10" w:rsidR="002C391C" w:rsidRPr="005D4F01" w:rsidRDefault="00061684" w:rsidP="00397F27">
      <w:r w:rsidRPr="001C63CD">
        <w:t xml:space="preserve">The circumstances of poisoning </w:t>
      </w:r>
      <w:r w:rsidR="008C02EE" w:rsidRPr="001C63CD">
        <w:t xml:space="preserve">are collected by the PIH </w:t>
      </w:r>
      <w:r w:rsidR="00893A75" w:rsidRPr="001C63CD">
        <w:t xml:space="preserve">only and </w:t>
      </w:r>
      <w:ins w:id="95" w:author="Leslie London" w:date="2026-03-21T09:51:00Z" w16du:dateUtc="2026-03-21T07:51:00Z">
        <w:r w:rsidR="003359A5">
          <w:t xml:space="preserve">these data </w:t>
        </w:r>
      </w:ins>
      <w:r w:rsidR="00727E4F" w:rsidRPr="001C63CD">
        <w:t xml:space="preserve">indicate that among </w:t>
      </w:r>
      <w:r w:rsidR="0087507D">
        <w:t xml:space="preserve">the </w:t>
      </w:r>
      <w:r w:rsidR="00727E4F" w:rsidRPr="001C63CD">
        <w:t>under 6</w:t>
      </w:r>
      <w:r w:rsidR="00E001BE" w:rsidRPr="001C63CD">
        <w:t>-</w:t>
      </w:r>
      <w:r w:rsidR="00727E4F" w:rsidRPr="001C63CD">
        <w:t>year age</w:t>
      </w:r>
      <w:r w:rsidR="00E001BE" w:rsidRPr="001C63CD">
        <w:t>-</w:t>
      </w:r>
      <w:r w:rsidR="00727E4F" w:rsidRPr="001C63CD">
        <w:t xml:space="preserve">group, </w:t>
      </w:r>
      <w:r w:rsidR="00C62C05" w:rsidRPr="001C63CD">
        <w:t xml:space="preserve">99% were </w:t>
      </w:r>
      <w:r w:rsidR="00B92C87" w:rsidRPr="001C63CD">
        <w:t>reported</w:t>
      </w:r>
      <w:r w:rsidR="00C62C05" w:rsidRPr="001C63CD">
        <w:t xml:space="preserve"> as accidental, while </w:t>
      </w:r>
      <w:r w:rsidR="0071660A" w:rsidRPr="001C63CD">
        <w:t xml:space="preserve">91% of </w:t>
      </w:r>
      <w:r w:rsidR="0042748B" w:rsidRPr="001C63CD">
        <w:t>poisonings</w:t>
      </w:r>
      <w:r w:rsidR="0071660A" w:rsidRPr="001C63CD">
        <w:t xml:space="preserve"> among </w:t>
      </w:r>
      <w:r w:rsidR="002C391C" w:rsidRPr="001C63CD">
        <w:t>13–19 year-olds</w:t>
      </w:r>
      <w:r w:rsidR="0071660A" w:rsidRPr="001C63CD">
        <w:t xml:space="preserve"> were </w:t>
      </w:r>
      <w:r w:rsidR="00D146FB" w:rsidRPr="001C63CD">
        <w:t>reported</w:t>
      </w:r>
      <w:r w:rsidR="0071660A" w:rsidRPr="001C63CD">
        <w:t xml:space="preserve"> as </w:t>
      </w:r>
      <w:r w:rsidR="00A81B07" w:rsidRPr="001C63CD">
        <w:t>i</w:t>
      </w:r>
      <w:r w:rsidR="0071660A" w:rsidRPr="001C63CD">
        <w:t xml:space="preserve">ntentional </w:t>
      </w:r>
      <w:r w:rsidR="0042748B" w:rsidRPr="001C63CD">
        <w:t>“self-harm” (</w:t>
      </w:r>
      <w:r w:rsidR="008E4E4D">
        <w:t>Supplementary table</w:t>
      </w:r>
      <w:r w:rsidR="002973E6">
        <w:t xml:space="preserve"> </w:t>
      </w:r>
      <w:r w:rsidR="000D0418">
        <w:t>3</w:t>
      </w:r>
      <w:r w:rsidR="0042748B" w:rsidRPr="001C63CD">
        <w:t xml:space="preserve">). </w:t>
      </w:r>
      <w:r w:rsidR="00E001BE" w:rsidRPr="001C63CD">
        <w:t xml:space="preserve">The majority of PIH calls indicated an unknown substance was ingested (28%), </w:t>
      </w:r>
      <w:r w:rsidR="0087507D">
        <w:t>followed by</w:t>
      </w:r>
      <w:r w:rsidR="00E001BE" w:rsidRPr="001C63CD">
        <w:t xml:space="preserve"> </w:t>
      </w:r>
      <w:del w:id="96" w:author="Leslie London" w:date="2026-03-21T09:51:00Z" w16du:dateUtc="2026-03-21T07:51:00Z">
        <w:r w:rsidR="00E001BE" w:rsidRPr="001C63CD" w:rsidDel="003359A5">
          <w:delText xml:space="preserve"> </w:delText>
        </w:r>
      </w:del>
      <w:r w:rsidR="00E001BE" w:rsidRPr="001C63CD">
        <w:t>Carbamates</w:t>
      </w:r>
      <w:r w:rsidR="0064657F">
        <w:t xml:space="preserve"> (15%)</w:t>
      </w:r>
      <w:r w:rsidR="00E001BE" w:rsidRPr="001C63CD">
        <w:t>, Pyrethroids</w:t>
      </w:r>
      <w:r w:rsidR="003F02A3">
        <w:t xml:space="preserve"> (11%)</w:t>
      </w:r>
      <w:r w:rsidR="00E001BE" w:rsidRPr="001C63CD">
        <w:t>, and Organophosphates</w:t>
      </w:r>
      <w:r w:rsidR="003F02A3">
        <w:t xml:space="preserve"> (10%)</w:t>
      </w:r>
      <w:r w:rsidR="00417927">
        <w:t xml:space="preserve"> </w:t>
      </w:r>
      <w:r w:rsidR="00A26400">
        <w:t xml:space="preserve">as </w:t>
      </w:r>
      <w:r w:rsidR="00A26400" w:rsidRPr="001C63CD">
        <w:t xml:space="preserve">the </w:t>
      </w:r>
      <w:del w:id="97" w:author="Leslie London" w:date="2026-03-21T09:51:00Z" w16du:dateUtc="2026-03-21T07:51:00Z">
        <w:r w:rsidR="006D7E6D" w:rsidRPr="001C63CD" w:rsidDel="003359A5">
          <w:delText>most identified</w:delText>
        </w:r>
        <w:r w:rsidR="00A26400" w:rsidRPr="001C63CD" w:rsidDel="003359A5">
          <w:delText xml:space="preserve"> </w:delText>
        </w:r>
      </w:del>
      <w:r w:rsidR="00A26400">
        <w:t xml:space="preserve">agents </w:t>
      </w:r>
      <w:ins w:id="98" w:author="Leslie London" w:date="2026-03-21T09:51:00Z" w16du:dateUtc="2026-03-21T07:51:00Z">
        <w:r w:rsidR="003359A5" w:rsidRPr="001C63CD">
          <w:t xml:space="preserve">most </w:t>
        </w:r>
        <w:r w:rsidR="003359A5">
          <w:t xml:space="preserve">commonly </w:t>
        </w:r>
        <w:r w:rsidR="003359A5" w:rsidRPr="001C63CD">
          <w:t xml:space="preserve">identified </w:t>
        </w:r>
      </w:ins>
      <w:r w:rsidR="00417927">
        <w:t>(</w:t>
      </w:r>
      <w:r w:rsidR="008E4E4D">
        <w:t>Supplementary table</w:t>
      </w:r>
      <w:r w:rsidR="00417927">
        <w:t xml:space="preserve"> 3)</w:t>
      </w:r>
      <w:r w:rsidR="00E001BE" w:rsidRPr="001C63CD">
        <w:t xml:space="preserve">.  </w:t>
      </w:r>
    </w:p>
    <w:p w14:paraId="44DD7F2F" w14:textId="0101D06C" w:rsidR="00931459" w:rsidRDefault="00E16A1F" w:rsidP="00397F27">
      <w:r>
        <w:rPr>
          <w:noProof/>
        </w:rPr>
        <mc:AlternateContent>
          <mc:Choice Requires="wps">
            <w:drawing>
              <wp:anchor distT="0" distB="0" distL="114300" distR="114300" simplePos="0" relativeHeight="251689992" behindDoc="0" locked="0" layoutInCell="1" allowOverlap="1" wp14:anchorId="4BDD7723" wp14:editId="1F21958D">
                <wp:simplePos x="0" y="0"/>
                <wp:positionH relativeFrom="column">
                  <wp:posOffset>334010</wp:posOffset>
                </wp:positionH>
                <wp:positionV relativeFrom="paragraph">
                  <wp:posOffset>217612</wp:posOffset>
                </wp:positionV>
                <wp:extent cx="5278120" cy="262890"/>
                <wp:effectExtent l="0" t="0" r="5080" b="3810"/>
                <wp:wrapNone/>
                <wp:docPr id="993364332" name="Text Box 2"/>
                <wp:cNvGraphicFramePr/>
                <a:graphic xmlns:a="http://schemas.openxmlformats.org/drawingml/2006/main">
                  <a:graphicData uri="http://schemas.microsoft.com/office/word/2010/wordprocessingShape">
                    <wps:wsp>
                      <wps:cNvSpPr txBox="1"/>
                      <wps:spPr>
                        <a:xfrm>
                          <a:off x="0" y="0"/>
                          <a:ext cx="5278120" cy="262890"/>
                        </a:xfrm>
                        <a:prstGeom prst="rect">
                          <a:avLst/>
                        </a:prstGeom>
                        <a:solidFill>
                          <a:schemeClr val="lt1"/>
                        </a:solidFill>
                        <a:ln w="6350">
                          <a:noFill/>
                        </a:ln>
                      </wps:spPr>
                      <wps:txbx>
                        <w:txbxContent>
                          <w:p w14:paraId="3DCDCA1A" w14:textId="75635CBA" w:rsidR="005461A8" w:rsidRPr="006F62A3" w:rsidRDefault="005461A8" w:rsidP="00397F27">
                            <w:r>
                              <w:t xml:space="preserve">Severe Butyrylcholinesterase Inhibition (BChE) (&lt;10% of normal) unique tests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DD7723" id="_x0000_t202" coordsize="21600,21600" o:spt="202" path="m,l,21600r21600,l21600,xe">
                <v:stroke joinstyle="miter"/>
                <v:path gradientshapeok="t" o:connecttype="rect"/>
              </v:shapetype>
              <v:shape id="Text Box 2" o:spid="_x0000_s1026" type="#_x0000_t202" style="position:absolute;margin-left:26.3pt;margin-top:17.15pt;width:415.6pt;height:20.7pt;z-index:251689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" fillcolor="white [3201]" stroked="f" strokeweight=".5pt">
                <v:textbox>
                  <w:txbxContent>
                    <w:p w14:paraId="3DCDCA1A" w14:textId="75635CBA" w:rsidR="005461A8" w:rsidRPr="006F62A3" w:rsidRDefault="005461A8" w:rsidP="00397F27">
                      <w:r>
                        <w:t xml:space="preserve">Severe Butyrylcholinesterase Inhibition (BChE) (&lt;10% of normal) unique tests </w:t>
                      </w:r>
                    </w:p>
                  </w:txbxContent>
                </v:textbox>
              </v:shape>
            </w:pict>
          </mc:Fallback>
        </mc:AlternateContent>
      </w:r>
      <w:r>
        <w:rPr>
          <w:noProof/>
        </w:rPr>
        <mc:AlternateContent>
          <mc:Choice Requires="wps">
            <w:drawing>
              <wp:anchor distT="0" distB="0" distL="114300" distR="114300" simplePos="0" relativeHeight="251687944" behindDoc="0" locked="0" layoutInCell="1" allowOverlap="1" wp14:anchorId="69C84A8B" wp14:editId="2BB967C2">
                <wp:simplePos x="0" y="0"/>
                <wp:positionH relativeFrom="column">
                  <wp:posOffset>292735</wp:posOffset>
                </wp:positionH>
                <wp:positionV relativeFrom="paragraph">
                  <wp:posOffset>3162135</wp:posOffset>
                </wp:positionV>
                <wp:extent cx="4578927" cy="263236"/>
                <wp:effectExtent l="0" t="0" r="6350" b="3810"/>
                <wp:wrapNone/>
                <wp:docPr id="471940816" name="Text Box 2"/>
                <wp:cNvGraphicFramePr/>
                <a:graphic xmlns:a="http://schemas.openxmlformats.org/drawingml/2006/main">
                  <a:graphicData uri="http://schemas.microsoft.com/office/word/2010/wordprocessingShape">
                    <wps:wsp>
                      <wps:cNvSpPr txBox="1"/>
                      <wps:spPr>
                        <a:xfrm>
                          <a:off x="0" y="0"/>
                          <a:ext cx="4578927" cy="263236"/>
                        </a:xfrm>
                        <a:prstGeom prst="rect">
                          <a:avLst/>
                        </a:prstGeom>
                        <a:solidFill>
                          <a:schemeClr val="lt1"/>
                        </a:solidFill>
                        <a:ln w="6350">
                          <a:noFill/>
                        </a:ln>
                      </wps:spPr>
                      <wps:txbx>
                        <w:txbxContent>
                          <w:p w14:paraId="3DBB5760" w14:textId="59459CB4" w:rsidR="005461A8" w:rsidRPr="006F62A3" w:rsidRDefault="005461A8" w:rsidP="00397F27">
                            <w:r w:rsidRPr="006F62A3">
                              <w:t>Agricultural or stock remedy poisoning</w:t>
                            </w:r>
                            <w:r>
                              <w:t xml:space="preserve"> (ASRP)</w:t>
                            </w:r>
                            <w:r w:rsidRPr="006F62A3">
                              <w:t xml:space="preserve"> NMC notifications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84A8B" id="_x0000_s1027" type="#_x0000_t202" style="position:absolute;margin-left:23.05pt;margin-top:249pt;width:360.55pt;height:20.75pt;z-index:251687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9J3LwIAAFsEAAAOAAAAZHJzL2Uyb0RvYy54bWysVE1v2zAMvQ/YfxB0X5w4a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" fillcolor="white [3201]" stroked="f" strokeweight=".5pt">
                <v:textbox>
                  <w:txbxContent>
                    <w:p w14:paraId="3DBB5760" w14:textId="59459CB4" w:rsidR="005461A8" w:rsidRPr="006F62A3" w:rsidRDefault="005461A8" w:rsidP="00397F27">
                      <w:r w:rsidRPr="006F62A3">
                        <w:t>Agricultural or stock remedy poisoning</w:t>
                      </w:r>
                      <w:r>
                        <w:t xml:space="preserve"> (ASRP)</w:t>
                      </w:r>
                      <w:r w:rsidRPr="006F62A3">
                        <w:t xml:space="preserve"> NMC notifications</w:t>
                      </w:r>
                    </w:p>
                  </w:txbxContent>
                </v:textbox>
              </v:shape>
            </w:pict>
          </mc:Fallback>
        </mc:AlternateContent>
      </w:r>
      <w:r w:rsidRPr="00E16A1F">
        <w:rPr>
          <w:noProof/>
        </w:rPr>
        <w:t xml:space="preserve"> </w:t>
      </w:r>
      <w:r w:rsidR="00C05FDA" w:rsidRPr="00C05FDA">
        <w:rPr>
          <w:noProof/>
        </w:rPr>
        <w:drawing>
          <wp:inline distT="0" distB="0" distL="0" distR="0" wp14:anchorId="767DD48B" wp14:editId="62B31027">
            <wp:extent cx="5955030" cy="5955030"/>
            <wp:effectExtent l="0" t="0" r="1270" b="1270"/>
            <wp:docPr id="68230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01803" name=""/>
                    <pic:cNvPicPr/>
                  </pic:nvPicPr>
                  <pic:blipFill>
                    <a:blip r:embed="rId12"/>
                    <a:stretch>
                      <a:fillRect/>
                    </a:stretch>
                  </pic:blipFill>
                  <pic:spPr>
                    <a:xfrm>
                      <a:off x="0" y="0"/>
                      <a:ext cx="5955030" cy="5955030"/>
                    </a:xfrm>
                    <a:prstGeom prst="rect">
                      <a:avLst/>
                    </a:prstGeom>
                  </pic:spPr>
                </pic:pic>
              </a:graphicData>
            </a:graphic>
          </wp:inline>
        </w:drawing>
      </w:r>
    </w:p>
    <w:p w14:paraId="0064F735" w14:textId="3B875217" w:rsidR="00931459" w:rsidRDefault="00931459" w:rsidP="00397F27">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w:t>
      </w:r>
      <w:r w:rsidRPr="00931459">
        <w:rPr>
          <w:color w:val="000000"/>
          <w:sz w:val="27"/>
          <w:szCs w:val="27"/>
          <w:shd w:val="clear" w:color="auto" w:fill="FFFFFF"/>
        </w:rPr>
        <w:t xml:space="preserve"> </w:t>
      </w:r>
      <w:r w:rsidR="00E16A1F">
        <w:t xml:space="preserve">Age </w:t>
      </w:r>
      <w:r w:rsidR="00FD0D9F">
        <w:t>s</w:t>
      </w:r>
      <w:r w:rsidR="00E16A1F">
        <w:t xml:space="preserve">tandardised </w:t>
      </w:r>
      <w:r w:rsidR="00FD0D9F">
        <w:t>r</w:t>
      </w:r>
      <w:r w:rsidR="00E16A1F">
        <w:t>ate of B</w:t>
      </w:r>
      <w:r w:rsidR="002E7A84">
        <w:t>ChE cases and A</w:t>
      </w:r>
      <w:r w:rsidR="00204580">
        <w:t xml:space="preserve">gricultural or Stock Remedy Poisoning (ASRP) </w:t>
      </w:r>
      <w:r w:rsidRPr="00931459">
        <w:t>NMC notifications</w:t>
      </w:r>
      <w:r w:rsidR="002E7A84">
        <w:t xml:space="preserve"> per </w:t>
      </w:r>
      <w:r w:rsidR="0009447A">
        <w:t xml:space="preserve">100 000 Age </w:t>
      </w:r>
      <w:r w:rsidR="00E16A1F">
        <w:t>person</w:t>
      </w:r>
      <w:r w:rsidR="002E7A84">
        <w:t>-years</w:t>
      </w:r>
      <w:r>
        <w:t xml:space="preserve"> and </w:t>
      </w:r>
      <w:r w:rsidRPr="00931459">
        <w:t>by Age and Sex from 2020 to 2024</w:t>
      </w:r>
      <w:r w:rsidR="002156A9">
        <w:t>, South Africa</w:t>
      </w:r>
    </w:p>
    <w:p w14:paraId="5535017A" w14:textId="5515EACC" w:rsidR="002C391C" w:rsidRPr="001C63CD" w:rsidRDefault="002C391C" w:rsidP="00397F27">
      <w:pPr>
        <w:rPr>
          <w:lang w:val="en"/>
        </w:rPr>
      </w:pPr>
    </w:p>
    <w:p w14:paraId="0928F71E" w14:textId="77777777" w:rsidR="00144EBF" w:rsidRDefault="00144EBF" w:rsidP="00397F27">
      <w:pPr>
        <w:rPr>
          <w:color w:val="44546A" w:themeColor="text2"/>
          <w:sz w:val="18"/>
          <w:szCs w:val="18"/>
        </w:rPr>
      </w:pPr>
      <w:r>
        <w:br w:type="page"/>
      </w:r>
    </w:p>
    <w:p w14:paraId="31723F90" w14:textId="2FC231F6" w:rsidR="008C037A" w:rsidRPr="001C63CD" w:rsidRDefault="00140FB3" w:rsidP="00397F27">
      <w:pPr>
        <w:pStyle w:val="Caption"/>
      </w:pPr>
      <w:r w:rsidRPr="001C63CD">
        <w:rPr>
          <w:noProof/>
        </w:rPr>
        <w:lastRenderedPageBreak/>
        <w:drawing>
          <wp:anchor distT="0" distB="0" distL="114300" distR="114300" simplePos="0" relativeHeight="251656197" behindDoc="1" locked="0" layoutInCell="1" allowOverlap="1" wp14:anchorId="6D90078F" wp14:editId="370FD7A5">
            <wp:simplePos x="0" y="0"/>
            <wp:positionH relativeFrom="column">
              <wp:posOffset>-57496</wp:posOffset>
            </wp:positionH>
            <wp:positionV relativeFrom="paragraph">
              <wp:posOffset>4535239</wp:posOffset>
            </wp:positionV>
            <wp:extent cx="5955030" cy="3721735"/>
            <wp:effectExtent l="0" t="0" r="1270" b="0"/>
            <wp:wrapSquare wrapText="bothSides"/>
            <wp:docPr id="168535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5353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5030" cy="3721735"/>
                    </a:xfrm>
                    <a:prstGeom prst="rect">
                      <a:avLst/>
                    </a:prstGeom>
                  </pic:spPr>
                </pic:pic>
              </a:graphicData>
            </a:graphic>
            <wp14:sizeRelH relativeFrom="page">
              <wp14:pctWidth>0</wp14:pctWidth>
            </wp14:sizeRelH>
            <wp14:sizeRelV relativeFrom="page">
              <wp14:pctHeight>0</wp14:pctHeight>
            </wp14:sizeRelV>
          </wp:anchor>
        </w:drawing>
      </w:r>
      <w:r w:rsidR="006C4972" w:rsidRPr="006C4972">
        <w:rPr>
          <w:noProof/>
        </w:rPr>
        <w:drawing>
          <wp:inline distT="0" distB="0" distL="0" distR="0" wp14:anchorId="13F1BDF1" wp14:editId="5A015B1B">
            <wp:extent cx="5955030" cy="3573145"/>
            <wp:effectExtent l="0" t="0" r="1270" b="0"/>
            <wp:docPr id="78519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2406" name=""/>
                    <pic:cNvPicPr/>
                  </pic:nvPicPr>
                  <pic:blipFill>
                    <a:blip r:embed="rId14"/>
                    <a:stretch>
                      <a:fillRect/>
                    </a:stretch>
                  </pic:blipFill>
                  <pic:spPr>
                    <a:xfrm>
                      <a:off x="0" y="0"/>
                      <a:ext cx="5955030" cy="3573145"/>
                    </a:xfrm>
                    <a:prstGeom prst="rect">
                      <a:avLst/>
                    </a:prstGeom>
                  </pic:spPr>
                </pic:pic>
              </a:graphicData>
            </a:graphic>
          </wp:inline>
        </w:drawing>
      </w:r>
      <w:r w:rsidR="008C037A" w:rsidRPr="001C63CD">
        <w:rPr>
          <w:noProof/>
        </w:rPr>
        <mc:AlternateContent>
          <mc:Choice Requires="wps">
            <w:drawing>
              <wp:anchor distT="0" distB="0" distL="114300" distR="114300" simplePos="0" relativeHeight="251686920" behindDoc="0" locked="0" layoutInCell="1" allowOverlap="1" wp14:anchorId="4BFE1959" wp14:editId="33749CF0">
                <wp:simplePos x="0" y="0"/>
                <wp:positionH relativeFrom="column">
                  <wp:posOffset>0</wp:posOffset>
                </wp:positionH>
                <wp:positionV relativeFrom="paragraph">
                  <wp:posOffset>3639185</wp:posOffset>
                </wp:positionV>
                <wp:extent cx="5731510" cy="635"/>
                <wp:effectExtent l="0" t="0" r="0" b="12065"/>
                <wp:wrapSquare wrapText="bothSides"/>
                <wp:docPr id="85047028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A3390F0" w14:textId="2D002F2D" w:rsidR="005461A8" w:rsidRPr="008C037A" w:rsidRDefault="005461A8" w:rsidP="00397F27">
                            <w:pPr>
                              <w:pStyle w:val="Caption"/>
                            </w:pPr>
                            <w:r>
                              <w:t>Figure 2:</w:t>
                            </w:r>
                            <w:r w:rsidRPr="008C037A">
                              <w:t xml:space="preserve"> </w:t>
                            </w:r>
                            <w:r>
                              <w:t xml:space="preserve">Case counts from each data source </w:t>
                            </w:r>
                            <w:r w:rsidRPr="00931459">
                              <w:t>from 2020 to 2024</w:t>
                            </w:r>
                            <w:r>
                              <w:t xml:space="preserve">, South Africa. Monthly </w:t>
                            </w:r>
                            <w:r w:rsidRPr="0048390E">
                              <w:t>Agricultural or stock remedy poisoning</w:t>
                            </w:r>
                            <w:r>
                              <w:t>, severe BChE cases, and PIH calls are shown as grey bar</w:t>
                            </w:r>
                            <w:r w:rsidRPr="001055BC">
                              <w:t xml:space="preserve">s. A 180-day </w:t>
                            </w:r>
                            <w:r w:rsidRPr="00931459">
                              <w:rPr>
                                <w:rStyle w:val="Strong"/>
                                <w:b w:val="0"/>
                                <w:bCs w:val="0"/>
                              </w:rPr>
                              <w:t>Cumulative Sum (CUSUM)</w:t>
                            </w:r>
                            <w:r w:rsidRPr="001055BC">
                              <w:t xml:space="preserve"> algorithm was applied to detect sustained increases in daily notifications above the expected baseline. The </w:t>
                            </w:r>
                            <w:r w:rsidRPr="00931459">
                              <w:rPr>
                                <w:rStyle w:val="Strong"/>
                                <w:b w:val="0"/>
                                <w:bCs w:val="0"/>
                              </w:rPr>
                              <w:t>blue line</w:t>
                            </w:r>
                            <w:r w:rsidRPr="001055BC">
                              <w:t xml:space="preserve"> represents the evolving CUSUM statistic (threshold). A </w:t>
                            </w:r>
                            <w:r w:rsidRPr="00931459">
                              <w:rPr>
                                <w:rStyle w:val="Strong"/>
                                <w:b w:val="0"/>
                                <w:bCs w:val="0"/>
                              </w:rPr>
                              <w:t>“signal”</w:t>
                            </w:r>
                            <w:r w:rsidRPr="001055BC">
                              <w:t xml:space="preserve"> </w:t>
                            </w:r>
                            <w:r>
                              <w:t xml:space="preserve">denoted by the red triangle shape at y=0 </w:t>
                            </w:r>
                            <w:r w:rsidRPr="001055BC">
                              <w:t xml:space="preserve">is generated whenever the CUSUM value exceeds </w:t>
                            </w:r>
                            <w:r w:rsidRPr="00931459">
                              <w:rPr>
                                <w:rStyle w:val="Strong"/>
                                <w:b w:val="0"/>
                                <w:bCs w:val="0"/>
                              </w:rPr>
                              <w:t>5</w:t>
                            </w:r>
                            <w:r w:rsidRPr="001055BC">
                              <w:t>, indicating an increase in cases compared with the preceding 180-day baseline.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E1959" id="Text Box 1" o:spid="_x0000_s1028" type="#_x0000_t202" style="position:absolute;margin-left:0;margin-top:286.55pt;width:451.3pt;height:.05pt;z-index:251686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" stroked="f">
                <v:textbox style="mso-fit-shape-to-text:t" inset="0,0,0,0">
                  <w:txbxContent>
                    <w:p w14:paraId="1A3390F0" w14:textId="2D002F2D" w:rsidR="005461A8" w:rsidRPr="008C037A" w:rsidRDefault="005461A8" w:rsidP="00397F27">
                      <w:pPr>
                        <w:pStyle w:val="Caption"/>
                      </w:pPr>
                      <w:r>
                        <w:t>Figure 2:</w:t>
                      </w:r>
                      <w:r w:rsidRPr="008C037A">
                        <w:t xml:space="preserve"> </w:t>
                      </w:r>
                      <w:r>
                        <w:t xml:space="preserve">Case counts from each data source </w:t>
                      </w:r>
                      <w:r w:rsidRPr="00931459">
                        <w:t>from 2020 to 2024</w:t>
                      </w:r>
                      <w:r>
                        <w:t xml:space="preserve">, South Africa. Monthly </w:t>
                      </w:r>
                      <w:r w:rsidRPr="0048390E">
                        <w:t>Agricultural or stock remedy poisoning</w:t>
                      </w:r>
                      <w:r>
                        <w:t>, severe BChE cases, and PIH calls are shown as grey bar</w:t>
                      </w:r>
                      <w:r w:rsidRPr="001055BC">
                        <w:t xml:space="preserve">s. A 180-day </w:t>
                      </w:r>
                      <w:r w:rsidRPr="00931459">
                        <w:rPr>
                          <w:rStyle w:val="Strong"/>
                          <w:b w:val="0"/>
                          <w:bCs w:val="0"/>
                        </w:rPr>
                        <w:t>Cumulative Sum (CUSUM)</w:t>
                      </w:r>
                      <w:r w:rsidRPr="001055BC">
                        <w:t xml:space="preserve"> algorithm was applied to detect sustained increases in daily notifications above the expected baseline. The </w:t>
                      </w:r>
                      <w:r w:rsidRPr="00931459">
                        <w:rPr>
                          <w:rStyle w:val="Strong"/>
                          <w:b w:val="0"/>
                          <w:bCs w:val="0"/>
                        </w:rPr>
                        <w:t>blue line</w:t>
                      </w:r>
                      <w:r w:rsidRPr="001055BC">
                        <w:t xml:space="preserve"> represents the evolving CUSUM statistic (threshold). A </w:t>
                      </w:r>
                      <w:r w:rsidRPr="00931459">
                        <w:rPr>
                          <w:rStyle w:val="Strong"/>
                          <w:b w:val="0"/>
                          <w:bCs w:val="0"/>
                        </w:rPr>
                        <w:t>“signal”</w:t>
                      </w:r>
                      <w:r w:rsidRPr="001055BC">
                        <w:t xml:space="preserve"> </w:t>
                      </w:r>
                      <w:r>
                        <w:t xml:space="preserve">denoted by the red triangle shape at y=0 </w:t>
                      </w:r>
                      <w:r w:rsidRPr="001055BC">
                        <w:t xml:space="preserve">is generated whenever the CUSUM value exceeds </w:t>
                      </w:r>
                      <w:r w:rsidRPr="00931459">
                        <w:rPr>
                          <w:rStyle w:val="Strong"/>
                          <w:b w:val="0"/>
                          <w:bCs w:val="0"/>
                        </w:rPr>
                        <w:t>5</w:t>
                      </w:r>
                      <w:r w:rsidRPr="001055BC">
                        <w:t>, indicating an increase in cases compared with the preceding 180-day baseline.</w:t>
                      </w:r>
                    </w:p>
                  </w:txbxContent>
                </v:textbox>
                <w10:wrap type="square"/>
              </v:shape>
            </w:pict>
          </mc:Fallback>
        </mc:AlternateContent>
      </w:r>
    </w:p>
    <w:p w14:paraId="60DEEB72" w14:textId="5161CE3E" w:rsidR="0032349C" w:rsidRPr="001C63CD" w:rsidRDefault="00E164E5" w:rsidP="00397F27">
      <w:pPr>
        <w:pStyle w:val="Caption"/>
        <w:rPr>
          <w:lang w:val="en"/>
        </w:rPr>
      </w:pPr>
      <w:r w:rsidRPr="001C63CD">
        <w:t xml:space="preserve"> </w:t>
      </w:r>
      <w:r w:rsidR="007E373E" w:rsidRPr="001C63CD">
        <w:t xml:space="preserve">Figure </w:t>
      </w:r>
      <w:r w:rsidR="008625B5">
        <w:t>3</w:t>
      </w:r>
      <w:r w:rsidR="007E373E" w:rsidRPr="001C63CD">
        <w:t>: The total number of cases of poisonings collected by each data source</w:t>
      </w:r>
      <w:r w:rsidR="00EB758D" w:rsidRPr="001C63CD">
        <w:t xml:space="preserve"> </w:t>
      </w:r>
      <w:r w:rsidR="002156A9" w:rsidRPr="00931459">
        <w:t>from 2020 to 2024</w:t>
      </w:r>
      <w:r w:rsidR="002156A9">
        <w:t>, South Africa</w:t>
      </w:r>
      <w:r w:rsidR="007E373E" w:rsidRPr="001C63CD">
        <w:t>. ChE represents severe cholinesterase inhibitions. NMC represents all notifications, and PIH represents all calls made by clinicians related to Herbicides, insecticides and rodenticides</w:t>
      </w:r>
      <w:r w:rsidR="00BF41F0" w:rsidRPr="001C63CD">
        <w:t xml:space="preserve">. </w:t>
      </w:r>
    </w:p>
    <w:p w14:paraId="1E60CBFA" w14:textId="77777777" w:rsidR="008F145C" w:rsidRPr="001C63CD" w:rsidRDefault="008F145C" w:rsidP="00397F27">
      <w:r w:rsidRPr="001C63CD">
        <w:rPr>
          <w:noProof/>
          <w:lang w:val="en"/>
        </w:rPr>
        <w:lastRenderedPageBreak/>
        <w:drawing>
          <wp:inline distT="0" distB="0" distL="0" distR="0" wp14:anchorId="7C103690" wp14:editId="6176353E">
            <wp:extent cx="5731510" cy="5731510"/>
            <wp:effectExtent l="0" t="0" r="0" b="0"/>
            <wp:docPr id="141489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98268" name=""/>
                    <pic:cNvPicPr/>
                  </pic:nvPicPr>
                  <pic:blipFill>
                    <a:blip r:embed="rId15"/>
                    <a:stretch>
                      <a:fillRect/>
                    </a:stretch>
                  </pic:blipFill>
                  <pic:spPr>
                    <a:xfrm>
                      <a:off x="0" y="0"/>
                      <a:ext cx="5731510" cy="5731510"/>
                    </a:xfrm>
                    <a:prstGeom prst="rect">
                      <a:avLst/>
                    </a:prstGeom>
                  </pic:spPr>
                </pic:pic>
              </a:graphicData>
            </a:graphic>
          </wp:inline>
        </w:drawing>
      </w:r>
    </w:p>
    <w:p w14:paraId="2A188A7B" w14:textId="5676B4C9" w:rsidR="4A5D744D" w:rsidRPr="001C63CD" w:rsidRDefault="008F145C" w:rsidP="00397F27">
      <w:pPr>
        <w:pStyle w:val="Caption"/>
        <w:sectPr w:rsidR="4A5D744D" w:rsidRPr="001C63CD" w:rsidSect="00C77252">
          <w:pgSz w:w="11906" w:h="16838"/>
          <w:pgMar w:top="1440" w:right="1440" w:bottom="1059" w:left="1088" w:header="708" w:footer="708" w:gutter="0"/>
          <w:lnNumType w:countBy="1" w:restart="continuous"/>
          <w:cols w:space="708"/>
          <w:docGrid w:linePitch="360"/>
        </w:sectPr>
      </w:pPr>
      <w:r w:rsidRPr="001C63CD">
        <w:t xml:space="preserve">Figure </w:t>
      </w:r>
      <w:r w:rsidR="008625B5">
        <w:t>4</w:t>
      </w:r>
      <w:r w:rsidRPr="001C63CD">
        <w:t xml:space="preserve">: </w:t>
      </w:r>
      <w:r w:rsidR="00EB0181" w:rsidRPr="001C63CD">
        <w:t>A histogram of t</w:t>
      </w:r>
      <w:r w:rsidRPr="001C63CD">
        <w:t xml:space="preserve">he </w:t>
      </w:r>
      <w:r w:rsidR="008479C0">
        <w:t>Butyrylcholinesterase</w:t>
      </w:r>
      <w:r w:rsidRPr="001C63CD">
        <w:t xml:space="preserve"> (BChE) </w:t>
      </w:r>
      <w:r w:rsidR="00EB0181" w:rsidRPr="001C63CD">
        <w:t xml:space="preserve">values </w:t>
      </w:r>
      <w:r w:rsidR="003F4A83" w:rsidRPr="001C63CD">
        <w:t>among</w:t>
      </w:r>
      <w:r w:rsidR="00EB0181" w:rsidRPr="001C63CD">
        <w:t xml:space="preserve"> uniqu</w:t>
      </w:r>
      <w:r w:rsidR="003F4A83" w:rsidRPr="001C63CD">
        <w:t>e tests</w:t>
      </w:r>
      <w:r w:rsidRPr="001C63CD">
        <w:t xml:space="preserve"> from NHLS data from 2020-2024 from the 9 provinces</w:t>
      </w:r>
      <w:r w:rsidR="002156A9">
        <w:t>, South Africa</w:t>
      </w:r>
    </w:p>
    <w:p w14:paraId="61081019" w14:textId="31DD3346" w:rsidR="4A5D744D" w:rsidRDefault="4A5D744D" w:rsidP="00397F27">
      <w:pPr>
        <w:pStyle w:val="Heading1"/>
      </w:pPr>
      <w:bookmarkStart w:id="99" w:name="_Toc205277249"/>
      <w:r w:rsidRPr="001C63CD">
        <w:lastRenderedPageBreak/>
        <w:t>Discussion</w:t>
      </w:r>
      <w:bookmarkEnd w:id="99"/>
      <w:r w:rsidRPr="001C63CD">
        <w:t xml:space="preserve"> </w:t>
      </w:r>
    </w:p>
    <w:p w14:paraId="697193E0" w14:textId="30D5E45A" w:rsidR="006D7E6D" w:rsidRPr="006D7E6D" w:rsidRDefault="006D7E6D" w:rsidP="00397F27">
      <w:pPr>
        <w:rPr>
          <w:lang w:val="en-GB"/>
        </w:rPr>
      </w:pPr>
      <w:r>
        <w:rPr>
          <w:lang w:val="en-GB"/>
        </w:rPr>
        <w:t>(</w:t>
      </w:r>
      <w:r w:rsidR="00FB4F86">
        <w:rPr>
          <w:lang w:val="en-GB"/>
        </w:rPr>
        <w:t>11</w:t>
      </w:r>
      <w:r w:rsidR="00923D9C">
        <w:rPr>
          <w:lang w:val="en-GB"/>
        </w:rPr>
        <w:t>35</w:t>
      </w:r>
      <w:r>
        <w:rPr>
          <w:lang w:val="en-GB"/>
        </w:rPr>
        <w:t xml:space="preserve"> words)</w:t>
      </w:r>
    </w:p>
    <w:p w14:paraId="61DF0A1B" w14:textId="0A756013" w:rsidR="00F01BFE" w:rsidRDefault="00BA5C60" w:rsidP="00397F27">
      <w:r w:rsidRPr="001C63CD">
        <w:t xml:space="preserve">While </w:t>
      </w:r>
      <w:r w:rsidR="00F01BFE" w:rsidRPr="001C63CD">
        <w:t>NMC notifications</w:t>
      </w:r>
      <w:r w:rsidRPr="001C63CD">
        <w:t xml:space="preserve"> </w:t>
      </w:r>
      <w:r w:rsidR="003F02A3">
        <w:t>demonstrate</w:t>
      </w:r>
      <w:r w:rsidRPr="001C63CD">
        <w:t xml:space="preserve"> </w:t>
      </w:r>
      <w:r w:rsidR="00310094">
        <w:t>the occur</w:t>
      </w:r>
      <w:r w:rsidR="00B658F7">
        <w:t>r</w:t>
      </w:r>
      <w:r w:rsidR="00310094">
        <w:t>ence</w:t>
      </w:r>
      <w:r w:rsidRPr="001C63CD">
        <w:t xml:space="preserve"> of </w:t>
      </w:r>
      <w:commentRangeStart w:id="100"/>
      <w:r w:rsidRPr="001C63CD">
        <w:t xml:space="preserve">organophosphate poisoning </w:t>
      </w:r>
      <w:commentRangeEnd w:id="100"/>
      <w:r w:rsidR="003359A5" w:rsidRPr="001C63CD">
        <w:rPr>
          <w:rStyle w:val="CommentReference"/>
          <w:sz w:val="24"/>
          <w:szCs w:val="24"/>
        </w:rPr>
        <w:commentReference w:id="100"/>
      </w:r>
      <w:r w:rsidRPr="001C63CD">
        <w:t xml:space="preserve">in </w:t>
      </w:r>
      <w:r w:rsidR="0041061C">
        <w:t>c</w:t>
      </w:r>
      <w:r w:rsidR="0041061C" w:rsidRPr="001C63CD">
        <w:t xml:space="preserve">hildren </w:t>
      </w:r>
      <w:r w:rsidR="00C80070" w:rsidRPr="001C63CD">
        <w:t xml:space="preserve">under the age of </w:t>
      </w:r>
      <w:r w:rsidR="009F1FC0" w:rsidRPr="001C63CD">
        <w:t>one-year</w:t>
      </w:r>
      <w:r w:rsidR="00C80070" w:rsidRPr="001C63CD">
        <w:t>,</w:t>
      </w:r>
      <w:r w:rsidRPr="001C63CD">
        <w:t xml:space="preserve"> </w:t>
      </w:r>
      <w:del w:id="101" w:author="Leslie London" w:date="2026-03-21T09:53:00Z" w16du:dateUtc="2026-03-21T07:53:00Z">
        <w:r w:rsidR="00217FA9" w:rsidDel="003359A5">
          <w:delText xml:space="preserve">it </w:delText>
        </w:r>
      </w:del>
      <w:ins w:id="102" w:author="Leslie London" w:date="2026-03-21T09:53:00Z" w16du:dateUtc="2026-03-21T07:53:00Z">
        <w:r w:rsidR="003359A5">
          <w:t>these data</w:t>
        </w:r>
        <w:r w:rsidR="003359A5">
          <w:t xml:space="preserve"> </w:t>
        </w:r>
      </w:ins>
      <w:r w:rsidR="009D6359">
        <w:t xml:space="preserve">simultaneously </w:t>
      </w:r>
      <w:r w:rsidRPr="001C63CD">
        <w:t>highlight</w:t>
      </w:r>
      <w:del w:id="103" w:author="Leslie London" w:date="2026-03-21T09:53:00Z" w16du:dateUtc="2026-03-21T07:53:00Z">
        <w:r w:rsidRPr="001C63CD" w:rsidDel="003359A5">
          <w:delText>s</w:delText>
        </w:r>
      </w:del>
      <w:r w:rsidRPr="001C63CD">
        <w:t xml:space="preserve"> a </w:t>
      </w:r>
      <w:r w:rsidR="000B59BF">
        <w:t>burden</w:t>
      </w:r>
      <w:r w:rsidRPr="001C63CD">
        <w:t xml:space="preserve"> among</w:t>
      </w:r>
      <w:r w:rsidR="00C80070" w:rsidRPr="001C63CD">
        <w:t xml:space="preserve"> </w:t>
      </w:r>
      <w:r w:rsidR="0074257D" w:rsidRPr="001C63CD">
        <w:t>teenage females</w:t>
      </w:r>
      <w:r w:rsidR="00320F9B">
        <w:t xml:space="preserve"> (ages 10-14 and 15-19)</w:t>
      </w:r>
      <w:r w:rsidR="001E7BDC">
        <w:t xml:space="preserve"> and males aged 30-34</w:t>
      </w:r>
      <w:r w:rsidR="0091720E" w:rsidRPr="001C63CD">
        <w:t xml:space="preserve">. </w:t>
      </w:r>
      <w:del w:id="104" w:author="Leslie London" w:date="2026-03-21T09:54:00Z" w16du:dateUtc="2026-03-21T07:54:00Z">
        <w:r w:rsidR="00F01BFE" w:rsidRPr="001C63CD" w:rsidDel="003359A5">
          <w:delText xml:space="preserve">Understanding the circumstance of poisoning identifies public health actions required to reduce morbidity and mortality related to the poisoning event. </w:delText>
        </w:r>
      </w:del>
      <w:ins w:id="105" w:author="Leslie London" w:date="2026-03-21T09:54:00Z" w16du:dateUtc="2026-03-21T07:54:00Z">
        <w:r w:rsidR="003359A5">
          <w:t xml:space="preserve"> </w:t>
        </w:r>
      </w:ins>
      <w:r w:rsidR="00F01BFE" w:rsidRPr="001C63CD">
        <w:t xml:space="preserve">The </w:t>
      </w:r>
      <w:commentRangeStart w:id="106"/>
      <w:r w:rsidR="00F01BFE" w:rsidRPr="001C63CD">
        <w:t xml:space="preserve">CRVS system, </w:t>
      </w:r>
      <w:commentRangeEnd w:id="106"/>
      <w:r w:rsidR="003359A5" w:rsidRPr="001C63CD">
        <w:rPr>
          <w:rStyle w:val="CommentReference"/>
          <w:sz w:val="24"/>
          <w:szCs w:val="24"/>
        </w:rPr>
        <w:commentReference w:id="106"/>
      </w:r>
      <w:r w:rsidR="00F01BFE" w:rsidRPr="001C63CD">
        <w:t xml:space="preserve">NMC and </w:t>
      </w:r>
      <w:del w:id="107" w:author="Leslie London" w:date="2026-03-21T09:56:00Z" w16du:dateUtc="2026-03-21T07:56:00Z">
        <w:r w:rsidR="00F01BFE" w:rsidRPr="001C63CD" w:rsidDel="003359A5">
          <w:delText xml:space="preserve">BChE </w:delText>
        </w:r>
      </w:del>
      <w:ins w:id="108" w:author="Leslie London" w:date="2026-03-21T09:56:00Z" w16du:dateUtc="2026-03-21T07:56:00Z">
        <w:r w:rsidR="003359A5">
          <w:t>NHLS</w:t>
        </w:r>
        <w:r w:rsidR="003359A5" w:rsidRPr="001C63CD">
          <w:t xml:space="preserve"> </w:t>
        </w:r>
        <w:r w:rsidR="003359A5">
          <w:t xml:space="preserve">platforms </w:t>
        </w:r>
      </w:ins>
      <w:r w:rsidR="00F01BFE" w:rsidRPr="001C63CD">
        <w:t>do</w:t>
      </w:r>
      <w:del w:id="109" w:author="Leslie London" w:date="2026-03-21T09:56:00Z" w16du:dateUtc="2026-03-21T07:56:00Z">
        <w:r w:rsidR="00F01BFE" w:rsidRPr="001C63CD" w:rsidDel="003359A5">
          <w:delText>es</w:delText>
        </w:r>
      </w:del>
      <w:r w:rsidR="00F01BFE" w:rsidRPr="001C63CD">
        <w:t xml:space="preserve"> not capture </w:t>
      </w:r>
      <w:del w:id="110" w:author="Leslie London" w:date="2026-03-21T09:54:00Z" w16du:dateUtc="2026-03-21T07:54:00Z">
        <w:r w:rsidR="00F01BFE" w:rsidRPr="001C63CD" w:rsidDel="003359A5">
          <w:delText xml:space="preserve">this </w:delText>
        </w:r>
      </w:del>
      <w:r w:rsidR="00F01BFE" w:rsidRPr="001C63CD">
        <w:t xml:space="preserve">information </w:t>
      </w:r>
      <w:ins w:id="111" w:author="Leslie London" w:date="2026-03-21T09:54:00Z" w16du:dateUtc="2026-03-21T07:54:00Z">
        <w:r w:rsidR="003359A5">
          <w:t xml:space="preserve">on </w:t>
        </w:r>
        <w:r w:rsidR="003359A5" w:rsidRPr="001C63CD">
          <w:t>circumstance of poisoning</w:t>
        </w:r>
        <w:r w:rsidR="003359A5">
          <w:t xml:space="preserve">, which would be critical to identify </w:t>
        </w:r>
        <w:r w:rsidR="003359A5" w:rsidRPr="001C63CD">
          <w:t xml:space="preserve">public health actions required to reduce morbidity and mortality related to </w:t>
        </w:r>
      </w:ins>
      <w:ins w:id="112" w:author="Leslie London" w:date="2026-03-21T09:55:00Z" w16du:dateUtc="2026-03-21T07:55:00Z">
        <w:r w:rsidR="003359A5">
          <w:t>pesticide</w:t>
        </w:r>
      </w:ins>
      <w:ins w:id="113" w:author="Leslie London" w:date="2026-03-21T09:54:00Z" w16du:dateUtc="2026-03-21T07:54:00Z">
        <w:r w:rsidR="003359A5" w:rsidRPr="001C63CD">
          <w:t xml:space="preserve"> poisoning</w:t>
        </w:r>
      </w:ins>
      <w:ins w:id="114" w:author="Leslie London" w:date="2026-03-21T09:55:00Z" w16du:dateUtc="2026-03-21T07:55:00Z">
        <w:r w:rsidR="003359A5">
          <w:t>.</w:t>
        </w:r>
      </w:ins>
      <w:ins w:id="115" w:author="Leslie London" w:date="2026-03-21T09:54:00Z" w16du:dateUtc="2026-03-21T07:54:00Z">
        <w:r w:rsidR="003359A5" w:rsidRPr="001C63CD">
          <w:t xml:space="preserve"> </w:t>
        </w:r>
        <w:r w:rsidR="003359A5" w:rsidRPr="001C63CD">
          <w:t xml:space="preserve"> </w:t>
        </w:r>
      </w:ins>
      <w:del w:id="116" w:author="Leslie London" w:date="2026-03-21T09:58:00Z" w16du:dateUtc="2026-03-21T07:58:00Z">
        <w:r w:rsidR="00F01BFE" w:rsidRPr="001C63CD" w:rsidDel="003359A5">
          <w:delText>however we may make inferences based on plausible age</w:delText>
        </w:r>
        <w:r w:rsidR="001B5766" w:rsidRPr="001C63CD" w:rsidDel="003359A5">
          <w:delText>-</w:delText>
        </w:r>
        <w:r w:rsidR="00F01BFE" w:rsidRPr="001C63CD" w:rsidDel="003359A5">
          <w:delText>related behaviour and support it with PIH data</w:delText>
        </w:r>
        <w:r w:rsidR="00E64521" w:rsidDel="003359A5">
          <w:delText xml:space="preserve"> and other literature. </w:delText>
        </w:r>
      </w:del>
    </w:p>
    <w:p w14:paraId="2A4D0B9B" w14:textId="77777777" w:rsidR="00C73097" w:rsidRPr="001C63CD" w:rsidRDefault="00C73097" w:rsidP="00397F27"/>
    <w:p w14:paraId="6BEA1369" w14:textId="59057044" w:rsidR="005A40FE" w:rsidRDefault="003359A5" w:rsidP="00397F27">
      <w:ins w:id="117" w:author="Leslie London" w:date="2026-03-21T09:56:00Z" w16du:dateUtc="2026-03-21T07:56:00Z">
        <w:r>
          <w:t xml:space="preserve">However, it is plausible </w:t>
        </w:r>
      </w:ins>
      <w:del w:id="118" w:author="Leslie London" w:date="2026-03-21T09:56:00Z" w16du:dateUtc="2026-03-21T07:56:00Z">
        <w:r w:rsidR="00A45536" w:rsidDel="003359A5">
          <w:delText>W</w:delText>
        </w:r>
        <w:r w:rsidR="00F20733" w:rsidRPr="001C63CD" w:rsidDel="003359A5">
          <w:delText xml:space="preserve">e might infer </w:delText>
        </w:r>
      </w:del>
      <w:r w:rsidR="00F20733" w:rsidRPr="001C63CD">
        <w:t xml:space="preserve">that </w:t>
      </w:r>
      <w:del w:id="119" w:author="Leslie London" w:date="2026-03-21T09:57:00Z" w16du:dateUtc="2026-03-21T07:57:00Z">
        <w:r w:rsidR="00983005" w:rsidRPr="001C63CD" w:rsidDel="003359A5">
          <w:delText xml:space="preserve">those who are </w:delText>
        </w:r>
      </w:del>
      <w:r w:rsidR="00983005" w:rsidRPr="001C63CD">
        <w:t xml:space="preserve">young </w:t>
      </w:r>
      <w:ins w:id="120" w:author="Leslie London" w:date="2026-03-21T09:57:00Z" w16du:dateUtc="2026-03-21T07:57:00Z">
        <w:r>
          <w:t xml:space="preserve">children </w:t>
        </w:r>
      </w:ins>
      <w:r w:rsidR="00983005" w:rsidRPr="001C63CD">
        <w:t xml:space="preserve">(&lt;5 years old) are </w:t>
      </w:r>
      <w:del w:id="121" w:author="Leslie London" w:date="2026-03-21T09:57:00Z" w16du:dateUtc="2026-03-21T07:57:00Z">
        <w:r w:rsidR="00320F9B" w:rsidDel="003359A5">
          <w:delText xml:space="preserve">being </w:delText>
        </w:r>
      </w:del>
      <w:r w:rsidR="00320F9B">
        <w:t>exposed to</w:t>
      </w:r>
      <w:r w:rsidR="00320F9B" w:rsidRPr="001C63CD">
        <w:t xml:space="preserve"> </w:t>
      </w:r>
      <w:r w:rsidR="00983005" w:rsidRPr="001C63CD">
        <w:t>p</w:t>
      </w:r>
      <w:ins w:id="122" w:author="Leslie London" w:date="2026-03-21T09:57:00Z" w16du:dateUtc="2026-03-21T07:57:00Z">
        <w:r>
          <w:t>esticides</w:t>
        </w:r>
      </w:ins>
      <w:del w:id="123" w:author="Leslie London" w:date="2026-03-21T09:57:00Z" w16du:dateUtc="2026-03-21T07:57:00Z">
        <w:r w:rsidR="00983005" w:rsidRPr="001C63CD" w:rsidDel="003359A5">
          <w:delText>oison</w:delText>
        </w:r>
      </w:del>
      <w:r w:rsidR="00983005" w:rsidRPr="001C63CD">
        <w:t xml:space="preserve"> </w:t>
      </w:r>
      <w:r w:rsidR="00D3633F" w:rsidRPr="001C63CD">
        <w:t>unintenti</w:t>
      </w:r>
      <w:r w:rsidR="00F81A5F" w:rsidRPr="001C63CD">
        <w:t>onally</w:t>
      </w:r>
      <w:r w:rsidR="00CF781D" w:rsidRPr="001C63CD">
        <w:t>,</w:t>
      </w:r>
      <w:r w:rsidR="00F81A5F" w:rsidRPr="001C63CD">
        <w:t xml:space="preserve"> potentially </w:t>
      </w:r>
      <w:r w:rsidR="00684ECB" w:rsidRPr="001C63CD">
        <w:t>from</w:t>
      </w:r>
      <w:r w:rsidR="00F81A5F" w:rsidRPr="001C63CD">
        <w:t xml:space="preserve"> the environment</w:t>
      </w:r>
      <w:r w:rsidR="00B921E8" w:rsidRPr="001C63CD">
        <w:t xml:space="preserve"> as they explore</w:t>
      </w:r>
      <w:r w:rsidR="002A2197">
        <w:t>, parental clothing (fomites)</w:t>
      </w:r>
      <w:r w:rsidR="005E1142">
        <w:t>,</w:t>
      </w:r>
      <w:r w:rsidR="002A2197">
        <w:t xml:space="preserve"> or contaminated food</w:t>
      </w:r>
      <w:r w:rsidR="00767C8D">
        <w:fldChar w:fldCharType="begin"/>
      </w:r>
      <w:r w:rsidR="000902E4">
        <w:instrText xml:space="preserve"> ADDIN ZOTERO_ITEM CSL_CITATION {"citationID":"WDy4uMSH","properties":{"formattedCitation":"(18)","plainCitation":"(18)","noteIndex":0},"citationItems":[{"id":"dNiGpI6A/EVPdyETT","uris":["http://zotero.org/users/9454588/items/RJJK8WDD"],"itemData":{"id":"dNiGpI6A/EVPdyETT","type":"article-journal","issue":"3","language":"en","source":"Zotero","title":"Child’s play: Exposure to household pesticide use among children in rural, urban and informal areas of South Africa","volume":"99","author":[{"family":"Tolosana","given":"Sandy"},{"family":"Rother","given":"Hanna-Andrea"},{"family":"London","given":"Leslie"}],"issued":{"date-parts":[["2009"]]},"citation-key":"tolosana2009ChildsPlayExposurea"}}],"schema":"https://github.com/citation-style-language/schema/raw/master/csl-citation.json"} </w:instrText>
      </w:r>
      <w:r w:rsidR="00767C8D">
        <w:fldChar w:fldCharType="separate"/>
      </w:r>
      <w:r w:rsidR="000902E4">
        <w:rPr>
          <w:noProof/>
        </w:rPr>
        <w:t>(18)</w:t>
      </w:r>
      <w:r w:rsidR="00767C8D">
        <w:fldChar w:fldCharType="end"/>
      </w:r>
      <w:r w:rsidR="002A2197">
        <w:t>.</w:t>
      </w:r>
      <w:r w:rsidR="00E27399" w:rsidRPr="001C63CD">
        <w:t xml:space="preserve"> This epidemiological inference is </w:t>
      </w:r>
      <w:r w:rsidR="00F01BFE" w:rsidRPr="001C63CD">
        <w:t>supported</w:t>
      </w:r>
      <w:r w:rsidR="00E27399" w:rsidRPr="001C63CD">
        <w:t xml:space="preserve"> by the PIH data</w:t>
      </w:r>
      <w:r w:rsidR="00BA5C60" w:rsidRPr="001C63CD">
        <w:t xml:space="preserve"> showing that among the calls logged</w:t>
      </w:r>
      <w:r w:rsidR="00BB6938">
        <w:t xml:space="preserve"> from clinicians</w:t>
      </w:r>
      <w:r w:rsidR="00BA5C60" w:rsidRPr="001C63CD">
        <w:t>, younger age groups are reported to have be</w:t>
      </w:r>
      <w:r w:rsidR="00CF39B9" w:rsidRPr="001C63CD">
        <w:t>e</w:t>
      </w:r>
      <w:r w:rsidR="00BA5C60" w:rsidRPr="001C63CD">
        <w:t>n exposed unintentionally</w:t>
      </w:r>
      <w:r w:rsidR="00E27399" w:rsidRPr="001C63CD">
        <w:t xml:space="preserve">. </w:t>
      </w:r>
      <w:commentRangeStart w:id="124"/>
      <w:r w:rsidR="00334920">
        <w:t xml:space="preserve">Previous research </w:t>
      </w:r>
      <w:commentRangeEnd w:id="124"/>
      <w:r w:rsidR="00C340E3">
        <w:rPr>
          <w:rStyle w:val="CommentReference"/>
          <w:sz w:val="24"/>
          <w:szCs w:val="24"/>
        </w:rPr>
        <w:commentReference w:id="124"/>
      </w:r>
      <w:r w:rsidR="00334920">
        <w:t>has suggested that atopic dermatitis amongst South African children is associated with household pesticide exposure</w:t>
      </w:r>
      <w:r w:rsidR="009E0960">
        <w:fldChar w:fldCharType="begin"/>
      </w:r>
      <w:r w:rsidR="000902E4">
        <w:instrText xml:space="preserve"> ADDIN ZOTERO_ITEM CSL_CITATION {"citationID":"M9m1b6Ym","properties":{"formattedCitation":"(18)","plainCitation":"(18)","noteIndex":0},"citationItems":[{"id":"dNiGpI6A/EVPdyETT","uris":["http://zotero.org/users/9454588/items/RJJK8WDD"],"itemData":{"id":"J6AxgLso/B7VsjF0t","type":"article-journal","issue":"3","language":"en","source":"Zotero","title":"Child’s play: Exposure to household pesticide use among children in rural, urban and informal areas of South Africa","volume":"99","author":[{"family":"Tolosana","given":"Sandy"},{"family":"Rother","given":"Hanna-Andrea"},{"family":"London","given":"Leslie"}],"issued":{"date-parts":[["2009"]]},"citation-key":"tolosana2009ChildsPlayExposurea"}}],"schema":"https://github.com/citation-style-language/schema/raw/master/csl-citation.json"} </w:instrText>
      </w:r>
      <w:r w:rsidR="009E0960">
        <w:fldChar w:fldCharType="separate"/>
      </w:r>
      <w:r w:rsidR="000902E4">
        <w:rPr>
          <w:noProof/>
        </w:rPr>
        <w:t>(18)</w:t>
      </w:r>
      <w:r w:rsidR="009E0960">
        <w:fldChar w:fldCharType="end"/>
      </w:r>
      <w:r w:rsidR="00334920">
        <w:t xml:space="preserve">. </w:t>
      </w:r>
      <w:r w:rsidR="00C702C8">
        <w:t>This</w:t>
      </w:r>
      <w:r w:rsidR="00E27399" w:rsidRPr="001C63CD">
        <w:t xml:space="preserve"> </w:t>
      </w:r>
      <w:r w:rsidR="005A40FE" w:rsidRPr="001C63CD">
        <w:t>highlights the</w:t>
      </w:r>
      <w:r w:rsidR="00F81A5F" w:rsidRPr="001C63CD">
        <w:t xml:space="preserve"> need for safer environment</w:t>
      </w:r>
      <w:r w:rsidR="00334920">
        <w:t>s</w:t>
      </w:r>
      <w:r w:rsidR="00F81A5F" w:rsidRPr="001C63CD">
        <w:t xml:space="preserve"> </w:t>
      </w:r>
      <w:r w:rsidR="00376088" w:rsidRPr="001C63CD">
        <w:t xml:space="preserve">for </w:t>
      </w:r>
      <w:r w:rsidR="00334920">
        <w:t>c</w:t>
      </w:r>
      <w:r w:rsidR="00376088" w:rsidRPr="001C63CD">
        <w:t>hildren</w:t>
      </w:r>
      <w:r w:rsidR="002B656A">
        <w:t xml:space="preserve"> nationally,</w:t>
      </w:r>
      <w:r w:rsidR="00C53630" w:rsidRPr="001C63CD">
        <w:t xml:space="preserve"> </w:t>
      </w:r>
      <w:r w:rsidR="00BA5C60" w:rsidRPr="001C63CD">
        <w:t>so that</w:t>
      </w:r>
      <w:r w:rsidR="00C53630" w:rsidRPr="001C63CD">
        <w:t xml:space="preserve"> HHPs are </w:t>
      </w:r>
      <w:r w:rsidR="00BA5C60" w:rsidRPr="001C63CD">
        <w:t>not used or needed</w:t>
      </w:r>
      <w:r w:rsidR="00C53630" w:rsidRPr="001C63CD">
        <w:t xml:space="preserve"> to control vermin in peri-urban areas</w:t>
      </w:r>
      <w:r w:rsidR="00DA78E2" w:rsidRPr="001C63CD">
        <w:t>, or that less toxic but similarly effective alternatives are</w:t>
      </w:r>
      <w:r w:rsidR="007A04E8">
        <w:t xml:space="preserve"> made</w:t>
      </w:r>
      <w:r w:rsidR="00DA78E2" w:rsidRPr="001C63CD">
        <w:t xml:space="preserve"> available</w:t>
      </w:r>
      <w:r w:rsidR="00D54896">
        <w:fldChar w:fldCharType="begin"/>
      </w:r>
      <w:r w:rsidR="000902E4">
        <w:instrText xml:space="preserve"> ADDIN ZOTERO_ITEM CSL_CITATION {"citationID":"jhFPGW1K","properties":{"formattedCitation":"(19)","plainCitation":"(19)","noteIndex":0},"citationItems":[{"id":1789,"uris":["http://zotero.org/users/9454588/items/9W9THUSL"],"itemData":{"id":1789,"type":"article-journal","abstract":"This article focuses on the devastating hidden perils of agricultural pesticides repurposed by informal sellers in urban South African townships to kill rats and other unwanted pests. Drawing on collaborative research techniques, we investigate the causal relationship between child poisoning episodes and the household use of illegal street pesticides. Such pesticides are used to safeguard homes from pests in an attempt to protect children from the harmful consequences of rodent bites and vectorborne diseases. Here, we consider the social injustice and economic inequality of episodes of child pesticide poisoning in the Western Cape from three disciplinary perspectives: public health, medical anthropology and fine art. We ultimately seek to demonstrate the complex relationship between the political economy of sanitation, waste removal and insecure housing, and the proliferation of rodents and other pests in urban townships. As a contribution to the medical humanities, the paper leans into different disciplines to highlight the toxic layering at play in a child pesticide poisoning event. The public health perspective focuses on the circulation of illegal street pesticides, the anthropologists focus on the experiences of the children and caregivers who are victims of poisoning, and the fine artist centres the rat within a broader environmental context. While non-toxic methods to eliminate rats and household pests are critical, longer term structural changes, through environmental and human rights activism, are necessary to ameliorate the suffering caused by poisoning. The medical and health humanities is well poised to highlight creative ways to draw public attention to these challenges, as well as to bridge the divide between science and the humanities through collaborative research efforts. With this paper we set the stage for discussing and balancing perspectives when addressing pest control in poor urban communities.","container-title":"Medical Humanities","DOI":"10.1136/medhum-2018-011488","ISSN":"1468-215X","issue":"4","note":"Citation Key: Swartz247\npublisher: Institute of Medical Ethics\ntex.eprint: https://mh.bmj.com/content/44/4/247.full.pdf","page":"247–252","title":"Toxic layering through three disciplinary lenses: childhood poisoning and street pesticide use in Cape Town, South Africa","volume":"44","author":[{"family":"Swartz","given":"Alison"},{"family":"Levine","given":"Susan"},{"family":"Rother","given":"Hanna-Andrea"},{"family":"Langerman","given":"Fritha"}],"issued":{"date-parts":[["2018"]]},"citation-key":"Swartz247"}}],"schema":"https://github.com/citation-style-language/schema/raw/master/csl-citation.json"} </w:instrText>
      </w:r>
      <w:r w:rsidR="00D54896">
        <w:fldChar w:fldCharType="separate"/>
      </w:r>
      <w:r w:rsidR="000902E4">
        <w:rPr>
          <w:noProof/>
        </w:rPr>
        <w:t>(19)</w:t>
      </w:r>
      <w:r w:rsidR="00D54896">
        <w:fldChar w:fldCharType="end"/>
      </w:r>
      <w:r w:rsidR="007D601D" w:rsidRPr="001C63CD">
        <w:t xml:space="preserve">. </w:t>
      </w:r>
      <w:r w:rsidR="004143B2">
        <w:t xml:space="preserve">Domestic exposure of children to pesticides is a long-standing public health challenge noted almost two decades ago. </w:t>
      </w:r>
      <w:r w:rsidR="006744CA">
        <w:t xml:space="preserve">More recent findings of </w:t>
      </w:r>
      <w:r w:rsidR="005438EB">
        <w:t>t</w:t>
      </w:r>
      <w:r w:rsidR="006744CA" w:rsidRPr="005438EB">
        <w:t>erbufos</w:t>
      </w:r>
      <w:r w:rsidR="006744CA">
        <w:t xml:space="preserve"> exposure responsible for child deaths undergoing autopsy at one W</w:t>
      </w:r>
      <w:r w:rsidR="00D92B10">
        <w:t xml:space="preserve">estern </w:t>
      </w:r>
      <w:r w:rsidR="006744CA">
        <w:t xml:space="preserve">Cape mortuary over the period </w:t>
      </w:r>
      <w:r w:rsidR="006744CA" w:rsidRPr="006744CA">
        <w:t xml:space="preserve">1 January 2010 </w:t>
      </w:r>
      <w:r w:rsidR="006744CA">
        <w:t>to</w:t>
      </w:r>
      <w:r w:rsidR="006744CA" w:rsidRPr="006744CA">
        <w:t xml:space="preserve"> 31 December 2019</w:t>
      </w:r>
      <w:r w:rsidR="00B526E8">
        <w:fldChar w:fldCharType="begin"/>
      </w:r>
      <w:r w:rsidR="000902E4">
        <w:instrText xml:space="preserve"> ADDIN ZOTERO_ITEM CSL_CITATION {"citationID":"6yc9Kktl","properties":{"formattedCitation":"(20)","plainCitation":"(20)","noteIndex":0},"citationItems":[{"id":1685,"uris":["http://zotero.org/users/9454588/items/66JLGQAR"],"itemData":{"id":1685,"type":"article-journal","abstract":"Background Poisoning of children after exposure to pesticides is a major public health concern, particularly in coun</w:instrText>
      </w:r>
      <w:r w:rsidR="000902E4">
        <w:rPr>
          <w:rFonts w:ascii="Cambria Math" w:hAnsi="Cambria Math" w:cs="Cambria Math"/>
        </w:rPr>
        <w:instrText>‑</w:instrText>
      </w:r>
      <w:r w:rsidR="000902E4">
        <w:instrText>tries with poorer urban populations, such as South Africa. This may stem from the illegal distribution and domestic use of street pesticides, which are highly hazardous agricultural pesticides. The aim of this study was to profile paedi</w:instrText>
      </w:r>
      <w:r w:rsidR="000902E4">
        <w:rPr>
          <w:rFonts w:ascii="Cambria Math" w:hAnsi="Cambria Math" w:cs="Cambria Math"/>
        </w:rPr>
        <w:instrText>‑</w:instrText>
      </w:r>
      <w:r w:rsidR="000902E4">
        <w:instrText>atric deaths due to acute pesticide poisoning in the west</w:instrText>
      </w:r>
      <w:r w:rsidR="000902E4">
        <w:rPr>
          <w:rFonts w:ascii="Cambria Math" w:hAnsi="Cambria Math" w:cs="Cambria Math"/>
        </w:rPr>
        <w:instrText>‑</w:instrText>
      </w:r>
      <w:r w:rsidR="000902E4">
        <w:instrText>metropole of Cape Town, South Africa; to identify whether the active ingredients were highly hazardous pesticides according to the FAO and WHO; and to inform policy and public health interventions to prevent future exposures and mortality.\nMethods A retrospective and descriptive analysis of forensic post</w:instrText>
      </w:r>
      <w:r w:rsidR="000902E4">
        <w:rPr>
          <w:rFonts w:ascii="Cambria Math" w:hAnsi="Cambria Math" w:cs="Cambria Math"/>
        </w:rPr>
        <w:instrText>‑</w:instrText>
      </w:r>
      <w:r w:rsidR="000902E4">
        <w:instrText>mortem records (2010 to 2019) was conducted to identify cases of paediatric deaths (&lt; 18 years old) in the west metropole of Cape Town, involving pesticide poisoning admitted to the Salt River mortuary (one out of 16 mortuaries in the Western Cape province). Demographic, circum</w:instrText>
      </w:r>
      <w:r w:rsidR="000902E4">
        <w:rPr>
          <w:rFonts w:ascii="Cambria Math" w:hAnsi="Cambria Math" w:cs="Cambria Math"/>
        </w:rPr>
        <w:instrText>‑</w:instrText>
      </w:r>
      <w:r w:rsidR="000902E4">
        <w:instrText>stantial, autopsy, and toxicological information was captured. Descriptive statistics, together with chi</w:instrText>
      </w:r>
      <w:r w:rsidR="000902E4">
        <w:rPr>
          <w:rFonts w:ascii="Cambria Math" w:hAnsi="Cambria Math" w:cs="Cambria Math"/>
        </w:rPr>
        <w:instrText>‑</w:instrText>
      </w:r>
      <w:r w:rsidR="000902E4">
        <w:instrText>square tests, Fisher’s probability tests, and Mann–Whitney U tests were used to analyse the data.\nResults In total, 54 paediatric pesticide deaths were identified, including 22 (40.7%) males and 32 (59.3%) females, out of 5,181 paediatric unnatural deaths admitted over the 10</w:instrText>
      </w:r>
      <w:r w:rsidR="000902E4">
        <w:rPr>
          <w:rFonts w:ascii="Cambria Math" w:hAnsi="Cambria Math" w:cs="Cambria Math"/>
        </w:rPr>
        <w:instrText>‑</w:instrText>
      </w:r>
      <w:r w:rsidR="000902E4">
        <w:instrText>year period. The median age of the decedents was 8.3 years (range: 1 day to 17.9 years), with the majority under five years (42.6%) or between 15 and 18 years old (40.7%). All incidents occurred in peri</w:instrText>
      </w:r>
      <w:r w:rsidR="000902E4">
        <w:rPr>
          <w:rFonts w:ascii="Cambria Math" w:hAnsi="Cambria Math" w:cs="Cambria Math"/>
        </w:rPr>
        <w:instrText>‑</w:instrText>
      </w:r>
      <w:r w:rsidR="000902E4">
        <w:instrText>urban areas of Cape Town, with most individuals being admitted to hospital (88.9%) for a median survival time of 4.8 h. Toxicological analysis was requested in 50 cases (92.6%) with the organo</w:instrText>
      </w:r>
      <w:r w:rsidR="000902E4">
        <w:rPr>
          <w:rFonts w:ascii="Cambria Math" w:hAnsi="Cambria Math" w:cs="Cambria Math"/>
        </w:rPr>
        <w:instrText>‑</w:instrText>
      </w:r>
      <w:r w:rsidR="000902E4">
        <w:instrText>phosphate pesticides terbufos (n = 29), methamidophos (n = 2) and diazinon (n = 2) detected most frequently. Ado</w:instrText>
      </w:r>
      <w:r w:rsidR="000902E4">
        <w:rPr>
          <w:rFonts w:ascii="Cambria Math" w:hAnsi="Cambria Math" w:cs="Cambria Math"/>
        </w:rPr>
        <w:instrText>‑</w:instrText>
      </w:r>
      <w:r w:rsidR="000902E4">
        <w:instrText xml:space="preserve">lescent (15–18 years) suicides (29.6%) and accidental child deaths (&lt; 4 years) (18.5%) were common.\nConclusions Terbufos and methamidophos are highly hazardous pesticide (HHP) active ingredients registered in South Africa for agricultural uses, yet commonly sold as street pesticides for domestic use in lower socioeconomic areas. Reducing access and availability of toxic pesticides, especially through the illegal selling of street pesticides, and providing low toxic alternatives to poorer communities, may support mortality reduction initiatives. Mortality and toxicology data provide important, often overlooked, surveillance tools for informing policy and public health interventions to reduce toxic pesticide harm in local communities.","container-title":"BMC Public Health","DOI":"10.1186/s12889-023-15652-5","ISSN":"1471-2458","issue":"1","journalAbbreviation":"BMC Public Health","language":"en","page":"792","source":"DOI.org (Crossref)","title":"Child and adolescent mortality associated with pesticide toxicity in Cape Town, South Africa, 2010–2019: a retrospective case review","title-short":"Child and adolescent mortality associated with pesticide toxicity in Cape Town, South Africa, 2010–2019","volume":"23","author":[{"family":"Davies","given":"Bronwen"},{"family":"Hlela","given":"Marie Belle Kathrina Mendoza"},{"family":"Rother","given":"Hanna-Andrea"}],"issued":{"date-parts":[["2023",4,28]]},"citation-key":"davies2023ChildAdolescentMortality"}}],"schema":"https://github.com/citation-style-language/schema/raw/master/csl-citation.json"} </w:instrText>
      </w:r>
      <w:r w:rsidR="00B526E8">
        <w:fldChar w:fldCharType="separate"/>
      </w:r>
      <w:r w:rsidR="000902E4">
        <w:t>(20)</w:t>
      </w:r>
      <w:r w:rsidR="00B526E8">
        <w:fldChar w:fldCharType="end"/>
      </w:r>
      <w:r w:rsidR="007D3F55">
        <w:t xml:space="preserve"> i</w:t>
      </w:r>
      <w:r w:rsidR="006744CA">
        <w:t xml:space="preserve">ndicate the problem of child exposure to highly hazardous pesticides has not been addressed. </w:t>
      </w:r>
    </w:p>
    <w:p w14:paraId="13612FE9" w14:textId="77777777" w:rsidR="005D2516" w:rsidRPr="001C63CD" w:rsidRDefault="005D2516" w:rsidP="00397F27"/>
    <w:p w14:paraId="03098A3D" w14:textId="3E80C825" w:rsidR="00D735C3" w:rsidRDefault="00CF39B9" w:rsidP="00397F27">
      <w:del w:id="125" w:author="Leslie London" w:date="2026-03-21T10:38:00Z" w16du:dateUtc="2026-03-21T08:38:00Z">
        <w:r w:rsidRPr="001C63CD" w:rsidDel="00E2565A">
          <w:delText>Conversely, we may infer that</w:delText>
        </w:r>
      </w:del>
      <w:ins w:id="126" w:author="Leslie London" w:date="2026-03-21T10:38:00Z" w16du:dateUtc="2026-03-21T08:38:00Z">
        <w:r w:rsidR="00E2565A">
          <w:t>Pesticide</w:t>
        </w:r>
      </w:ins>
      <w:r w:rsidRPr="001C63CD">
        <w:t xml:space="preserve"> poisoning</w:t>
      </w:r>
      <w:r w:rsidR="00BA5C60" w:rsidRPr="001C63CD">
        <w:t xml:space="preserve"> among female teenagers</w:t>
      </w:r>
      <w:r w:rsidRPr="001C63CD">
        <w:t>, given their older age,</w:t>
      </w:r>
      <w:r w:rsidR="00BA5C60" w:rsidRPr="001C63CD">
        <w:t xml:space="preserve"> </w:t>
      </w:r>
      <w:r w:rsidRPr="001C63CD">
        <w:t xml:space="preserve">are more likely intentional which is </w:t>
      </w:r>
      <w:del w:id="127" w:author="Leslie London" w:date="2026-03-21T10:38:00Z" w16du:dateUtc="2026-03-21T08:38:00Z">
        <w:r w:rsidRPr="001C63CD" w:rsidDel="00E2565A">
          <w:delText>strongly suggested</w:delText>
        </w:r>
      </w:del>
      <w:ins w:id="128" w:author="Leslie London" w:date="2026-03-21T10:38:00Z" w16du:dateUtc="2026-03-21T08:38:00Z">
        <w:r w:rsidR="00E2565A">
          <w:t>supported</w:t>
        </w:r>
      </w:ins>
      <w:r w:rsidRPr="001C63CD">
        <w:t xml:space="preserve"> by PIH data which report that most calls in older age groups are related to intentional self-harm. A similar finding</w:t>
      </w:r>
      <w:r w:rsidR="00750C5F">
        <w:t xml:space="preserve"> of females predominating the </w:t>
      </w:r>
      <w:r w:rsidR="00472E81">
        <w:t>poisoning deaths in the 13-17 year age group</w:t>
      </w:r>
      <w:r w:rsidRPr="001C63CD">
        <w:t xml:space="preserve"> was </w:t>
      </w:r>
      <w:r w:rsidR="00472E81">
        <w:t>demonstrated</w:t>
      </w:r>
      <w:r w:rsidRPr="001C63CD">
        <w:t xml:space="preserve"> </w:t>
      </w:r>
      <w:r w:rsidR="00472E81">
        <w:t>in</w:t>
      </w:r>
      <w:r w:rsidRPr="001C63CD">
        <w:t xml:space="preserve"> injury </w:t>
      </w:r>
      <w:r w:rsidR="00BA5C60" w:rsidRPr="001C63CD">
        <w:t>survey in SA</w:t>
      </w:r>
      <w:r w:rsidR="00BA5C60" w:rsidRPr="001C63CD">
        <w:fldChar w:fldCharType="begin"/>
      </w:r>
      <w:r w:rsidR="00D54896">
        <w:instrText xml:space="preserve"> ADDIN ZOTERO_ITEM CSL_CITATION {"citationID":"tBnvKT5q","properties":{"formattedCitation":"(7)","plainCitation":"(7)","noteIndex":0},"citationItems":[{"id":1712,"uris":["http://zotero.org/users/9454588/items/KFGM97GG"],"itemData":{"id":1712,"type":"article-journal","abstract":"The President of South Africa addressed the nation on 15 November 2024 regarding the rise in food-borne illnesses and related child deaths. In the absence of a clear profile of injury deaths from official cause-of-death data, we used empirical, nationally representative surveys from 2017 and 2020/21 to analyse poisoning deaths. For children (aged 0 - 17 years), deaths from poison ingestion increased in 2020/21 for Gauteng Province, and became more prominent in KwaZulu-Natal, Eastern Cape and Mpumalanga provinces. Adults (≥18 years) showed similar developments, but on a larger scale. Among children in 2020/21, poison ingestion deaths were mostly unintentional (274 cases). Adults had higher proportions for suicide-related poisoning, but unintentional poisoning deaths (791 cases) accounted for 43.8% in males and 32.5% in females. Overall, pesticides were the most common cause of poisoning deaths in children (42%) and adults (29%). A promising intervention is that suspected agricultural or stock remedy poisoning, as a notifiable medical condition (NMC), should now be reported to the NMC Surveillance System within 24 hours. For a rapid public health response to the country’s burden of disease, we call on the government for a collaborative approach, to improve the quality and timeliness of death notification data, and to implement electronic capturing of deaths nationally.","container-title":"South African Medical Journal","DOI":"10.7196/SAMJ.2025.v115i5.2993","ISSN":"2078-5135, 0256-9574","issue":"5","journalAbbreviation":"S Afr Med J","language":"en","license":"https://creativecommons.org/licenses/by-nc/4.0","page":"e2993","source":"DOI.org (Crossref)","title":"Tracking poison ingestion deaths for South Africa: The need for access to timely reliable data","title-short":"Tracking poison ingestion deaths for South Africa","volume":"115","author":[{"family":"Prinsloo","given":"M"},{"family":"Roomaney","given":"R A"},{"family":"Neethling","given":"I"},{"family":"Basera","given":"N W"},{"family":"Groenewald","given":"P"},{"family":"Matzopoulos","given":"R"},{"family":"Bradshaw","given":"D"}],"issued":{"date-parts":[["2025",6,3]]},"citation-key":"prinsloo2025TrackingPoisonIngestion"}}],"schema":"https://github.com/citation-style-language/schema/raw/master/csl-citation.json"} </w:instrText>
      </w:r>
      <w:r w:rsidR="00BA5C60" w:rsidRPr="001C63CD">
        <w:fldChar w:fldCharType="separate"/>
      </w:r>
      <w:r w:rsidR="00D54896">
        <w:t>(7)</w:t>
      </w:r>
      <w:r w:rsidR="00BA5C60" w:rsidRPr="001C63CD">
        <w:fldChar w:fldCharType="end"/>
      </w:r>
      <w:r w:rsidR="00BA5C60" w:rsidRPr="001C63CD">
        <w:t>.</w:t>
      </w:r>
      <w:r w:rsidRPr="001C63CD">
        <w:t xml:space="preserve"> </w:t>
      </w:r>
      <w:r w:rsidR="008E6C17">
        <w:t>Between</w:t>
      </w:r>
      <w:r w:rsidR="00034AC1">
        <w:t xml:space="preserve"> 1997 and 2016, suicide by poisoning was the leading </w:t>
      </w:r>
      <w:r w:rsidR="005D18C4">
        <w:t>method</w:t>
      </w:r>
      <w:r w:rsidR="00034AC1">
        <w:t xml:space="preserve"> among females and second leading </w:t>
      </w:r>
      <w:r w:rsidR="005D18C4">
        <w:t>method</w:t>
      </w:r>
      <w:r w:rsidR="00034AC1">
        <w:t xml:space="preserve"> in males</w:t>
      </w:r>
      <w:r w:rsidR="00034AC1">
        <w:fldChar w:fldCharType="begin"/>
      </w:r>
      <w:r w:rsidR="000902E4">
        <w:instrText xml:space="preserve"> ADDIN ZOTERO_ITEM CSL_CITATION {"citationID":"VeViL3TA","properties":{"formattedCitation":"(23)","plainCitation":"(23)","noteIndex":0},"citationItems":[{"id":1793,"uris":["http://zotero.org/users/9454588/items/4B6BEWL2"],"itemData":{"id":1793,"type":"article-journal","abstract":"Suicide rates worldwide are declining; however, less is known about the patterns and trends in mortality from suicide in sub-Saharan Africa. This study evaluates trends in suicide rates and years of potential life lost from death registration data in South Africa from 1997 to 2016. Suicide (X60–X84 and Y87) was coded using the 10th Revision of the International Classiﬁcation of Diseases (ICD-10). Changes in mortality rate trends were analysed using joinpoint regression analysis. The 20-year study examines 8573 suicides in South Africa, comprising 0.1% of all deaths involving persons 15 years and older. Rates of suicide per 100,000 population were 2.07 in men and 0.49 in women. Joinpoint regression analyses showed that, while the overall mortality rate for male suicides remained stable, mortality rates due to hanging and poisoning increased by 3.9% and 3.5% per year, respectively. Female suicide mortality rates increased by 12.6% from 1997 to 2004 before stabilising; while rates due to hanging increased by 3.0% per year. The average annual YPLL due to suicide was 9559 in men and 2612 in women. The results show that suicide contributes substantially to premature death and demonstrates the need for targeted interventions, especially among young men in South Africa.","container-title":"International Journal of Environmental Research and Public Health","DOI":"10.3390/ijerph17061850","ISSN":"1660-4601","issue":"6","journalAbbreviation":"IJERPH","language":"en","page":"1850","source":"DOI.org (Crossref)","title":"Trends in Suicide Mortality in South Africa, 1997 to 2016","volume":"17","author":[{"family":"Kootbodien","given":"Tahira"},{"family":"Naicker","given":"Nisha"},{"family":"Wilson","given":"Kerry S."},{"family":"Ramesar","given":"Raj"},{"family":"London","given":"Leslie"}],"issued":{"date-parts":[["2020",3,12]]},"citation-key":"kootbodien2020TrendsSuicideMortality"}}],"schema":"https://github.com/citation-style-language/schema/raw/master/csl-citation.json"} </w:instrText>
      </w:r>
      <w:r w:rsidR="00034AC1">
        <w:fldChar w:fldCharType="separate"/>
      </w:r>
      <w:r w:rsidR="000902E4">
        <w:rPr>
          <w:noProof/>
        </w:rPr>
        <w:t>(23)</w:t>
      </w:r>
      <w:r w:rsidR="00034AC1">
        <w:fldChar w:fldCharType="end"/>
      </w:r>
      <w:r w:rsidR="00034AC1">
        <w:t xml:space="preserve">. </w:t>
      </w:r>
      <w:r w:rsidR="008D4590">
        <w:t>Since m</w:t>
      </w:r>
      <w:r w:rsidR="00034AC1">
        <w:t>ethods for suicide are driven by availability</w:t>
      </w:r>
      <w:r w:rsidR="003860D9">
        <w:t xml:space="preserve">, </w:t>
      </w:r>
      <w:del w:id="129" w:author="Leslie London" w:date="2026-03-21T10:38:00Z" w16du:dateUtc="2026-03-21T08:38:00Z">
        <w:r w:rsidR="00034AC1" w:rsidDel="00E2565A">
          <w:delText xml:space="preserve"> </w:delText>
        </w:r>
      </w:del>
      <w:r w:rsidR="00034AC1">
        <w:t>familiarity, and ease-of-use</w:t>
      </w:r>
      <w:r w:rsidR="00034AC1">
        <w:fldChar w:fldCharType="begin"/>
      </w:r>
      <w:r w:rsidR="000902E4">
        <w:instrText xml:space="preserve"> ADDIN ZOTERO_ITEM CSL_CITATION {"citationID":"jBRXclKq","properties":{"formattedCitation":"(22)","plainCitation":"(22)","noteIndex":0},"citationItems":[{"id":1622,"uris":["http://zotero.org/users/9454588/items/UHVRCLMS"],"itemData":{"id":1622,"type":"article-journal","abstract":"Background: Suicide is a public health problem, and the third major cause of death in Indian, black and mixed race groups. In whites suicide is the second cause of death. The patterns of suicide vary by time of day, day of the week, month of the year and seasons. As a result of limited and inaccurate data, these variations have not been fully examined in the developing world. This study investigated the diurnality and seasonality of suicide in peri-urban Pretoria, as opposed to studies conducted previously in the country’s metropolitan.\nMethods: A retrospective analysis of suicides recorded between 2007 and 2019 was undertaken. Data were extracted from the forensic pathology department’s database (university mortuary).\nResults: Of the 1515 cases of suicides examined, majority were black Africans (95.9%), male (83.9%), aged 21–40 years (50.5%). Hanging was the most common method of suicide irrespective of demographics (72.8%). Diurnal suicide variations were distinct for men and women, occurring at (16:00–20:00) and (08:00–12:00), respectively. Suicide peaked on days preceding and after the weekend (Mondays and Fridays) and in warmer seasons (summer and spring)\nConclusion: The overall patterns of suicide in peri-urban Pretoria, mimic local and global trends with regard to methods, demographics and temporal characteristics. The underlying mechanism for these trends is unclear requiring in-depth investigation in order to develop appropriate interventions.","container-title":"South African Family Practice","DOI":"10.4102/safp.v63i1.5260","ISSN":"2078-6204, 2078-6190","issue":"1","journalAbbreviation":"South African Family Practice","language":"en","license":"https://creativecommons.org/licenses/by/4.0","source":"DOI.org (Crossref)","title":"Temporal variation in suicide in peri-urban Pretoria","URL":"https://safpj.co.za/index.php/safpj/article/view/5260","volume":"63","author":[{"family":"Onoya","given":"Eric D."},{"family":"Makwakwa","given":"Nokukhanya L."},{"family":"Motloba","given":"David P."}],"accessed":{"date-parts":[["2025",1,6]]},"issued":{"date-parts":[["2021",5,11]]},"citation-key":"onoya2021TemporalVariationSuicidea"}}],"schema":"https://github.com/citation-style-language/schema/raw/master/csl-citation.json"} </w:instrText>
      </w:r>
      <w:r w:rsidR="00034AC1">
        <w:fldChar w:fldCharType="separate"/>
      </w:r>
      <w:r w:rsidR="000902E4">
        <w:rPr>
          <w:noProof/>
        </w:rPr>
        <w:t>(22)</w:t>
      </w:r>
      <w:r w:rsidR="00034AC1">
        <w:fldChar w:fldCharType="end"/>
      </w:r>
      <w:r w:rsidR="00034AC1">
        <w:t xml:space="preserve"> </w:t>
      </w:r>
      <w:r w:rsidR="007430FE">
        <w:t xml:space="preserve">reducing the availability of the most toxic HHPs may reduce the number of </w:t>
      </w:r>
      <w:r w:rsidR="00034AC1">
        <w:t xml:space="preserve">deaths </w:t>
      </w:r>
      <w:r w:rsidR="00D40649">
        <w:t xml:space="preserve">as a result of suicide attempts. </w:t>
      </w:r>
    </w:p>
    <w:p w14:paraId="79518A73" w14:textId="77777777" w:rsidR="00C77482" w:rsidRDefault="00C77482" w:rsidP="00397F27"/>
    <w:p w14:paraId="63F2F8BA" w14:textId="540DDFB7" w:rsidR="004527E1" w:rsidRDefault="0096210B" w:rsidP="00397F27">
      <w:r>
        <w:t xml:space="preserve">Sri Lanka </w:t>
      </w:r>
      <w:r w:rsidR="00BD6D7A">
        <w:t xml:space="preserve">placed restrictions on the import and sale of WHO </w:t>
      </w:r>
      <w:r w:rsidR="002321B2">
        <w:t>class</w:t>
      </w:r>
      <w:r w:rsidR="00BD6D7A">
        <w:t xml:space="preserve"> </w:t>
      </w:r>
      <w:r w:rsidR="002321B2">
        <w:t>I</w:t>
      </w:r>
      <w:r w:rsidR="00BD6D7A">
        <w:t xml:space="preserve"> toxic pesticides and</w:t>
      </w:r>
      <w:r w:rsidR="00407699">
        <w:t xml:space="preserve"> halved the number suicide rates over an </w:t>
      </w:r>
      <w:r w:rsidR="001559B9">
        <w:t>eight</w:t>
      </w:r>
      <w:r w:rsidR="00407699">
        <w:t xml:space="preserve"> year period</w:t>
      </w:r>
      <w:r w:rsidR="002321B2">
        <w:fldChar w:fldCharType="begin"/>
      </w:r>
      <w:r w:rsidR="000902E4">
        <w:instrText xml:space="preserve"> ADDIN ZOTERO_ITEM CSL_CITATION {"citationID":"lyIFAwd4","properties":{"formattedCitation":"(24)","plainCitation":"(24)","noteIndex":0},"citationItems":[{"id":1798,"uris":["http://zotero.org/users/9454588/items/93RXYICZ"],"itemData":{"id":1798,"type":"article-journal","abstract":"Background—Between 1950 and 1995 suicide rates in Sri Lanka increased eight fold to a peak of 47 per 100,000 in 1995. By 2005 rates had halved. Our aim was to evaluate whether Sri Lanka’s regulatory controls on the import and sale of pesticides that are particularly toxic to humans were responsible for these changes in suicide. Methods—Ecological analysis using graphical and descriptive approaches to identify times trends in suicide and risk factors for suicide in Sri Lanka, 1975-2005. Results—Restrictions on the import and sales of WHO Class I toxicity pesticides in 1995 and endosulfan in 1998, coincided with reductions in suicide in both men and women of all ages. 19,800 fewer suicides occurred in 1996-2005 compared to 1986 – 1995. Secular trends in unemployment, alcohol misuse, divorce, pesticide use and the years associated with Sri Lanka’s Civil war did not appear to be associated with these declines.","container-title":"International Journal of Epidemiology","DOI":"10.1093/ije/dym164","ISSN":"0300-5771, 1464-3685","issue":"6","journalAbbreviation":"International Journal of Epidemiology","language":"en","page":"1235-1242","source":"DOI.org (Crossref)","title":"The impact of pesticide regulations on suicide in Sri Lanka","volume":"36","author":[{"family":"Gunnell","given":"D"},{"family":"Fernando","given":"R"},{"family":"Hewagama","given":"M"},{"family":"Priyangika","given":"W D D"},{"family":"Konradsen","given":"F"},{"family":"Eddleston","given":"M"}],"issued":{"date-parts":[["2007",12,1]]},"citation-key":"gunnell2007ImpactPesticideRegulations"}}],"schema":"https://github.com/citation-style-language/schema/raw/master/csl-citation.json"} </w:instrText>
      </w:r>
      <w:r w:rsidR="002321B2">
        <w:fldChar w:fldCharType="separate"/>
      </w:r>
      <w:r w:rsidR="000902E4">
        <w:rPr>
          <w:noProof/>
        </w:rPr>
        <w:t>(24)</w:t>
      </w:r>
      <w:r w:rsidR="002321B2">
        <w:fldChar w:fldCharType="end"/>
      </w:r>
      <w:r w:rsidR="00407699">
        <w:t>.</w:t>
      </w:r>
      <w:r w:rsidR="001C54C6">
        <w:t xml:space="preserve"> </w:t>
      </w:r>
      <w:r w:rsidR="005C1B05">
        <w:t xml:space="preserve">The drop </w:t>
      </w:r>
      <w:r w:rsidR="001C54C6">
        <w:t>in suic</w:t>
      </w:r>
      <w:r w:rsidR="005C1B05">
        <w:t>i</w:t>
      </w:r>
      <w:r w:rsidR="001C54C6">
        <w:t>de rates were sustained</w:t>
      </w:r>
      <w:r w:rsidR="005C1B05">
        <w:fldChar w:fldCharType="begin"/>
      </w:r>
      <w:r w:rsidR="005C1B05">
        <w:instrText xml:space="preserve"> ADDIN ZOTERO_ITEM CSL_CITATION {"citationID":"Sp4SijVX","properties":{"formattedCitation":"(12)","plainCitation":"(12)","noteIndex":0},"citationItems":[{"id":1708,"uris":["http://zotero.org/users/9454588/items/SZLLA63J"],"itemData":{"id":1708,"type":"article-journal","abstract":"Background Pesticide poisoning is among the most common means of suicide globally, but can be prevented with regulation of the most hazardous agents. We aimed to compare the lethality of pesticides ingested by our cohort, seek evidence on variation between human and regulatory animal toxicity, and establish change over time in the case fatality of individual pesticides in Sri Lanka.","container-title":"The Lancet Global Health","DOI":"10.1016/S2214-109X(21)00086-3","ISSN":"2214109X","issue":"6","journalAbbreviation":"The Lancet Global Health","language":"en","page":"e854-e862","source":"DOI.org (Crossref)","title":"Case fatality of agricultural pesticides after self-poisoning in Sri Lanka: a prospective cohort study","title-short":"Case fatality of agricultural pesticides after self-poisoning in Sri Lanka","volume":"9","author":[{"family":"Buckley","given":"Nicholas A"},{"family":"Fahim","given":"Mohamed"},{"family":"Raubenheimer","given":"Jacques"},{"family":"Gawarammana","given":"Indika B"},{"family":"Eddleston","given":"Michael"},{"family":"Roberts","given":"Michael S"},{"family":"Dawson","given":"Andrew H"}],"issued":{"date-parts":[["2021",6]]},"citation-key":"buckley2021CaseFatalityAgricultural"}}],"schema":"https://github.com/citation-style-language/schema/raw/master/csl-citation.json"} </w:instrText>
      </w:r>
      <w:r w:rsidR="005C1B05">
        <w:fldChar w:fldCharType="separate"/>
      </w:r>
      <w:r w:rsidR="005C1B05">
        <w:rPr>
          <w:noProof/>
        </w:rPr>
        <w:t>(12)</w:t>
      </w:r>
      <w:r w:rsidR="005C1B05">
        <w:fldChar w:fldCharType="end"/>
      </w:r>
      <w:r w:rsidR="001C54C6">
        <w:t xml:space="preserve"> </w:t>
      </w:r>
      <w:r w:rsidR="00F42D6C">
        <w:t xml:space="preserve">and although other less toxic HHPs were also banned, the </w:t>
      </w:r>
      <w:r w:rsidR="00F458B0">
        <w:t>effect was still driven by banning the most toxic substances</w:t>
      </w:r>
      <w:r w:rsidR="001C54C6">
        <w:fldChar w:fldCharType="begin"/>
      </w:r>
      <w:r w:rsidR="000902E4">
        <w:instrText xml:space="preserve"> ADDIN ZOTERO_ITEM CSL_CITATION {"citationID":"QUHYyeUF","properties":{"formattedCitation":"(25)","plainCitation":"(25)","noteIndex":0},"citationItems":[{"id":1800,"uris":["http://zotero.org/users/9454588/items/V668PUGI"],"itemData":{"id":1800,"type":"article-journal","abstract":"OBJECTIVE To explore the association of pesticide bans with pesticide self-poisonings and inhospital deaths. DESIGN, SETTING, AND PARTICIPANTS In this cross-sectional study with an interrupted time series design, data were prospectively collected on all patients with deliberate self-poisonings presenting to 10 Sri Lankan hospitals between March 31, 2002, and December 31, 2019, and analyzed by aggregated types of poisoning. The correlates of pesticide bans were estimated within the pesticide group and on self-poisonings within other substance groups. The data analysis was performed between April 1, 2002, and December 31, 2019. EXPOSURES Implementation of 2 sets of pesticide bans. MAIN OUTCOMES AND MEASURES The main outcomes were changes in hospital presentations and in-hospital deaths related to pesticide self-poisoning as measured using segmented Poisson regression.\nRESULTS A total of 79 780 patients (median [IQR] age, 24 [18-34] years; 50.1% male) with selfpoisoning from all causes were admitted to the study hospitals, with 29 389 poisonings (36.8%) due to pesticides. A total of 2859 patients died, 2084 (72.9%) of whom had ingested a pesticide. The first restrictions that targeted acutely toxic, highly hazardous pesticides were associated with an abrupt and sustained decline of the proportion of poisonings with pesticides (rate ratio [RR], 0.85; 95% CI, 0.78-0.92) over the study period and increases in poisonings with medications (RR, 1.11; 95% CI, 1.02-1.21) and household and industrial chemicals (RR, 1.20; 95% CI, 1.05-1.36). The overall case fatality of pesticides significantly decreased (RR, 0.33; 95% CI, 0.26-0.42) following the implementation of the 2008 to 2011 restrictions of highly hazardous pesticides. Following the 2015 restrictions of low-toxicity pesticides, hospitalizations were unchanged, and the number of deaths increased (RR, 1.98; 95% CI, 1.39-2.83).\nCONCLUSIONS AND RELEVANCE These findings support the restriction of acutely toxic pesticides in resource-poor countries to help reduce hospitalization for and deaths from deliberate selfpoisonings and caution against arbitrary bans of less toxic pesticides while more toxic pesticides remain available.","container-title":"JAMA Network Open","DOI":"10.1001/jamanetworkopen.2024.26209","ISSN":"2574-3805","issue":"8","journalAbbreviation":"JAMA Netw Open","language":"en","page":"e2426209","source":"DOI.org (Crossref)","title":"Restrictions on Pesticides and Deliberate Self-Poisoning in Sri Lanka","volume":"7","author":[{"family":"Noghrehchi","given":"Firouzeh"},{"family":"Dawson","given":"Andrew H."},{"family":"Raubenheimer","given":"Jacques"},{"family":"Mohamed","given":"Fahim"},{"family":"Gawarammana","given":"Indika B."},{"family":"Eddleston","given":"Michael"},{"family":"Buckley","given":"Nicholas A."}],"issued":{"date-parts":[["2024",8,6]]},"citation-key":"noghrehchi2024RestrictionsPesticidesDeliberate"}}],"schema":"https://github.com/citation-style-language/schema/raw/master/csl-citation.json"} </w:instrText>
      </w:r>
      <w:r w:rsidR="001C54C6">
        <w:fldChar w:fldCharType="separate"/>
      </w:r>
      <w:r w:rsidR="000902E4">
        <w:rPr>
          <w:noProof/>
        </w:rPr>
        <w:t>(25)</w:t>
      </w:r>
      <w:r w:rsidR="001C54C6">
        <w:fldChar w:fldCharType="end"/>
      </w:r>
      <w:r w:rsidR="00A70B87">
        <w:t>. Thus</w:t>
      </w:r>
      <w:ins w:id="130" w:author="Leslie London" w:date="2026-03-21T10:39:00Z" w16du:dateUtc="2026-03-21T08:39:00Z">
        <w:r w:rsidR="00E2565A">
          <w:t>,</w:t>
        </w:r>
      </w:ins>
      <w:r w:rsidR="00A70B87">
        <w:t xml:space="preserve"> banning the most toxic HHPs should be the prioritised public health action. </w:t>
      </w:r>
    </w:p>
    <w:p w14:paraId="5737CDC3" w14:textId="77777777" w:rsidR="000D46E4" w:rsidRDefault="000D46E4" w:rsidP="00397F27"/>
    <w:p w14:paraId="0B963F9E" w14:textId="170FE102" w:rsidR="00FB4F86" w:rsidRPr="001C63CD" w:rsidRDefault="00FB4F86" w:rsidP="00397F27">
      <w:r>
        <w:t>While the higher ASR in older male age groups (30+) compared to females are also concerning, men are known to use more lethal methods such as hanging and firearms for suicide</w:t>
      </w:r>
      <w:r>
        <w:fldChar w:fldCharType="begin"/>
      </w:r>
      <w:r>
        <w:instrText xml:space="preserve"> ADDIN ZOTERO_ITEM CSL_CITATION {"citationID":"P2rui6dw","properties":{"formattedCitation":"(23)","plainCitation":"(23)","noteIndex":0},"citationItems":[{"id":1793,"uris":["http://zotero.org/users/9454588/items/4B6BEWL2"],"itemData":{"id":1793,"type":"article-journal","abstract":"Suicide rates worldwide are declining; however, less is known about the patterns and trends in mortality from suicide in sub-Saharan Africa. This study evaluates trends in suicide rates and years of potential life lost from death registration data in South Africa from 1997 to 2016. Suicide (X60–X84 and Y87) was coded using the 10th Revision of the International Classiﬁcation of Diseases (ICD-10). Changes in mortality rate trends were analysed using joinpoint regression analysis. The 20-year study examines 8573 suicides in South Africa, comprising 0.1% of all deaths involving persons 15 years and older. Rates of suicide per 100,000 population were 2.07 in men and 0.49 in women. Joinpoint regression analyses showed that, while the overall mortality rate for male suicides remained stable, mortality rates due to hanging and poisoning increased by 3.9% and 3.5% per year, respectively. Female suicide mortality rates increased by 12.6% from 1997 to 2004 before stabilising; while rates due to hanging increased by 3.0% per year. The average annual YPLL due to suicide was 9559 in men and 2612 in women. The results show that suicide contributes substantially to premature death and demonstrates the need for targeted interventions, especially among young men in South Africa.","container-title":"International Journal of Environmental Research and Public Health","DOI":"10.3390/ijerph17061850","ISSN":"1660-4601","issue":"6","journalAbbreviation":"IJERPH","language":"en","page":"1850","source":"DOI.org (Crossref)","title":"Trends in Suicide Mortality in South Africa, 1997 to 2016","volume":"17","author":[{"family":"Kootbodien","given":"Tahira"},{"family":"Naicker","given":"Nisha"},{"family":"Wilson","given":"Kerry S."},{"family":"Ramesar","given":"Raj"},{"family":"London","given":"Leslie"}],"issued":{"date-parts":[["2020",3,12]]},"citation-key":"kootbodien2020TrendsSuicideMortality"}}],"schema":"https://github.com/citation-style-language/schema/raw/master/csl-citation.json"} </w:instrText>
      </w:r>
      <w:r>
        <w:fldChar w:fldCharType="separate"/>
      </w:r>
      <w:r>
        <w:rPr>
          <w:noProof/>
        </w:rPr>
        <w:t>(23)</w:t>
      </w:r>
      <w:r>
        <w:fldChar w:fldCharType="end"/>
      </w:r>
      <w:r>
        <w:t xml:space="preserve"> – restriction on these methods can be more challenging.</w:t>
      </w:r>
    </w:p>
    <w:p w14:paraId="4A025391" w14:textId="77777777" w:rsidR="00D40A77" w:rsidRDefault="00D40A77" w:rsidP="00397F27"/>
    <w:p w14:paraId="557D874F" w14:textId="3B1F7FAC" w:rsidR="00D40A77" w:rsidRDefault="00D40A77" w:rsidP="00397F27">
      <w:pPr>
        <w:rPr>
          <w:ins w:id="131" w:author="Leslie London" w:date="2026-03-21T11:28:00Z" w16du:dateUtc="2026-03-21T09:28:00Z"/>
        </w:rPr>
      </w:pPr>
      <w:r>
        <w:t>The</w:t>
      </w:r>
      <w:r w:rsidRPr="00FD2EDE">
        <w:t xml:space="preserve"> COVID</w:t>
      </w:r>
      <w:r>
        <w:t xml:space="preserve">-19 pandemic likely </w:t>
      </w:r>
      <w:commentRangeStart w:id="132"/>
      <w:commentRangeStart w:id="133"/>
      <w:commentRangeStart w:id="134"/>
      <w:r>
        <w:t>affected NMC notifications during 2020 and 2021</w:t>
      </w:r>
      <w:r w:rsidR="0011686B">
        <w:t xml:space="preserve"> </w:t>
      </w:r>
      <w:commentRangeEnd w:id="132"/>
      <w:r w:rsidR="00A61B08">
        <w:rPr>
          <w:rStyle w:val="CommentReference"/>
          <w:sz w:val="24"/>
          <w:szCs w:val="24"/>
        </w:rPr>
        <w:commentReference w:id="132"/>
      </w:r>
      <w:commentRangeEnd w:id="133"/>
      <w:r w:rsidR="00C20E99">
        <w:rPr>
          <w:rStyle w:val="CommentReference"/>
          <w:sz w:val="24"/>
          <w:szCs w:val="24"/>
        </w:rPr>
        <w:commentReference w:id="133"/>
      </w:r>
      <w:commentRangeEnd w:id="134"/>
      <w:r w:rsidR="00F01E0A">
        <w:rPr>
          <w:rStyle w:val="CommentReference"/>
          <w:sz w:val="24"/>
          <w:szCs w:val="24"/>
        </w:rPr>
        <w:commentReference w:id="134"/>
      </w:r>
      <w:r w:rsidR="00DF4E31">
        <w:t>whereas</w:t>
      </w:r>
      <w:r>
        <w:t xml:space="preserve"> BChE and PIH </w:t>
      </w:r>
      <w:r w:rsidR="00DF4E31">
        <w:t>did not exhibit a similar dip during 2020</w:t>
      </w:r>
      <w:r w:rsidR="00685A80">
        <w:t xml:space="preserve"> and 2021</w:t>
      </w:r>
      <w:r>
        <w:t xml:space="preserve">. This may be due to excess workload on clinicians to manage and notify COVID-19 cases; although it may </w:t>
      </w:r>
      <w:r w:rsidR="001F75C1">
        <w:t xml:space="preserve">also reflect </w:t>
      </w:r>
      <w:r>
        <w:t xml:space="preserve">a </w:t>
      </w:r>
      <w:r>
        <w:lastRenderedPageBreak/>
        <w:t>reduction in occupational exposure</w:t>
      </w:r>
      <w:r w:rsidR="001F75C1">
        <w:t>. T</w:t>
      </w:r>
      <w:r>
        <w:t>he PIH data does not suggest a high number of occupation</w:t>
      </w:r>
      <w:r w:rsidR="00195966">
        <w:t>al</w:t>
      </w:r>
      <w:r>
        <w:t xml:space="preserve"> exposure</w:t>
      </w:r>
      <w:r w:rsidR="00195966">
        <w:t>s</w:t>
      </w:r>
      <w:r w:rsidR="001F75C1">
        <w:t>, given that</w:t>
      </w:r>
      <w:r>
        <w:t xml:space="preserve"> occupation</w:t>
      </w:r>
      <w:r w:rsidR="002F2331">
        <w:t>al</w:t>
      </w:r>
      <w:r>
        <w:t xml:space="preserve"> exposure is </w:t>
      </w:r>
      <w:r w:rsidR="00027578">
        <w:t xml:space="preserve">only </w:t>
      </w:r>
      <w:r w:rsidR="00263C44">
        <w:t>opportunistically</w:t>
      </w:r>
      <w:r w:rsidR="00027578">
        <w:t xml:space="preserve"> recorded.</w:t>
      </w:r>
      <w:r w:rsidR="008423D0">
        <w:t xml:space="preserve"> </w:t>
      </w:r>
      <w:r w:rsidR="001F75C1">
        <w:t>Nevertheless,</w:t>
      </w:r>
      <w:r w:rsidR="002F2331">
        <w:t xml:space="preserve"> a</w:t>
      </w:r>
      <w:r>
        <w:t xml:space="preserve">ccidental exposure is predominantly among those younger than the legal working age. </w:t>
      </w:r>
    </w:p>
    <w:p w14:paraId="51CED641" w14:textId="77777777" w:rsidR="00156BA5" w:rsidRDefault="00156BA5" w:rsidP="00397F27">
      <w:pPr>
        <w:rPr>
          <w:ins w:id="135" w:author="Leslie London" w:date="2026-03-21T11:27:00Z" w16du:dateUtc="2026-03-21T09:27:00Z"/>
        </w:rPr>
      </w:pPr>
    </w:p>
    <w:p w14:paraId="47755845" w14:textId="4E9C4283" w:rsidR="00156BA5" w:rsidRPr="001C63CD" w:rsidRDefault="00156BA5" w:rsidP="00397F27">
      <w:commentRangeStart w:id="136"/>
      <w:ins w:id="137" w:author="Leslie London" w:date="2026-03-21T11:27:00Z" w16du:dateUtc="2026-03-21T09:27:00Z">
        <w:r>
          <w:t>Temporal</w:t>
        </w:r>
        <w:r w:rsidRPr="0076681B">
          <w:t xml:space="preserve"> peaks in September–November</w:t>
        </w:r>
        <w:r>
          <w:t xml:space="preserve"> recorded amongst PIH cases</w:t>
        </w:r>
      </w:ins>
      <w:ins w:id="138" w:author="Leslie London" w:date="2026-03-21T11:28:00Z" w16du:dateUtc="2026-03-21T09:28:00Z">
        <w:r>
          <w:t xml:space="preserve"> parallels resumption of agricultural spraying activities in some provinces and </w:t>
        </w:r>
      </w:ins>
      <w:ins w:id="139" w:author="Leslie London" w:date="2026-03-21T11:27:00Z" w16du:dateUtc="2026-03-21T09:27:00Z">
        <w:r>
          <w:t xml:space="preserve">may </w:t>
        </w:r>
      </w:ins>
      <w:ins w:id="140" w:author="Leslie London" w:date="2026-03-21T11:28:00Z" w16du:dateUtc="2026-03-21T09:28:00Z">
        <w:r>
          <w:t xml:space="preserve">partly reflect greater access in farming areas when pesticides are more available. </w:t>
        </w:r>
      </w:ins>
      <w:commentRangeEnd w:id="136"/>
      <w:r w:rsidRPr="001C63CD">
        <w:rPr>
          <w:rStyle w:val="CommentReference"/>
          <w:sz w:val="24"/>
          <w:szCs w:val="24"/>
        </w:rPr>
        <w:commentReference w:id="136"/>
      </w:r>
    </w:p>
    <w:p w14:paraId="39015FEE" w14:textId="77777777" w:rsidR="00ED2248" w:rsidRPr="001C63CD" w:rsidRDefault="00ED2248" w:rsidP="00397F27"/>
    <w:p w14:paraId="33373AB9" w14:textId="21CE3884" w:rsidR="00A83CC6" w:rsidRDefault="000819A0" w:rsidP="00397F27">
      <w:r>
        <w:t xml:space="preserve">There is provincial heterogeneity </w:t>
      </w:r>
      <w:r w:rsidR="00656C84">
        <w:t>identified</w:t>
      </w:r>
      <w:r>
        <w:t xml:space="preserve"> </w:t>
      </w:r>
      <w:r w:rsidR="001F75C1">
        <w:t xml:space="preserve">when </w:t>
      </w:r>
      <w:r>
        <w:t>comparing the volume</w:t>
      </w:r>
      <w:r w:rsidR="00924A6E">
        <w:t xml:space="preserve"> and proportion</w:t>
      </w:r>
      <w:r w:rsidR="004844F5">
        <w:t xml:space="preserve"> </w:t>
      </w:r>
      <w:r>
        <w:t xml:space="preserve">of </w:t>
      </w:r>
      <w:r w:rsidR="00656C84">
        <w:t>cases</w:t>
      </w:r>
      <w:r w:rsidR="004844F5">
        <w:t xml:space="preserve"> by province</w:t>
      </w:r>
      <w:r w:rsidR="00656C84">
        <w:t xml:space="preserve"> </w:t>
      </w:r>
      <w:r w:rsidR="004844F5">
        <w:t xml:space="preserve">across </w:t>
      </w:r>
      <w:r w:rsidR="00656C84">
        <w:t>each data source</w:t>
      </w:r>
      <w:r w:rsidR="005F11F6">
        <w:t xml:space="preserve">. </w:t>
      </w:r>
      <w:r w:rsidR="00A765B8">
        <w:t xml:space="preserve">While each data source does </w:t>
      </w:r>
      <w:r w:rsidR="003A041F">
        <w:t>not measure the exact same</w:t>
      </w:r>
      <w:r w:rsidR="00D00CDF">
        <w:t xml:space="preserve"> syndrome - </w:t>
      </w:r>
      <w:r w:rsidR="00924A6E">
        <w:t>explaining the different volume</w:t>
      </w:r>
      <w:r w:rsidR="003A041F">
        <w:t xml:space="preserve">, </w:t>
      </w:r>
      <w:r w:rsidR="00AF53A4">
        <w:t>it also suggests that</w:t>
      </w:r>
      <w:r w:rsidR="002F4D88">
        <w:t xml:space="preserve"> </w:t>
      </w:r>
      <w:r w:rsidR="00924A6E">
        <w:t>p</w:t>
      </w:r>
      <w:r w:rsidR="00ED2248" w:rsidRPr="001C63CD">
        <w:t>rovincial heterogeneity</w:t>
      </w:r>
      <w:r w:rsidR="00D90D34">
        <w:t xml:space="preserve"> may be </w:t>
      </w:r>
      <w:r w:rsidR="00B55BC1">
        <w:t>surveillance artefacts</w:t>
      </w:r>
      <w:r w:rsidR="00ED2248" w:rsidRPr="001C63CD">
        <w:t xml:space="preserve"> </w:t>
      </w:r>
      <w:r w:rsidR="00B55BC1">
        <w:t>and</w:t>
      </w:r>
      <w:r w:rsidR="00ED2248" w:rsidRPr="001C63CD">
        <w:t xml:space="preserve"> may reflect, </w:t>
      </w:r>
      <w:r w:rsidR="00ED2248" w:rsidRPr="001C63CD">
        <w:rPr>
          <w:i/>
          <w:iCs/>
        </w:rPr>
        <w:t>inter</w:t>
      </w:r>
      <w:r w:rsidR="005C5681" w:rsidRPr="001C63CD">
        <w:rPr>
          <w:i/>
          <w:iCs/>
        </w:rPr>
        <w:t xml:space="preserve"> </w:t>
      </w:r>
      <w:r w:rsidR="00ED2248" w:rsidRPr="001C63CD">
        <w:rPr>
          <w:i/>
          <w:iCs/>
        </w:rPr>
        <w:t>alia</w:t>
      </w:r>
      <w:r w:rsidR="005C5681" w:rsidRPr="001C63CD">
        <w:rPr>
          <w:i/>
          <w:iCs/>
        </w:rPr>
        <w:t>,</w:t>
      </w:r>
      <w:r w:rsidR="005C5681" w:rsidRPr="001C63CD">
        <w:t xml:space="preserve"> the varying strength of NMC surveillance in</w:t>
      </w:r>
      <w:r w:rsidR="005C5681" w:rsidRPr="001C63CD">
        <w:rPr>
          <w:i/>
          <w:iCs/>
        </w:rPr>
        <w:t xml:space="preserve"> </w:t>
      </w:r>
      <w:r w:rsidR="005C5681" w:rsidRPr="001C63CD">
        <w:t xml:space="preserve">different provinces, the </w:t>
      </w:r>
      <w:r w:rsidR="00F01656" w:rsidRPr="001C63CD">
        <w:t>awareness</w:t>
      </w:r>
      <w:r w:rsidR="005C5681" w:rsidRPr="001C63CD">
        <w:t xml:space="preserve"> of the PIH</w:t>
      </w:r>
      <w:r w:rsidR="00596182" w:rsidRPr="001C63CD">
        <w:t xml:space="preserve"> as a resource</w:t>
      </w:r>
      <w:r w:rsidR="00924A6E">
        <w:t xml:space="preserve">, </w:t>
      </w:r>
      <w:r w:rsidR="006E3956" w:rsidRPr="001C63CD">
        <w:t xml:space="preserve">the </w:t>
      </w:r>
      <w:r w:rsidR="000D23A7">
        <w:t xml:space="preserve">possible </w:t>
      </w:r>
      <w:r w:rsidR="006E3956" w:rsidRPr="001C63CD">
        <w:t xml:space="preserve">confusion that PIH calls constitute a </w:t>
      </w:r>
      <w:r w:rsidR="00266ABC" w:rsidRPr="001C63CD">
        <w:t>notification</w:t>
      </w:r>
      <w:r w:rsidR="00F20427">
        <w:t xml:space="preserve"> and subsequent failure to not</w:t>
      </w:r>
      <w:r w:rsidR="00C00C35">
        <w:t>i</w:t>
      </w:r>
      <w:r w:rsidR="00F20427">
        <w:t>fy</w:t>
      </w:r>
      <w:r w:rsidR="00F01656" w:rsidRPr="001C63CD">
        <w:t>,</w:t>
      </w:r>
      <w:r w:rsidR="005C5681" w:rsidRPr="001C63CD">
        <w:t xml:space="preserve"> and </w:t>
      </w:r>
      <w:r w:rsidR="00E518BD">
        <w:t xml:space="preserve">potential </w:t>
      </w:r>
      <w:r w:rsidR="001F75C1">
        <w:t xml:space="preserve">differences in </w:t>
      </w:r>
      <w:r w:rsidR="00122375" w:rsidRPr="001C63CD">
        <w:t>availability of BChE testing in different provinces.</w:t>
      </w:r>
      <w:r w:rsidR="00DC1379">
        <w:t xml:space="preserve"> KZN specifically shows a </w:t>
      </w:r>
      <w:ins w:id="141" w:author="Leslie London" w:date="2026-03-21T10:57:00Z" w16du:dateUtc="2026-03-21T08:57:00Z">
        <w:r w:rsidR="00F01E0A">
          <w:t>‘</w:t>
        </w:r>
      </w:ins>
      <w:r w:rsidR="00DC1379">
        <w:t>preference</w:t>
      </w:r>
      <w:ins w:id="142" w:author="Leslie London" w:date="2026-03-21T10:57:00Z" w16du:dateUtc="2026-03-21T08:57:00Z">
        <w:r w:rsidR="00F01E0A">
          <w:t>’</w:t>
        </w:r>
      </w:ins>
      <w:r w:rsidR="00DC1379">
        <w:t xml:space="preserve"> for calling </w:t>
      </w:r>
      <w:r w:rsidR="003A7495">
        <w:t>the PIH hotline over NMC notification and BChE testing.</w:t>
      </w:r>
      <w:r w:rsidR="00924A6E">
        <w:t xml:space="preserve"> </w:t>
      </w:r>
    </w:p>
    <w:p w14:paraId="0C9DE0B0" w14:textId="77777777" w:rsidR="000E0E60" w:rsidRDefault="000E0E60" w:rsidP="00397F27"/>
    <w:p w14:paraId="0205AA95" w14:textId="3C9232F0" w:rsidR="00A83CC6" w:rsidRDefault="00581067" w:rsidP="00397F27">
      <w:r>
        <w:t xml:space="preserve">Aside from </w:t>
      </w:r>
      <w:r w:rsidR="00A83CC6">
        <w:t>surveillance</w:t>
      </w:r>
      <w:r>
        <w:t xml:space="preserve"> artefacts, the</w:t>
      </w:r>
      <w:r w:rsidR="005F11F6" w:rsidRPr="005F11F6">
        <w:rPr>
          <w:b/>
          <w:bCs/>
        </w:rPr>
        <w:t xml:space="preserve"> </w:t>
      </w:r>
      <w:r w:rsidR="00924A6E">
        <w:t xml:space="preserve">differing BChE enzyme activity across provinces suggests some difference </w:t>
      </w:r>
      <w:commentRangeStart w:id="143"/>
      <w:r w:rsidR="00924A6E">
        <w:t>at a</w:t>
      </w:r>
      <w:r w:rsidR="00F01656" w:rsidRPr="001C63CD">
        <w:t xml:space="preserve"> biological </w:t>
      </w:r>
      <w:commentRangeEnd w:id="143"/>
      <w:r w:rsidR="00F01E0A" w:rsidRPr="001C63CD">
        <w:rPr>
          <w:rStyle w:val="CommentReference"/>
          <w:sz w:val="24"/>
          <w:szCs w:val="24"/>
        </w:rPr>
        <w:commentReference w:id="143"/>
      </w:r>
      <w:r w:rsidR="00F01656" w:rsidRPr="001C63CD">
        <w:t xml:space="preserve">and clinical level, heterogeneity may reflect different chemical agents </w:t>
      </w:r>
      <w:r w:rsidR="0067435E" w:rsidRPr="001C63CD">
        <w:t xml:space="preserve">and presentations of acute </w:t>
      </w:r>
      <w:r w:rsidR="00DE21FF" w:rsidRPr="001C63CD">
        <w:t>poisoning</w:t>
      </w:r>
      <w:r w:rsidR="0067435E" w:rsidRPr="001C63CD">
        <w:t xml:space="preserve"> in different provinces. </w:t>
      </w:r>
      <w:r w:rsidR="003A7495">
        <w:t>The low</w:t>
      </w:r>
      <w:r w:rsidR="00C97E5D">
        <w:t xml:space="preserve"> proportion of severe BChE tests in WC and NC suggest </w:t>
      </w:r>
      <w:r w:rsidR="00772DD6">
        <w:t xml:space="preserve">either </w:t>
      </w:r>
      <w:r w:rsidR="00424F4C">
        <w:t xml:space="preserve">different </w:t>
      </w:r>
      <w:r w:rsidR="007947AC">
        <w:t>chemical agents</w:t>
      </w:r>
      <w:r w:rsidR="0043229B">
        <w:t xml:space="preserve"> or</w:t>
      </w:r>
      <w:r w:rsidR="00550632">
        <w:t xml:space="preserve"> </w:t>
      </w:r>
      <w:r w:rsidR="0043229B">
        <w:t>different routes of exposure</w:t>
      </w:r>
      <w:r w:rsidR="00757BEE">
        <w:fldChar w:fldCharType="begin"/>
      </w:r>
      <w:r w:rsidR="000902E4">
        <w:instrText xml:space="preserve"> ADDIN ZOTERO_ITEM CSL_CITATION {"citationID":"I9HuVna8","properties":{"formattedCitation":"(26)","plainCitation":"(26)","noteIndex":0},"citationItems":[{"id":1626,"uris":["http://zotero.org/users/9454588/items/2V8V8MD8"],"itemData":{"id":1626,"type":"chapter","abstract":"Organophosphates encompass a diverse group of chemical compounds and are formed through esterification between phosphoric acid and alcohol. Currently, organophosphates have common applications in pesticides and herbicides, as well as nerve agents in chemical warfare. Therefore, most patients exposed to organophosphates typically encounter these compounds through the use of insecticides and herbicides. When introduced into the body, organophosphates inhibit the enzyme acetylcholinesterase (AChE), resulting in an overabundance of the neurotransmitter acetylcholine. This surplus of acetylcholine in the body manifests with cholinergic toxidrome, which includes effects on nicotinic and muscarinic receptors, as well as the central nervous system (CNS). The onset of symptoms, which varies based on the specific compound, frequently occurs within minutes, and resolution can take several weeks. Although developed nations have experienced a decline in organophosphate poisoning cases due to stricter regulations on the use of these chemicals, developing countries have continued to grapple with clinical concerns related to this condition in recent years. Pesticides are frequently used as a means of self-harm due to their lethality and widespread availability in the developing world. Therefore, developing nations that heavily depend on agriculture and often have less stringent pesticide regulations result in the majority of cases of organophosphate toxicity. Research indicates that deliberate poisoning leads to a higher mortality rate than accidental exposure to these compounds. Respiratory failure resulting from bronchorrhea and bronchospasm is the leading cause of death in cases of organophosphate toxicity. Chronic toxicity and neurological complications, such as the intermediate syndrome, are also well documented. In industrial or developed nations, healthcare professionals must possess the capability to recognize this toxicity, given the potential for its utilization as a weapon in acts of warfare and terrorism. Antidotal therapy and comprehensive supportive care are necessary for the effective treatment of organophosphate toxicity to prevent morbidity and mortality. History of Organophosphates Use The first organophosphate insecticide was developed in the mid-1800s, but it only gained widespread usage after World War II. Initially, in the 1930s, these compounds were used as insecticides before finding application as neurotoxins by the German military. The organophosphate chemicals sarin and VX were utilized by the Japanese cult Aum Shinrikyo in 1994 and 1995, marking the initial reported instances of VX's use as a terrorist agent. In February 1997, the first reported murder involving VX occurred with the assassination of Kim Jong-nam at a Malaysian airport. In March 2018, the poisoning of Sergei and Yulia Skripal took place in England, leading to the hospitalization of a police officer who was also poisoned during this assassination attempt. The compound used in this event was the organophosphorus agent known as Novichok.","call-number":"NBK470430","container-title":"StatPearls","event-place":"Treasure Island (FL)","language":"eng","license":"Copyright © 2024, StatPearls Publishing LLC.","note":"PMID: 29261901","publisher":"StatPearls Publishing","publisher-place":"Treasure Island (FL)","source":"PubMed","title":"Organophosphate Toxicity","URL":"http://www.ncbi.nlm.nih.gov/books/NBK470430/","author":[{"family":"Robb","given":"Erika L."},{"family":"Regina","given":"Angela C."},{"family":"Baker","given":"Mari B."}],"accessed":{"date-parts":[["2025",1,6]]},"issued":{"date-parts":[["2024"]]},"citation-key":"robb2024OrganophosphateToxicity"}}],"schema":"https://github.com/citation-style-language/schema/raw/master/csl-citation.json"} </w:instrText>
      </w:r>
      <w:r w:rsidR="00757BEE">
        <w:fldChar w:fldCharType="separate"/>
      </w:r>
      <w:r w:rsidR="000902E4">
        <w:rPr>
          <w:noProof/>
        </w:rPr>
        <w:t>(26)</w:t>
      </w:r>
      <w:r w:rsidR="00757BEE">
        <w:fldChar w:fldCharType="end"/>
      </w:r>
      <w:r w:rsidR="007947AC">
        <w:t xml:space="preserve"> </w:t>
      </w:r>
      <w:r w:rsidR="00424F4C">
        <w:t>compared to other provinces</w:t>
      </w:r>
      <w:r w:rsidR="00743751">
        <w:t xml:space="preserve"> where poisoning event</w:t>
      </w:r>
      <w:r w:rsidR="00924A6E">
        <w:t>s</w:t>
      </w:r>
      <w:r w:rsidR="00743751">
        <w:t xml:space="preserve"> are severe enough to present to hospital</w:t>
      </w:r>
      <w:r w:rsidR="00923D9C">
        <w:t xml:space="preserve"> but may </w:t>
      </w:r>
      <w:r w:rsidR="007947AC">
        <w:t>not suppress BChE as</w:t>
      </w:r>
      <w:r w:rsidR="00743751">
        <w:t xml:space="preserve"> severely as the </w:t>
      </w:r>
      <w:r w:rsidR="00923D9C">
        <w:t xml:space="preserve">potentially prevalent </w:t>
      </w:r>
      <w:r w:rsidR="00743751">
        <w:t>agents in other provinces</w:t>
      </w:r>
      <w:r w:rsidR="00FE2FDB">
        <w:t xml:space="preserve">. </w:t>
      </w:r>
    </w:p>
    <w:p w14:paraId="656E4C27" w14:textId="77777777" w:rsidR="000E0E60" w:rsidRDefault="000E0E60" w:rsidP="00397F27"/>
    <w:p w14:paraId="22A74259" w14:textId="51AB56E1" w:rsidR="0F07954D" w:rsidRPr="001C63CD" w:rsidRDefault="0067435E" w:rsidP="00397F27">
      <w:r w:rsidRPr="001C63CD">
        <w:t xml:space="preserve">Currently, </w:t>
      </w:r>
      <w:r w:rsidR="00EB0E1B">
        <w:t>identifying the specific</w:t>
      </w:r>
      <w:r w:rsidRPr="001C63CD">
        <w:t xml:space="preserve"> chemical agent </w:t>
      </w:r>
      <w:r w:rsidR="0006543F" w:rsidRPr="001C63CD">
        <w:t xml:space="preserve">involved in an acute </w:t>
      </w:r>
      <w:r w:rsidR="00DE21FF" w:rsidRPr="001C63CD">
        <w:t>poisoning</w:t>
      </w:r>
      <w:r w:rsidR="0006543F" w:rsidRPr="001C63CD">
        <w:t xml:space="preserve"> of a living patient is not available in the </w:t>
      </w:r>
      <w:r w:rsidR="00DE21FF" w:rsidRPr="001C63CD">
        <w:t>public</w:t>
      </w:r>
      <w:r w:rsidR="0006543F" w:rsidRPr="001C63CD">
        <w:t xml:space="preserve"> sector (which serves &gt;80% of the population)</w:t>
      </w:r>
      <w:r w:rsidR="008A4CC5" w:rsidRPr="001C63CD">
        <w:t xml:space="preserve"> as </w:t>
      </w:r>
      <w:r w:rsidR="00090AAE">
        <w:t>clin</w:t>
      </w:r>
      <w:r w:rsidR="00AD077C">
        <w:t>i</w:t>
      </w:r>
      <w:r w:rsidR="00090AAE">
        <w:t xml:space="preserve">cal care can be guided on </w:t>
      </w:r>
      <w:r w:rsidR="00AD077C">
        <w:t>signs and symptoms without knowledge of the specific agent</w:t>
      </w:r>
      <w:r w:rsidR="006744CA">
        <w:t>. H</w:t>
      </w:r>
      <w:r w:rsidR="008A4CC5" w:rsidRPr="001C63CD">
        <w:t xml:space="preserve">owever, the lack of </w:t>
      </w:r>
      <w:r w:rsidR="00AD077C">
        <w:t xml:space="preserve">data </w:t>
      </w:r>
      <w:r w:rsidR="001F75C1">
        <w:t xml:space="preserve">on the specific </w:t>
      </w:r>
      <w:r w:rsidR="00AD077C">
        <w:t>agent</w:t>
      </w:r>
      <w:r w:rsidR="001F75C1">
        <w:t xml:space="preserve"> involved</w:t>
      </w:r>
      <w:r w:rsidR="008A4CC5" w:rsidRPr="001C63CD">
        <w:t xml:space="preserve"> limits targeted </w:t>
      </w:r>
      <w:r w:rsidR="00DE21FF" w:rsidRPr="001C63CD">
        <w:t>public</w:t>
      </w:r>
      <w:r w:rsidR="008A4CC5" w:rsidRPr="001C63CD">
        <w:t xml:space="preserve"> health action at </w:t>
      </w:r>
      <w:r w:rsidR="00421664">
        <w:t xml:space="preserve">the policy level </w:t>
      </w:r>
      <w:r w:rsidR="00233386">
        <w:t xml:space="preserve">- where identifying agents assist </w:t>
      </w:r>
      <w:r w:rsidR="00421664">
        <w:t xml:space="preserve">to identify </w:t>
      </w:r>
      <w:del w:id="144" w:author="Leslie London" w:date="2026-03-21T11:01:00Z" w16du:dateUtc="2026-03-21T09:01:00Z">
        <w:r w:rsidR="00421664" w:rsidDel="00F01E0A">
          <w:delText xml:space="preserve">agents </w:delText>
        </w:r>
      </w:del>
      <w:ins w:id="145" w:author="Leslie London" w:date="2026-03-21T11:01:00Z" w16du:dateUtc="2026-03-21T09:01:00Z">
        <w:r w:rsidR="00F01E0A">
          <w:t>pesticides</w:t>
        </w:r>
        <w:r w:rsidR="00F01E0A">
          <w:t xml:space="preserve"> </w:t>
        </w:r>
      </w:ins>
      <w:r w:rsidR="00421664">
        <w:t>requiring stricter regulation</w:t>
      </w:r>
      <w:ins w:id="146" w:author="Leslie London" w:date="2026-03-21T11:00:00Z" w16du:dateUtc="2026-03-21T09:00:00Z">
        <w:r w:rsidR="00F01E0A">
          <w:t xml:space="preserve"> or</w:t>
        </w:r>
      </w:ins>
      <w:ins w:id="147" w:author="Leslie London" w:date="2026-03-21T11:01:00Z" w16du:dateUtc="2026-03-21T09:01:00Z">
        <w:r w:rsidR="00F01E0A">
          <w:t xml:space="preserve"> banning</w:t>
        </w:r>
      </w:ins>
      <w:r w:rsidR="00233386">
        <w:t xml:space="preserve"> -</w:t>
      </w:r>
      <w:r w:rsidR="00421664">
        <w:t xml:space="preserve"> to </w:t>
      </w:r>
      <w:r w:rsidR="008A4CC5" w:rsidRPr="001C63CD">
        <w:t xml:space="preserve">the local level where EHPs may investigate the </w:t>
      </w:r>
      <w:r w:rsidR="008273A0">
        <w:t>presence of the specific agent</w:t>
      </w:r>
      <w:r w:rsidR="003768D2" w:rsidRPr="001C63CD">
        <w:t xml:space="preserve"> in the </w:t>
      </w:r>
      <w:r w:rsidR="00DE21FF" w:rsidRPr="001C63CD">
        <w:t>environment</w:t>
      </w:r>
      <w:r w:rsidR="006E6A61">
        <w:t>.</w:t>
      </w:r>
    </w:p>
    <w:p w14:paraId="7A99B71D" w14:textId="77777777" w:rsidR="000E7015" w:rsidRDefault="000E7015" w:rsidP="00397F27">
      <w:pPr>
        <w:rPr>
          <w:b/>
          <w:bCs/>
        </w:rPr>
      </w:pPr>
    </w:p>
    <w:p w14:paraId="3BD2B4DC" w14:textId="27E79707" w:rsidR="0044619D" w:rsidRDefault="00440B67" w:rsidP="00397F27">
      <w:pPr>
        <w:rPr>
          <w:b/>
          <w:bCs/>
        </w:rPr>
      </w:pPr>
      <w:r>
        <w:rPr>
          <w:b/>
          <w:bCs/>
        </w:rPr>
        <w:t>Recommendations</w:t>
      </w:r>
    </w:p>
    <w:p w14:paraId="5FB14285" w14:textId="3B49B0AE" w:rsidR="00C46F03" w:rsidRDefault="00C46F03" w:rsidP="00397F27">
      <w:r>
        <w:t>We</w:t>
      </w:r>
      <w:r w:rsidRPr="001C63CD">
        <w:t xml:space="preserve"> </w:t>
      </w:r>
      <w:r>
        <w:t>recommend the following public health actions: (i)</w:t>
      </w:r>
      <w:r w:rsidRPr="001C63CD">
        <w:t xml:space="preserve"> improving </w:t>
      </w:r>
      <w:r>
        <w:t xml:space="preserve">community level </w:t>
      </w:r>
      <w:r w:rsidRPr="001C63CD">
        <w:t>environment</w:t>
      </w:r>
      <w:r>
        <w:t>al health services, particularly sanitation and waste removal,</w:t>
      </w:r>
      <w:r w:rsidRPr="001C63CD">
        <w:t xml:space="preserve"> to reduce the </w:t>
      </w:r>
      <w:r>
        <w:t>demand</w:t>
      </w:r>
      <w:r w:rsidRPr="001C63CD">
        <w:t xml:space="preserve"> for domestic use of</w:t>
      </w:r>
      <w:r>
        <w:t xml:space="preserve"> </w:t>
      </w:r>
      <w:r w:rsidR="001F75C1">
        <w:t xml:space="preserve">pesticides, particularly </w:t>
      </w:r>
      <w:r w:rsidRPr="001C63CD">
        <w:t>HHP</w:t>
      </w:r>
      <w:r>
        <w:t>s</w:t>
      </w:r>
      <w:ins w:id="148" w:author="Leslie London" w:date="2026-03-21T11:02:00Z" w16du:dateUtc="2026-03-21T09:02:00Z">
        <w:r w:rsidR="00F01E0A">
          <w:t xml:space="preserve"> and removal of pesticides from informal markets sold for domestic pest control</w:t>
        </w:r>
      </w:ins>
      <w:r>
        <w:t>; (ii)</w:t>
      </w:r>
      <w:r w:rsidRPr="001C63CD">
        <w:t xml:space="preserve"> tightly regulate the availability of HHPs</w:t>
      </w:r>
      <w:r>
        <w:t xml:space="preserve"> and</w:t>
      </w:r>
      <w:r w:rsidR="001F75C1">
        <w:t>/or</w:t>
      </w:r>
      <w:r>
        <w:t xml:space="preserve">, </w:t>
      </w:r>
      <w:r w:rsidR="001F75C1">
        <w:t>where</w:t>
      </w:r>
      <w:r>
        <w:t xml:space="preserve"> necessary, </w:t>
      </w:r>
      <w:r w:rsidR="007E6C57">
        <w:t xml:space="preserve">implement </w:t>
      </w:r>
      <w:r>
        <w:t>ban</w:t>
      </w:r>
      <w:r w:rsidR="007E6C57">
        <w:t>s on sale or usage of</w:t>
      </w:r>
      <w:r>
        <w:t xml:space="preserve"> these agents; (iii)</w:t>
      </w:r>
      <w:r w:rsidRPr="001C63CD">
        <w:t>, and address the root caus</w:t>
      </w:r>
      <w:r w:rsidR="007E6C57">
        <w:t>es of</w:t>
      </w:r>
      <w:r w:rsidRPr="001C63CD">
        <w:t xml:space="preserve"> suicide</w:t>
      </w:r>
      <w:r w:rsidR="007E6C57">
        <w:t>, part</w:t>
      </w:r>
      <w:r w:rsidR="003024BC">
        <w:t>icularly</w:t>
      </w:r>
      <w:r w:rsidRPr="001C63CD">
        <w:t xml:space="preserve"> in teenage females, which may or may not be related to gender-based violence, </w:t>
      </w:r>
      <w:r>
        <w:t>through the provision</w:t>
      </w:r>
      <w:r w:rsidRPr="001C63CD">
        <w:t xml:space="preserve"> </w:t>
      </w:r>
      <w:r w:rsidR="002D6314">
        <w:t>of acce</w:t>
      </w:r>
      <w:r w:rsidR="002E78C4">
        <w:t xml:space="preserve">ssible </w:t>
      </w:r>
      <w:r w:rsidRPr="001C63CD">
        <w:t>mental health services</w:t>
      </w:r>
      <w:r>
        <w:t>, among other strategies</w:t>
      </w:r>
      <w:r w:rsidRPr="001C63CD">
        <w:t xml:space="preserve">. </w:t>
      </w:r>
    </w:p>
    <w:p w14:paraId="740E4969" w14:textId="77777777" w:rsidR="001C7E63" w:rsidRDefault="001C7E63" w:rsidP="00397F27"/>
    <w:p w14:paraId="12EE93A2" w14:textId="3F0E150D" w:rsidR="00BB6958" w:rsidRDefault="00E162C2" w:rsidP="00397F27">
      <w:r>
        <w:t xml:space="preserve">We propose the following </w:t>
      </w:r>
      <w:r w:rsidR="00C46F03">
        <w:t xml:space="preserve">surveillance </w:t>
      </w:r>
      <w:r>
        <w:t>strengthening efforts</w:t>
      </w:r>
      <w:r w:rsidR="00C46F03">
        <w:t>:</w:t>
      </w:r>
      <w:r w:rsidR="001C7E63">
        <w:t xml:space="preserve"> Strengthen pesticide-poisoning surveillance by enhancing the NMC form (including pesticide type [</w:t>
      </w:r>
      <w:r w:rsidR="008E4E4D">
        <w:rPr>
          <w:i/>
          <w:iCs/>
        </w:rPr>
        <w:t>Supplementary table</w:t>
      </w:r>
      <w:r w:rsidR="001C7E63">
        <w:rPr>
          <w:i/>
          <w:iCs/>
        </w:rPr>
        <w:t xml:space="preserve"> 4]</w:t>
      </w:r>
      <w:r w:rsidR="001C7E63">
        <w:t>, include intent or manner of poisoning, EHP follow-up</w:t>
      </w:r>
      <w:r w:rsidR="004D6557">
        <w:t xml:space="preserve"> investigation information and</w:t>
      </w:r>
      <w:r w:rsidR="001C7E63">
        <w:t xml:space="preserve"> automatic lab alerts for severe BChE cases to NMC)</w:t>
      </w:r>
      <w:r w:rsidR="004C0224">
        <w:t>.</w:t>
      </w:r>
      <w:r w:rsidR="001C7E63">
        <w:t xml:space="preserve"> </w:t>
      </w:r>
      <w:r w:rsidR="004C0224">
        <w:t>D</w:t>
      </w:r>
      <w:r w:rsidR="001C7E63">
        <w:t xml:space="preserve">ata quality in PIH Telelog </w:t>
      </w:r>
      <w:r w:rsidR="004C0224">
        <w:t>can be improved by</w:t>
      </w:r>
      <w:r w:rsidR="001C7E63">
        <w:t xml:space="preserve"> improving age group granularity, and</w:t>
      </w:r>
      <w:r w:rsidR="00545555">
        <w:t xml:space="preserve"> separately</w:t>
      </w:r>
      <w:r w:rsidR="001C7E63">
        <w:t xml:space="preserve"> piloting</w:t>
      </w:r>
      <w:r w:rsidR="00545555">
        <w:t xml:space="preserve"> a</w:t>
      </w:r>
      <w:r w:rsidR="001C7E63">
        <w:t xml:space="preserve"> chemical-agent identification in high-burden districts</w:t>
      </w:r>
      <w:r w:rsidR="00823B6A">
        <w:t>.</w:t>
      </w:r>
      <w:r w:rsidR="00C46F03" w:rsidRPr="001C63CD">
        <w:t xml:space="preserve"> </w:t>
      </w:r>
      <w:ins w:id="149" w:author="Leslie London" w:date="2026-03-21T11:03:00Z" w16du:dateUtc="2026-03-21T09:03:00Z">
        <w:r w:rsidR="00F01E0A">
          <w:t xml:space="preserve">Although not a focus of this paper, </w:t>
        </w:r>
      </w:ins>
      <w:del w:id="150" w:author="Leslie London" w:date="2026-03-21T11:03:00Z" w16du:dateUtc="2026-03-21T09:03:00Z">
        <w:r w:rsidR="00BB6958" w:rsidDel="00F01E0A">
          <w:delText xml:space="preserve">Finally, </w:delText>
        </w:r>
      </w:del>
      <w:ins w:id="151" w:author="Leslie London" w:date="2026-03-21T11:03:00Z" w16du:dateUtc="2026-03-21T09:03:00Z">
        <w:r w:rsidR="00F01E0A">
          <w:lastRenderedPageBreak/>
          <w:t xml:space="preserve">improvement in </w:t>
        </w:r>
      </w:ins>
      <w:r w:rsidR="00BB6958">
        <w:t xml:space="preserve">mortality surveillance </w:t>
      </w:r>
      <w:del w:id="152" w:author="Leslie London" w:date="2026-03-21T11:03:00Z" w16du:dateUtc="2026-03-21T09:03:00Z">
        <w:r w:rsidR="00BB6958" w:rsidDel="00F01E0A">
          <w:delText xml:space="preserve">efforts, </w:delText>
        </w:r>
      </w:del>
      <w:r w:rsidR="00BB6958">
        <w:t xml:space="preserve">that accurately and in near real-time identify the underlying cause of death to inform public health action should be </w:t>
      </w:r>
      <w:commentRangeStart w:id="153"/>
      <w:r w:rsidR="00BB6958">
        <w:t>prioritised</w:t>
      </w:r>
      <w:r w:rsidR="00C24882">
        <w:fldChar w:fldCharType="begin"/>
      </w:r>
      <w:r w:rsidR="00695E5D">
        <w:instrText xml:space="preserve"> ADDIN ZOTERO_ITEM CSL_CITATION {"citationID":"SBt9Fhkc","properties":{"formattedCitation":"(6)","plainCitation":"(6)","noteIndex":0},"citationItems":[{"id":199,"uris":["http://zotero.org/users/9454588/items/AG3MXN8X"],"itemData":{"id":199,"type":"article-journal","container-title":"South African Medical Journal","DOI":"10.7196/SAMJ.2017.v107i6.12464","ISSN":"2078-5135","issue":"6","language":"en","page":"470","title":"South Africa’s vital statistics are currently not suitable for monitoring progress towards injury and violence Sustainable Development Goals","volume":"107","author":[{"family":"Prinsloo","given":"Megan"},{"family":"Bradshaw","given":"Debbie"},{"family":"Joubert","given":"Jané"},{"family":"Matzopoulos","given":"Richard"},{"family":"Groenewald","given":"Pam"}],"issued":{"date-parts":[["2017",5]]},"citation-key":"prinslooSouthAfricaVital2017a"}}],"schema":"https://github.com/citation-style-language/schema/raw/master/csl-citation.json"} </w:instrText>
      </w:r>
      <w:r w:rsidR="00C24882">
        <w:fldChar w:fldCharType="separate"/>
      </w:r>
      <w:r w:rsidR="00695E5D">
        <w:rPr>
          <w:noProof/>
        </w:rPr>
        <w:t>(6)</w:t>
      </w:r>
      <w:r w:rsidR="00C24882">
        <w:fldChar w:fldCharType="end"/>
      </w:r>
      <w:r w:rsidR="00B174B3">
        <w:t xml:space="preserve"> along </w:t>
      </w:r>
      <w:commentRangeEnd w:id="153"/>
      <w:r w:rsidR="00C551F8">
        <w:rPr>
          <w:rStyle w:val="CommentReference"/>
          <w:sz w:val="24"/>
          <w:szCs w:val="24"/>
        </w:rPr>
        <w:commentReference w:id="153"/>
      </w:r>
      <w:r w:rsidR="00B174B3">
        <w:t>with in-country experts</w:t>
      </w:r>
      <w:r w:rsidR="00823B6A">
        <w:t xml:space="preserve"> and stakeholders in the CRVS system</w:t>
      </w:r>
      <w:r w:rsidR="00B174B3">
        <w:t>.</w:t>
      </w:r>
    </w:p>
    <w:p w14:paraId="529EA456" w14:textId="77777777" w:rsidR="00FD1CFE" w:rsidRPr="001C63CD" w:rsidRDefault="00FD1CFE" w:rsidP="00397F27">
      <w:pPr>
        <w:pStyle w:val="Default"/>
      </w:pPr>
    </w:p>
    <w:p w14:paraId="6F4A2255" w14:textId="70B22AB8" w:rsidR="00FD1CFE" w:rsidRPr="001C63CD" w:rsidRDefault="00FD1CFE" w:rsidP="00397F27">
      <w:r w:rsidRPr="001C63CD">
        <w:t>NMC data use</w:t>
      </w:r>
      <w:r w:rsidR="004015B3" w:rsidRPr="001C63CD">
        <w:t xml:space="preserve"> for public health</w:t>
      </w:r>
    </w:p>
    <w:p w14:paraId="3556998A" w14:textId="36042A20" w:rsidR="0069630D" w:rsidRPr="00E038D2" w:rsidRDefault="00C87BEF" w:rsidP="00397F27">
      <w:r w:rsidRPr="001C63CD">
        <w:t xml:space="preserve">The NMC data </w:t>
      </w:r>
      <w:ins w:id="154" w:author="Leslie London" w:date="2026-03-21T11:11:00Z" w16du:dateUtc="2026-03-21T09:11:00Z">
        <w:r w:rsidR="00C551F8" w:rsidRPr="001C63CD">
          <w:t>on the endemicity of poisonings in SA</w:t>
        </w:r>
        <w:r w:rsidR="00C551F8" w:rsidRPr="001C63CD">
          <w:t xml:space="preserve"> </w:t>
        </w:r>
      </w:ins>
      <w:r w:rsidRPr="001C63CD">
        <w:t>was used to inform the MAC advisory</w:t>
      </w:r>
      <w:del w:id="155" w:author="Leslie London" w:date="2026-03-21T11:11:00Z" w16du:dateUtc="2026-03-21T09:11:00Z">
        <w:r w:rsidRPr="001C63CD" w:rsidDel="00C551F8">
          <w:delText xml:space="preserve"> </w:delText>
        </w:r>
      </w:del>
      <w:ins w:id="156" w:author="Leslie London" w:date="2026-03-21T11:11:00Z" w16du:dateUtc="2026-03-21T09:11:00Z">
        <w:r w:rsidR="00C551F8">
          <w:t xml:space="preserve">on </w:t>
        </w:r>
        <w:commentRangeStart w:id="157"/>
        <w:r w:rsidR="00C551F8">
          <w:t>Terubufos</w:t>
        </w:r>
      </w:ins>
      <w:commentRangeEnd w:id="157"/>
      <w:r w:rsidR="00C551F8" w:rsidRPr="001C63CD">
        <w:rPr>
          <w:rStyle w:val="CommentReference"/>
          <w:sz w:val="24"/>
          <w:szCs w:val="24"/>
        </w:rPr>
        <w:commentReference w:id="157"/>
      </w:r>
      <w:del w:id="158" w:author="Leslie London" w:date="2026-03-21T11:11:00Z" w16du:dateUtc="2026-03-21T09:11:00Z">
        <w:r w:rsidRPr="001C63CD" w:rsidDel="00C551F8">
          <w:delText>on the endemicity of poisonings in SA</w:delText>
        </w:r>
      </w:del>
      <w:r w:rsidRPr="001C63CD">
        <w:t>. Weekly reports were provided to the N</w:t>
      </w:r>
      <w:r w:rsidR="00395431" w:rsidRPr="001C63CD">
        <w:t xml:space="preserve">ational </w:t>
      </w:r>
      <w:r w:rsidR="004D5840" w:rsidRPr="001C63CD">
        <w:t xml:space="preserve">Joint </w:t>
      </w:r>
      <w:r w:rsidR="00117F3E" w:rsidRPr="001C63CD">
        <w:t>o</w:t>
      </w:r>
      <w:r w:rsidR="004D5840" w:rsidRPr="001C63CD">
        <w:t xml:space="preserve">perations and </w:t>
      </w:r>
      <w:r w:rsidR="00395431" w:rsidRPr="001C63CD">
        <w:t>Intelligence</w:t>
      </w:r>
      <w:r w:rsidR="004D5840" w:rsidRPr="001C63CD">
        <w:t xml:space="preserve"> Structure (NATJOINTS) to monitor poisoning events. </w:t>
      </w:r>
      <w:r w:rsidR="00604424">
        <w:t>T</w:t>
      </w:r>
      <w:r w:rsidR="00A17651">
        <w:t xml:space="preserve">he resulting assembly of </w:t>
      </w:r>
      <w:r w:rsidR="000470CB">
        <w:t xml:space="preserve">relevant data presented to </w:t>
      </w:r>
      <w:r w:rsidR="00306808">
        <w:t>government</w:t>
      </w:r>
      <w:r w:rsidR="000470CB">
        <w:t xml:space="preserve"> </w:t>
      </w:r>
      <w:r w:rsidR="00306808">
        <w:t>stakeholders</w:t>
      </w:r>
      <w:r w:rsidR="000470CB">
        <w:t xml:space="preserve"> and cabinet, </w:t>
      </w:r>
      <w:r w:rsidR="00B63A61">
        <w:t>contributed to</w:t>
      </w:r>
      <w:r w:rsidR="003722D2">
        <w:t xml:space="preserve"> the</w:t>
      </w:r>
      <w:r w:rsidR="00FA24AF">
        <w:t xml:space="preserve"> cabinet decision that </w:t>
      </w:r>
      <w:r w:rsidR="000470CB" w:rsidRPr="005438EB">
        <w:t>terbufos</w:t>
      </w:r>
      <w:r w:rsidR="000470CB">
        <w:t xml:space="preserve"> would be officially banned in South Africa</w:t>
      </w:r>
      <w:r w:rsidR="00B817F0">
        <w:t xml:space="preserve">. At the time of writing, official regulation has yet to be </w:t>
      </w:r>
      <w:r w:rsidR="00306808">
        <w:t>gazetted</w:t>
      </w:r>
      <w:r w:rsidR="000874A1">
        <w:t>.</w:t>
      </w:r>
      <w:r w:rsidR="00E16524">
        <w:t xml:space="preserve"> T</w:t>
      </w:r>
      <w:r w:rsidR="00E16524" w:rsidRPr="001C63CD">
        <w:t xml:space="preserve">he NMC was able to provide near-real time data to inform public health actions, however, data quality and representativeness remain areas for strengthening. </w:t>
      </w:r>
      <w:r w:rsidR="000874A1">
        <w:t xml:space="preserve"> </w:t>
      </w:r>
      <w:commentRangeStart w:id="159"/>
      <w:commentRangeStart w:id="160"/>
      <w:r w:rsidR="000874A1">
        <w:t>To</w:t>
      </w:r>
      <w:r w:rsidR="0084275A">
        <w:t xml:space="preserve"> furt</w:t>
      </w:r>
      <w:r w:rsidR="00C20E99">
        <w:t>h</w:t>
      </w:r>
      <w:r w:rsidR="0084275A">
        <w:t>er</w:t>
      </w:r>
      <w:r w:rsidR="000874A1">
        <w:t xml:space="preserve"> improve surveillance for action,</w:t>
      </w:r>
      <w:r w:rsidRPr="001C63CD">
        <w:t xml:space="preserve"> there is a pilot of an electronic Medical </w:t>
      </w:r>
      <w:r w:rsidR="00E038D2">
        <w:t xml:space="preserve">Certification of </w:t>
      </w:r>
      <w:r w:rsidRPr="001C63CD">
        <w:t>Cause of Death</w:t>
      </w:r>
      <w:r w:rsidR="00E038D2">
        <w:t xml:space="preserve"> (eMCCD)</w:t>
      </w:r>
      <w:r w:rsidRPr="001C63CD">
        <w:t xml:space="preserve"> system currently being rolled out in SA by the National Department of Health.</w:t>
      </w:r>
      <w:bookmarkStart w:id="161" w:name="_Toc205277251"/>
      <w:commentRangeEnd w:id="159"/>
      <w:r w:rsidR="00AA39E0" w:rsidRPr="00E038D2">
        <w:rPr>
          <w:rStyle w:val="CommentReference"/>
          <w:sz w:val="24"/>
          <w:szCs w:val="24"/>
        </w:rPr>
        <w:commentReference w:id="159"/>
      </w:r>
      <w:commentRangeEnd w:id="160"/>
      <w:r w:rsidR="00C20E99" w:rsidRPr="00E038D2">
        <w:rPr>
          <w:rStyle w:val="CommentReference"/>
          <w:sz w:val="24"/>
          <w:szCs w:val="24"/>
        </w:rPr>
        <w:commentReference w:id="160"/>
      </w:r>
    </w:p>
    <w:p w14:paraId="1431FE13" w14:textId="1241C698" w:rsidR="00921877" w:rsidRDefault="0045071B" w:rsidP="00397F27">
      <w:pPr>
        <w:pStyle w:val="Heading1"/>
      </w:pPr>
      <w:r w:rsidRPr="001C63CD">
        <w:t>Conclusion</w:t>
      </w:r>
      <w:bookmarkEnd w:id="161"/>
    </w:p>
    <w:p w14:paraId="4ED28F1D" w14:textId="3EBA5051" w:rsidR="006D7E6D" w:rsidRPr="006D7E6D" w:rsidRDefault="006D7E6D" w:rsidP="00397F27">
      <w:pPr>
        <w:rPr>
          <w:lang w:val="en-GB"/>
        </w:rPr>
      </w:pPr>
      <w:r>
        <w:rPr>
          <w:lang w:val="en-GB"/>
        </w:rPr>
        <w:t>(113 words)</w:t>
      </w:r>
    </w:p>
    <w:p w14:paraId="52028C6A" w14:textId="7B318843" w:rsidR="0045071B" w:rsidRPr="001C63CD" w:rsidRDefault="000874A1" w:rsidP="00397F27">
      <w:pPr>
        <w:pStyle w:val="Default"/>
        <w:rPr>
          <w:b/>
          <w:bCs/>
        </w:rPr>
      </w:pPr>
      <w:r>
        <w:t xml:space="preserve">Pesticide poisoning </w:t>
      </w:r>
      <w:del w:id="162" w:author="Leslie London" w:date="2026-03-21T11:14:00Z" w16du:dateUtc="2026-03-21T09:14:00Z">
        <w:r w:rsidDel="00C551F8">
          <w:delText>(</w:delText>
        </w:r>
        <w:r w:rsidRPr="00397F27" w:rsidDel="00C551F8">
          <w:delText xml:space="preserve">or </w:delText>
        </w:r>
        <w:commentRangeStart w:id="163"/>
        <w:r w:rsidR="0045071B" w:rsidRPr="00397F27" w:rsidDel="00C551F8">
          <w:delText>Agricultural and stock-remedy poisoning</w:delText>
        </w:r>
      </w:del>
      <w:commentRangeEnd w:id="163"/>
      <w:r w:rsidR="003D50FD" w:rsidRPr="00397F27">
        <w:rPr>
          <w:rStyle w:val="CommentReference"/>
          <w:sz w:val="24"/>
          <w:szCs w:val="20"/>
        </w:rPr>
        <w:commentReference w:id="163"/>
      </w:r>
      <w:del w:id="164" w:author="Leslie London" w:date="2026-03-21T11:14:00Z" w16du:dateUtc="2026-03-21T09:14:00Z">
        <w:r w:rsidRPr="00397F27" w:rsidDel="00C551F8">
          <w:delText>)</w:delText>
        </w:r>
      </w:del>
      <w:r w:rsidR="0045071B" w:rsidRPr="00397F27">
        <w:t xml:space="preserve"> is endemic in South Africa, </w:t>
      </w:r>
      <w:ins w:id="165" w:author="Leslie London" w:date="2026-03-21T11:17:00Z" w16du:dateUtc="2026-03-21T09:17:00Z">
        <w:r w:rsidR="00C12269">
          <w:t xml:space="preserve">notwithstanding recent </w:t>
        </w:r>
      </w:ins>
      <w:del w:id="166" w:author="Leslie London" w:date="2026-03-21T11:17:00Z" w16du:dateUtc="2026-03-21T09:17:00Z">
        <w:r w:rsidR="0045071B" w:rsidRPr="00397F27" w:rsidDel="00C12269">
          <w:delText xml:space="preserve">with new </w:delText>
        </w:r>
      </w:del>
      <w:r w:rsidR="0045071B" w:rsidRPr="00397F27">
        <w:t xml:space="preserve">media </w:t>
      </w:r>
      <w:del w:id="167" w:author="Leslie London" w:date="2026-03-21T11:17:00Z" w16du:dateUtc="2026-03-21T09:17:00Z">
        <w:r w:rsidR="0045071B" w:rsidRPr="00397F27" w:rsidDel="00C12269">
          <w:delText xml:space="preserve">and strong government </w:delText>
        </w:r>
      </w:del>
      <w:r w:rsidR="0045071B" w:rsidRPr="00397F27">
        <w:t>attention</w:t>
      </w:r>
      <w:ins w:id="168" w:author="Leslie London" w:date="2026-03-21T11:17:00Z" w16du:dateUtc="2026-03-21T09:17:00Z">
        <w:r w:rsidR="00C12269" w:rsidRPr="00C12269">
          <w:t xml:space="preserve"> </w:t>
        </w:r>
        <w:r w:rsidR="00C12269" w:rsidRPr="00397F27">
          <w:t>and strong government</w:t>
        </w:r>
      </w:ins>
      <w:ins w:id="169" w:author="Leslie London" w:date="2026-03-21T11:18:00Z" w16du:dateUtc="2026-03-21T09:18:00Z">
        <w:r w:rsidR="00C12269">
          <w:t xml:space="preserve"> responses</w:t>
        </w:r>
      </w:ins>
      <w:r w:rsidR="0045071B" w:rsidRPr="00397F27">
        <w:t xml:space="preserve">. Teenage females (15–19 years) are disproportionately affected </w:t>
      </w:r>
      <w:commentRangeStart w:id="170"/>
      <w:r w:rsidR="0045071B" w:rsidRPr="00397F27">
        <w:t>compared to male</w:t>
      </w:r>
      <w:r w:rsidR="00301D40" w:rsidRPr="00397F27">
        <w:t>s</w:t>
      </w:r>
      <w:commentRangeEnd w:id="170"/>
      <w:r w:rsidR="00C12269" w:rsidRPr="00397F27">
        <w:rPr>
          <w:rStyle w:val="CommentReference"/>
          <w:sz w:val="24"/>
          <w:szCs w:val="20"/>
        </w:rPr>
        <w:commentReference w:id="170"/>
      </w:r>
      <w:r w:rsidR="0045071B" w:rsidRPr="00397F27">
        <w:t>-likely reflecting self-harm practices.</w:t>
      </w:r>
      <w:r w:rsidR="00301D40" w:rsidRPr="00397F27">
        <w:t xml:space="preserve"> In addition, </w:t>
      </w:r>
      <w:del w:id="171" w:author="Leslie London" w:date="2026-03-21T11:15:00Z" w16du:dateUtc="2026-03-21T09:15:00Z">
        <w:r w:rsidR="00301D40" w:rsidRPr="00397F27" w:rsidDel="00D10E7F">
          <w:delText>children</w:delText>
        </w:r>
        <w:r w:rsidR="00DB3DD3" w:rsidRPr="00397F27" w:rsidDel="00D10E7F">
          <w:delText xml:space="preserve"> </w:delText>
        </w:r>
      </w:del>
      <w:ins w:id="172" w:author="Leslie London" w:date="2026-03-21T11:15:00Z" w16du:dateUtc="2026-03-21T09:15:00Z">
        <w:r w:rsidR="00D10E7F">
          <w:t>infants</w:t>
        </w:r>
        <w:r w:rsidR="00D10E7F" w:rsidRPr="00397F27">
          <w:t xml:space="preserve"> </w:t>
        </w:r>
      </w:ins>
      <w:r w:rsidR="00DB3DD3" w:rsidRPr="00397F27">
        <w:t>(&lt;1 year)</w:t>
      </w:r>
      <w:r w:rsidR="00301D40" w:rsidRPr="00397F27">
        <w:t xml:space="preserve"> </w:t>
      </w:r>
      <w:r w:rsidR="00100E4D" w:rsidRPr="00397F27">
        <w:t xml:space="preserve">have a high rate of notification </w:t>
      </w:r>
      <w:r w:rsidR="00DB3DD3" w:rsidRPr="00397F27">
        <w:t xml:space="preserve">among both </w:t>
      </w:r>
      <w:r w:rsidR="007B3BFD" w:rsidRPr="00397F27">
        <w:t>sexes</w:t>
      </w:r>
      <w:r w:rsidR="00DB3DD3" w:rsidRPr="00397F27">
        <w:t>.</w:t>
      </w:r>
      <w:r w:rsidR="0045071B" w:rsidRPr="00397F27">
        <w:t xml:space="preserve"> Our findings </w:t>
      </w:r>
      <w:del w:id="173" w:author="Leslie London" w:date="2026-03-21T11:18:00Z" w16du:dateUtc="2026-03-21T09:18:00Z">
        <w:r w:rsidR="0045071B" w:rsidRPr="00397F27" w:rsidDel="00C12269">
          <w:delText xml:space="preserve">recommend </w:delText>
        </w:r>
      </w:del>
      <w:ins w:id="174" w:author="Leslie London" w:date="2026-03-21T11:18:00Z" w16du:dateUtc="2026-03-21T09:18:00Z">
        <w:r w:rsidR="00C12269">
          <w:t>suggest</w:t>
        </w:r>
        <w:r w:rsidR="00C12269" w:rsidRPr="00397F27">
          <w:t xml:space="preserve"> </w:t>
        </w:r>
      </w:ins>
      <w:r w:rsidR="0045071B" w:rsidRPr="00397F27">
        <w:t>the urgent need for real-time, laboratory-linked</w:t>
      </w:r>
      <w:r w:rsidR="0045071B" w:rsidRPr="001C63CD">
        <w:t xml:space="preserve"> notification that collects information on the circumstances</w:t>
      </w:r>
      <w:r>
        <w:t>,</w:t>
      </w:r>
      <w:r w:rsidR="0045071B" w:rsidRPr="001C63CD">
        <w:t xml:space="preserve"> chemical agent and environmental investigation. </w:t>
      </w:r>
      <w:ins w:id="175" w:author="Leslie London" w:date="2026-03-21T11:16:00Z" w16du:dateUtc="2026-03-21T09:16:00Z">
        <w:r w:rsidR="00D10E7F">
          <w:t>Improved notifications of cases</w:t>
        </w:r>
      </w:ins>
      <w:ins w:id="176" w:author="Leslie London" w:date="2026-03-21T11:18:00Z" w16du:dateUtc="2026-03-21T09:18:00Z">
        <w:r w:rsidR="00C12269">
          <w:t>, integrated</w:t>
        </w:r>
      </w:ins>
      <w:ins w:id="177" w:author="Leslie London" w:date="2026-03-21T11:16:00Z" w16du:dateUtc="2026-03-21T09:16:00Z">
        <w:r w:rsidR="00D10E7F">
          <w:t xml:space="preserve"> across all databases</w:t>
        </w:r>
      </w:ins>
      <w:ins w:id="178" w:author="Leslie London" w:date="2026-03-21T11:19:00Z" w16du:dateUtc="2026-03-21T09:19:00Z">
        <w:r w:rsidR="00C12269">
          <w:t>,</w:t>
        </w:r>
      </w:ins>
      <w:ins w:id="179" w:author="Leslie London" w:date="2026-03-21T11:16:00Z" w16du:dateUtc="2026-03-21T09:16:00Z">
        <w:r w:rsidR="00D10E7F">
          <w:t xml:space="preserve"> </w:t>
        </w:r>
        <w:commentRangeStart w:id="180"/>
        <w:r w:rsidR="00D10E7F">
          <w:t xml:space="preserve">should be supplemented by </w:t>
        </w:r>
      </w:ins>
      <w:del w:id="181" w:author="Leslie London" w:date="2026-03-21T11:16:00Z" w16du:dateUtc="2026-03-21T09:16:00Z">
        <w:r w:rsidR="001C03C5" w:rsidDel="00D10E7F">
          <w:delText>In addition</w:delText>
        </w:r>
        <w:r w:rsidR="000E7015" w:rsidDel="00D10E7F">
          <w:delText>,</w:delText>
        </w:r>
        <w:r w:rsidR="001C03C5" w:rsidDel="00D10E7F">
          <w:delText xml:space="preserve"> mortality surveillance </w:delText>
        </w:r>
        <w:r w:rsidDel="00D10E7F">
          <w:delText>must</w:delText>
        </w:r>
        <w:r w:rsidR="001C03C5" w:rsidDel="00D10E7F">
          <w:delText xml:space="preserve"> be strengthened by </w:delText>
        </w:r>
      </w:del>
      <w:r w:rsidR="001C03C5">
        <w:t>accurate</w:t>
      </w:r>
      <w:del w:id="182" w:author="Leslie London" w:date="2026-03-21T11:16:00Z" w16du:dateUtc="2026-03-21T09:16:00Z">
        <w:r w:rsidR="001C03C5" w:rsidDel="00D10E7F">
          <w:delText>ly</w:delText>
        </w:r>
      </w:del>
      <w:r w:rsidR="001C03C5">
        <w:t xml:space="preserve"> </w:t>
      </w:r>
      <w:r w:rsidR="000E7015">
        <w:t>identif</w:t>
      </w:r>
      <w:ins w:id="183" w:author="Leslie London" w:date="2026-03-21T11:17:00Z" w16du:dateUtc="2026-03-21T09:17:00Z">
        <w:r w:rsidR="00D10E7F">
          <w:t>ication of</w:t>
        </w:r>
      </w:ins>
      <w:del w:id="184" w:author="Leslie London" w:date="2026-03-21T11:17:00Z" w16du:dateUtc="2026-03-21T09:17:00Z">
        <w:r w:rsidR="000E7015" w:rsidDel="00D10E7F">
          <w:delText>ying</w:delText>
        </w:r>
      </w:del>
      <w:r w:rsidR="001C03C5">
        <w:t xml:space="preserve"> the </w:t>
      </w:r>
      <w:r w:rsidR="000A4AA3" w:rsidRPr="000A4AA3">
        <w:rPr>
          <w:i/>
          <w:iCs/>
        </w:rPr>
        <w:t>underlying-cause-of-death</w:t>
      </w:r>
      <w:r w:rsidR="001C03C5">
        <w:t xml:space="preserve"> in near real-time</w:t>
      </w:r>
      <w:ins w:id="185" w:author="Leslie London" w:date="2026-03-21T11:17:00Z" w16du:dateUtc="2026-03-21T09:17:00Z">
        <w:r w:rsidR="00D10E7F">
          <w:t xml:space="preserve"> in </w:t>
        </w:r>
        <w:r w:rsidR="00D10E7F">
          <w:t xml:space="preserve">mortality surveillance </w:t>
        </w:r>
        <w:r w:rsidR="00D10E7F">
          <w:t>systems</w:t>
        </w:r>
      </w:ins>
      <w:r w:rsidR="001C03C5">
        <w:t xml:space="preserve">. </w:t>
      </w:r>
      <w:commentRangeEnd w:id="180"/>
      <w:r w:rsidR="00C12269">
        <w:rPr>
          <w:rStyle w:val="CommentReference"/>
          <w:sz w:val="24"/>
          <w:szCs w:val="20"/>
        </w:rPr>
        <w:commentReference w:id="180"/>
      </w:r>
      <w:r>
        <w:t>Improved</w:t>
      </w:r>
      <w:r w:rsidR="0045071B" w:rsidRPr="001C63CD">
        <w:t xml:space="preserve"> surveillance systems will enable rapid detection of emerging poisoning clusters and support targeted prevention. Prioritizing these actions can turn political will into measurable reductions in poisoning-related morbidity and mortality</w:t>
      </w:r>
      <w:r>
        <w:t>.</w:t>
      </w:r>
    </w:p>
    <w:p w14:paraId="55C2EA4D" w14:textId="77777777" w:rsidR="004015B3" w:rsidRPr="001C63CD" w:rsidRDefault="004015B3" w:rsidP="00397F27">
      <w:pPr>
        <w:rPr>
          <w:rFonts w:eastAsiaTheme="minorHAnsi"/>
          <w:color w:val="000000"/>
          <w:lang w:eastAsia="en-US"/>
        </w:rPr>
      </w:pPr>
      <w:r w:rsidRPr="001C63CD">
        <w:br w:type="page"/>
      </w:r>
    </w:p>
    <w:p w14:paraId="35019905" w14:textId="7E1DBC04" w:rsidR="4A5D744D" w:rsidRPr="001C63CD" w:rsidRDefault="4A5D744D" w:rsidP="00397F27">
      <w:pPr>
        <w:pStyle w:val="Heading1"/>
      </w:pPr>
      <w:bookmarkStart w:id="186" w:name="_Toc205277252"/>
      <w:r w:rsidRPr="001C63CD">
        <w:lastRenderedPageBreak/>
        <w:t>Acknowledgments</w:t>
      </w:r>
      <w:bookmarkEnd w:id="186"/>
    </w:p>
    <w:p w14:paraId="608AADF7" w14:textId="617BD3CC" w:rsidR="4A5D744D" w:rsidRPr="001C63CD" w:rsidRDefault="4A5D744D" w:rsidP="00397F27">
      <w:pPr>
        <w:pStyle w:val="Default"/>
      </w:pPr>
      <w:r w:rsidRPr="001C63CD">
        <w:t>We acknowledge the Division of Public Health, Surveillance, and Response, NICD/National Health Laboratory Service, for their oversight of the NMCss, from which we extracted the reported data. This acknowledgment extends to individuals such as Ms. Mabore Morifi, the NICD Information Technology team (Mr. Gloseije Bazolana</w:t>
      </w:r>
      <w:r w:rsidR="000D6098">
        <w:t xml:space="preserve">, </w:t>
      </w:r>
      <w:r w:rsidRPr="001C63CD">
        <w:t>Mr. Jimmy Khoza</w:t>
      </w:r>
      <w:r w:rsidR="000D6098">
        <w:t xml:space="preserve"> and Dr Trevor Bell</w:t>
      </w:r>
      <w:r w:rsidRPr="001C63CD">
        <w:t>), provincial NMC nurses and coordinators,</w:t>
      </w:r>
      <w:r w:rsidR="00907384" w:rsidRPr="001C63CD">
        <w:t xml:space="preserve"> the NHLS chemical laboratory, </w:t>
      </w:r>
      <w:r w:rsidR="00691C33" w:rsidRPr="001C63CD">
        <w:t xml:space="preserve">the </w:t>
      </w:r>
      <w:r w:rsidR="00691C33">
        <w:t>M</w:t>
      </w:r>
      <w:r w:rsidR="00691C33" w:rsidRPr="001C63CD">
        <w:t xml:space="preserve">inisterial </w:t>
      </w:r>
      <w:r w:rsidR="00691C33">
        <w:t>A</w:t>
      </w:r>
      <w:r w:rsidR="00691C33" w:rsidRPr="001C63CD">
        <w:t xml:space="preserve">dvisory </w:t>
      </w:r>
      <w:r w:rsidR="00691C33">
        <w:t>C</w:t>
      </w:r>
      <w:r w:rsidR="00691C33" w:rsidRPr="001C63CD">
        <w:t>o</w:t>
      </w:r>
      <w:r w:rsidR="00691C33">
        <w:t>m</w:t>
      </w:r>
      <w:r w:rsidR="00691C33" w:rsidRPr="001C63CD">
        <w:t xml:space="preserve">mittee on </w:t>
      </w:r>
      <w:r w:rsidR="00691C33">
        <w:t>F</w:t>
      </w:r>
      <w:r w:rsidR="00691C33" w:rsidRPr="001C63CD">
        <w:t xml:space="preserve">oodborne </w:t>
      </w:r>
      <w:r w:rsidR="00691C33">
        <w:t>I</w:t>
      </w:r>
      <w:r w:rsidR="00691C33" w:rsidRPr="001C63CD">
        <w:t>llness</w:t>
      </w:r>
      <w:r w:rsidR="00691C33">
        <w:t>es</w:t>
      </w:r>
      <w:r w:rsidR="00691C33" w:rsidRPr="001C63CD">
        <w:t xml:space="preserve"> and the Poison </w:t>
      </w:r>
      <w:r w:rsidR="00691C33">
        <w:t>I</w:t>
      </w:r>
      <w:r w:rsidR="00691C33" w:rsidRPr="001C63CD">
        <w:t xml:space="preserve">nformation </w:t>
      </w:r>
      <w:r w:rsidR="00691C33">
        <w:t>H</w:t>
      </w:r>
      <w:r w:rsidR="00691C33" w:rsidRPr="001C63CD">
        <w:t xml:space="preserve">elpline, </w:t>
      </w:r>
      <w:r w:rsidRPr="001C63CD">
        <w:t>and all healthcare workers who contribute by notifying</w:t>
      </w:r>
      <w:r w:rsidR="00907384" w:rsidRPr="001C63CD">
        <w:t>, investigating and treating people with acute</w:t>
      </w:r>
      <w:r w:rsidRPr="001C63CD">
        <w:t xml:space="preserve"> poisoning</w:t>
      </w:r>
      <w:r w:rsidR="00907384" w:rsidRPr="001C63CD">
        <w:t xml:space="preserve">. </w:t>
      </w:r>
    </w:p>
    <w:p w14:paraId="1CB7077A" w14:textId="6F0DD62D" w:rsidR="4A5D744D" w:rsidRPr="001C63CD" w:rsidRDefault="4A5D744D" w:rsidP="00397F27">
      <w:pPr>
        <w:pStyle w:val="Default"/>
      </w:pPr>
    </w:p>
    <w:p w14:paraId="4E01DE09" w14:textId="05085A26" w:rsidR="4A5D744D" w:rsidRPr="001C63CD" w:rsidRDefault="4A5D744D" w:rsidP="00397F27">
      <w:pPr>
        <w:pStyle w:val="Heading1"/>
      </w:pPr>
      <w:bookmarkStart w:id="187" w:name="_Toc205277253"/>
      <w:r w:rsidRPr="001C63CD">
        <w:t>Conflict of Interest</w:t>
      </w:r>
      <w:bookmarkEnd w:id="187"/>
    </w:p>
    <w:p w14:paraId="0D61B485" w14:textId="69567221" w:rsidR="4A5D744D" w:rsidRPr="001C63CD" w:rsidRDefault="4A5D744D" w:rsidP="00397F27">
      <w:pPr>
        <w:pStyle w:val="Default"/>
        <w:rPr>
          <w:b/>
          <w:bCs/>
        </w:rPr>
      </w:pPr>
      <w:r w:rsidRPr="001C63CD">
        <w:t xml:space="preserve">There is </w:t>
      </w:r>
      <w:commentRangeStart w:id="188"/>
      <w:r w:rsidRPr="001C63CD">
        <w:t>no conflict of interest for all authors</w:t>
      </w:r>
      <w:commentRangeEnd w:id="188"/>
      <w:r w:rsidR="00C12269" w:rsidRPr="001C63CD">
        <w:rPr>
          <w:rStyle w:val="CommentReference"/>
          <w:b/>
          <w:bCs/>
          <w:sz w:val="24"/>
          <w:szCs w:val="20"/>
        </w:rPr>
        <w:commentReference w:id="188"/>
      </w:r>
      <w:r w:rsidRPr="001C63CD">
        <w:rPr>
          <w:b/>
          <w:bCs/>
        </w:rPr>
        <w:t xml:space="preserve">. </w:t>
      </w:r>
    </w:p>
    <w:p w14:paraId="53E6CA64" w14:textId="77777777" w:rsidR="4A5D744D" w:rsidRPr="001C63CD" w:rsidRDefault="4A5D744D" w:rsidP="00397F27">
      <w:pPr>
        <w:pStyle w:val="Default"/>
      </w:pPr>
    </w:p>
    <w:p w14:paraId="79964EA3" w14:textId="7C93C19E" w:rsidR="4A5D744D" w:rsidRPr="001C63CD" w:rsidRDefault="4A5D744D" w:rsidP="00397F27">
      <w:pPr>
        <w:pStyle w:val="Heading1"/>
      </w:pPr>
      <w:bookmarkStart w:id="189" w:name="_Toc205277254"/>
      <w:r w:rsidRPr="001C63CD">
        <w:t>Author Contributions</w:t>
      </w:r>
      <w:bookmarkEnd w:id="189"/>
      <w:r w:rsidRPr="001C63CD">
        <w:t xml:space="preserve"> </w:t>
      </w:r>
    </w:p>
    <w:p w14:paraId="6C482C0A" w14:textId="17B2CD0D" w:rsidR="4A5D744D" w:rsidRPr="001C63CD" w:rsidRDefault="00BA1F29" w:rsidP="00397F27">
      <w:pPr>
        <w:pStyle w:val="Default"/>
      </w:pPr>
      <w:r w:rsidRPr="001C63CD">
        <w:t>BB</w:t>
      </w:r>
      <w:r w:rsidR="00C20A40">
        <w:t xml:space="preserve">, </w:t>
      </w:r>
      <w:r w:rsidRPr="001C63CD">
        <w:t>writing and analysis</w:t>
      </w:r>
    </w:p>
    <w:p w14:paraId="7BF59213" w14:textId="4B5F316A" w:rsidR="00BA1F29" w:rsidRPr="001C63CD" w:rsidRDefault="00BA1F29" w:rsidP="00397F27">
      <w:pPr>
        <w:pStyle w:val="Default"/>
      </w:pPr>
      <w:r w:rsidRPr="001C63CD">
        <w:t>LK</w:t>
      </w:r>
      <w:r w:rsidR="00EB0E1B">
        <w:t>,</w:t>
      </w:r>
      <w:r w:rsidRPr="001C63CD">
        <w:t xml:space="preserve"> inception, writing</w:t>
      </w:r>
    </w:p>
    <w:p w14:paraId="5C3869A2" w14:textId="05FB803C" w:rsidR="00BA1F29" w:rsidRPr="001C63CD" w:rsidRDefault="00BA1F29" w:rsidP="00397F27">
      <w:pPr>
        <w:pStyle w:val="Default"/>
      </w:pPr>
      <w:r w:rsidRPr="001C63CD">
        <w:t>MM</w:t>
      </w:r>
      <w:r w:rsidR="00EB0E1B">
        <w:t>,</w:t>
      </w:r>
      <w:r w:rsidRPr="001C63CD">
        <w:t xml:space="preserve"> inception, writing </w:t>
      </w:r>
    </w:p>
    <w:p w14:paraId="5F7B0037" w14:textId="30EBE228" w:rsidR="00BA1F29" w:rsidRDefault="00BA1F29" w:rsidP="00397F27">
      <w:pPr>
        <w:pStyle w:val="Default"/>
      </w:pPr>
      <w:r w:rsidRPr="001C63CD">
        <w:t>CS</w:t>
      </w:r>
      <w:r w:rsidR="00EB0E1B">
        <w:t>,</w:t>
      </w:r>
      <w:r w:rsidRPr="001C63CD">
        <w:t xml:space="preserve"> inception, writing</w:t>
      </w:r>
    </w:p>
    <w:p w14:paraId="52BFA7F2" w14:textId="6BCD6F95" w:rsidR="00E471EC" w:rsidRDefault="00E471EC" w:rsidP="00397F27">
      <w:pPr>
        <w:pStyle w:val="Default"/>
      </w:pPr>
      <w:r>
        <w:t xml:space="preserve">LL, commented on </w:t>
      </w:r>
      <w:r w:rsidR="00EB0E1B">
        <w:t>writing</w:t>
      </w:r>
    </w:p>
    <w:p w14:paraId="7DBA62F5" w14:textId="03C6B162" w:rsidR="00EB0E1B" w:rsidRDefault="0035662D" w:rsidP="00397F27">
      <w:pPr>
        <w:pStyle w:val="Default"/>
      </w:pPr>
      <w:r>
        <w:t>JR</w:t>
      </w:r>
      <w:r w:rsidR="00EB0E1B">
        <w:t>, commented on writing</w:t>
      </w:r>
    </w:p>
    <w:p w14:paraId="74CE7027" w14:textId="14398545" w:rsidR="00646D3D" w:rsidRPr="001C63CD" w:rsidRDefault="00646D3D" w:rsidP="00397F27">
      <w:pPr>
        <w:pStyle w:val="Default"/>
      </w:pPr>
      <w:r>
        <w:t>MP</w:t>
      </w:r>
      <w:r w:rsidR="00EB0E1B">
        <w:t>,</w:t>
      </w:r>
      <w:r>
        <w:t xml:space="preserve"> commented on writing and analysis</w:t>
      </w:r>
    </w:p>
    <w:p w14:paraId="185284E1" w14:textId="77777777" w:rsidR="00BA1F29" w:rsidRPr="001C63CD" w:rsidRDefault="00BA1F29" w:rsidP="00397F27">
      <w:pPr>
        <w:pStyle w:val="Default"/>
      </w:pPr>
    </w:p>
    <w:p w14:paraId="4D49FD64" w14:textId="3E015B33" w:rsidR="4A5D744D" w:rsidRPr="001C63CD" w:rsidRDefault="4A5D744D" w:rsidP="00397F27">
      <w:pPr>
        <w:pStyle w:val="Heading1"/>
      </w:pPr>
      <w:bookmarkStart w:id="190" w:name="_Toc205277255"/>
      <w:r w:rsidRPr="001C63CD">
        <w:t>Funding sources</w:t>
      </w:r>
      <w:bookmarkEnd w:id="190"/>
    </w:p>
    <w:p w14:paraId="28646749" w14:textId="6CEAE4DF" w:rsidR="4A5D744D" w:rsidRPr="001C63CD" w:rsidRDefault="00B579ED" w:rsidP="00397F27">
      <w:pPr>
        <w:pStyle w:val="Default"/>
      </w:pPr>
      <w:r>
        <w:t>No external funding was received for this study. Institutional resources were used.</w:t>
      </w:r>
    </w:p>
    <w:p w14:paraId="129C4C50" w14:textId="77777777" w:rsidR="4A5D744D" w:rsidRPr="001C63CD" w:rsidRDefault="4A5D744D" w:rsidP="00397F27"/>
    <w:p w14:paraId="07A20003" w14:textId="77777777" w:rsidR="005B78F9" w:rsidRPr="001C63CD" w:rsidRDefault="005B78F9" w:rsidP="00397F27">
      <w:r w:rsidRPr="001C63CD">
        <w:br w:type="page"/>
      </w:r>
    </w:p>
    <w:p w14:paraId="708ECF65" w14:textId="4CC7FF31" w:rsidR="004962A4" w:rsidRPr="001C63CD" w:rsidRDefault="004962A4" w:rsidP="00397F27">
      <w:pPr>
        <w:pStyle w:val="Heading1"/>
      </w:pPr>
      <w:bookmarkStart w:id="191" w:name="_Toc205277256"/>
      <w:r w:rsidRPr="001C63CD">
        <w:lastRenderedPageBreak/>
        <w:t>References</w:t>
      </w:r>
      <w:bookmarkEnd w:id="191"/>
    </w:p>
    <w:p w14:paraId="769394E3" w14:textId="77777777" w:rsidR="000902E4" w:rsidRPr="000902E4" w:rsidRDefault="004962A4" w:rsidP="00397F27">
      <w:pPr>
        <w:pStyle w:val="Bibliography"/>
        <w:rPr>
          <w:rFonts w:eastAsiaTheme="minorHAnsi"/>
          <w:lang w:val="en-GB" w:eastAsia="en-US"/>
        </w:rPr>
      </w:pPr>
      <w:r w:rsidRPr="001C63CD">
        <w:fldChar w:fldCharType="begin"/>
      </w:r>
      <w:r w:rsidR="00FD6C34">
        <w:instrText xml:space="preserve"> ADDIN ZOTERO_BIBL {"uncited":[],"omitted":[],"custom":[]} CSL_BIBLIOGRAPHY </w:instrText>
      </w:r>
      <w:r w:rsidRPr="001C63CD">
        <w:fldChar w:fldCharType="separate"/>
      </w:r>
      <w:r w:rsidR="000902E4" w:rsidRPr="000902E4">
        <w:rPr>
          <w:rFonts w:eastAsiaTheme="minorHAnsi"/>
          <w:lang w:val="en-GB" w:eastAsia="en-US"/>
        </w:rPr>
        <w:t>1.</w:t>
      </w:r>
      <w:r w:rsidR="000902E4" w:rsidRPr="000902E4">
        <w:rPr>
          <w:rFonts w:eastAsiaTheme="minorHAnsi"/>
          <w:lang w:val="en-GB" w:eastAsia="en-US"/>
        </w:rPr>
        <w:tab/>
        <w:t>FAO and WHO. Detoxifying agriculture and health from highly hazardous pesticides - A call for action [Internet]. FAO and WHO; 2019. Available from: https://www.who.int/publications/i/item/9789241517065</w:t>
      </w:r>
    </w:p>
    <w:p w14:paraId="16C3B1D1"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2.</w:t>
      </w:r>
      <w:r w:rsidRPr="000902E4">
        <w:rPr>
          <w:rFonts w:eastAsiaTheme="minorHAnsi"/>
          <w:lang w:val="en-GB" w:eastAsia="en-US"/>
        </w:rPr>
        <w:tab/>
        <w:t xml:space="preserve">London L. Challenges for improving surveillance for pesticide poisoning: policy implications for developing countries. Int J Epidemiol. 2001 June 1;30(3):564–70. </w:t>
      </w:r>
    </w:p>
    <w:p w14:paraId="6C89613C"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3.</w:t>
      </w:r>
      <w:r w:rsidRPr="000902E4">
        <w:rPr>
          <w:rFonts w:eastAsiaTheme="minorHAnsi"/>
          <w:lang w:val="en-GB" w:eastAsia="en-US"/>
        </w:rPr>
        <w:tab/>
        <w:t>ADOPTION OF PESTICIDE MANAGEMENT POLICY FOR SOUTH AFRICA [Internet]. Government Gazzette; 2010 [cited 2025 Sept 23]. Available from: https://www.gov.za/sites/default/files/gcis_document/201409/338991120.pdf</w:t>
      </w:r>
    </w:p>
    <w:p w14:paraId="6D64317B"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4.</w:t>
      </w:r>
      <w:r w:rsidRPr="000902E4">
        <w:rPr>
          <w:rFonts w:eastAsiaTheme="minorHAnsi"/>
          <w:lang w:val="en-GB" w:eastAsia="en-US"/>
        </w:rPr>
        <w:tab/>
        <w:t xml:space="preserve">Rother HA. Pesticide vendors in the informal sector: Trading health for income. NEW Solut J Environ Occup Health Policy. 2016;26(2):241–52. </w:t>
      </w:r>
    </w:p>
    <w:p w14:paraId="37CB3119"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5.</w:t>
      </w:r>
      <w:r w:rsidRPr="000902E4">
        <w:rPr>
          <w:rFonts w:eastAsiaTheme="minorHAnsi"/>
          <w:lang w:val="en-GB" w:eastAsia="en-US"/>
        </w:rPr>
        <w:tab/>
        <w:t xml:space="preserve">Godsmark CN, Rother HA. Part of the solution–an engaged scholarship approach for the sustainable reduction of street pesticides and poisonings. Glob Public Health. 2019;14(10):1535–45. </w:t>
      </w:r>
    </w:p>
    <w:p w14:paraId="092757D7"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6.</w:t>
      </w:r>
      <w:r w:rsidRPr="000902E4">
        <w:rPr>
          <w:rFonts w:eastAsiaTheme="minorHAnsi"/>
          <w:lang w:val="en-GB" w:eastAsia="en-US"/>
        </w:rPr>
        <w:tab/>
        <w:t xml:space="preserve">Prinsloo M, Bradshaw D, Joubert J, Matzopoulos R, Groenewald P. South Africa’s vital statistics are currently not suitable for monitoring progress towards injury and violence Sustainable Development Goals. S Afr Med J. 2017 May;107(6):470. </w:t>
      </w:r>
    </w:p>
    <w:p w14:paraId="456178B8"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7.</w:t>
      </w:r>
      <w:r w:rsidRPr="000902E4">
        <w:rPr>
          <w:rFonts w:eastAsiaTheme="minorHAnsi"/>
          <w:lang w:val="en-GB" w:eastAsia="en-US"/>
        </w:rPr>
        <w:tab/>
        <w:t xml:space="preserve">Prinsloo M, Roomaney RA, Neethling I, Basera NW, Groenewald P, Matzopoulos R, et al. Tracking poison ingestion deaths for South Africa: The need for access to timely reliable data. S Afr Med J. 2025 June 3;115(5):e2993. </w:t>
      </w:r>
    </w:p>
    <w:p w14:paraId="47610BBA"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8.</w:t>
      </w:r>
      <w:r w:rsidRPr="000902E4">
        <w:rPr>
          <w:rFonts w:eastAsiaTheme="minorHAnsi"/>
          <w:lang w:val="en-GB" w:eastAsia="en-US"/>
        </w:rPr>
        <w:tab/>
        <w:t xml:space="preserve">Groenewald P, Azevedo V, Daniels J, Evans J, Boulle A, Naledi T, et al. The importance of identified cause-of-death information being available for public health surveillance, actions and research. S Afr Med J. 2015 Sept 21;105(7):528. </w:t>
      </w:r>
    </w:p>
    <w:p w14:paraId="710BB316"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9.</w:t>
      </w:r>
      <w:r w:rsidRPr="000902E4">
        <w:rPr>
          <w:rFonts w:eastAsiaTheme="minorHAnsi"/>
          <w:lang w:val="en-GB" w:eastAsia="en-US"/>
        </w:rPr>
        <w:tab/>
        <w:t xml:space="preserve">Bradshaw D, Dorrington RE, Laubscher R, Moultrie TA, Groenewald P. Tracking mortality in near to real time provides essential information about the impact of the COVID-19 pandemic in South Africa in 2020. S Afr Med J. 2021 May 21;111(8):732. </w:t>
      </w:r>
    </w:p>
    <w:p w14:paraId="68E24EFF"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10.</w:t>
      </w:r>
      <w:r w:rsidRPr="000902E4">
        <w:rPr>
          <w:rFonts w:eastAsiaTheme="minorHAnsi"/>
          <w:lang w:val="en-GB" w:eastAsia="en-US"/>
        </w:rPr>
        <w:tab/>
        <w:t>NMC Category 1 case definitions [Internet]. National Institute for Communicable disease, A divisision of the National Health Laboratory Services; 2024 [cited 2024 Dec 18]. Available from: https://www.nicd.ac.za/nmc-overview/nmc-resources/</w:t>
      </w:r>
    </w:p>
    <w:p w14:paraId="4CFD7E27"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11.</w:t>
      </w:r>
      <w:r w:rsidRPr="000902E4">
        <w:rPr>
          <w:rFonts w:eastAsiaTheme="minorHAnsi"/>
          <w:lang w:val="en-GB" w:eastAsia="en-US"/>
        </w:rPr>
        <w:tab/>
        <w:t xml:space="preserve">Chaudhary S, Jain N, Atam V, Agarwal A, Singh K, Sawlani K, et al. Prognostic significance of estimation of pseudocholinesterase activity and role of pralidoxime therapy in organophosphorous poisoning. Toxicol Int. 2013;20(3):214. </w:t>
      </w:r>
    </w:p>
    <w:p w14:paraId="33DD7F20"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12.</w:t>
      </w:r>
      <w:r w:rsidRPr="000902E4">
        <w:rPr>
          <w:rFonts w:eastAsiaTheme="minorHAnsi"/>
          <w:lang w:val="en-GB" w:eastAsia="en-US"/>
        </w:rPr>
        <w:tab/>
        <w:t xml:space="preserve">Buckley NA, Fahim M, Raubenheimer J, Gawarammana IB, Eddleston M, Roberts MS, et al. Case fatality of agricultural pesticides after self-poisoning in Sri Lanka: a prospective cohort study. Lancet Glob Health. 2021 June;9(6):e854–62. </w:t>
      </w:r>
    </w:p>
    <w:p w14:paraId="5362CA1D"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13.</w:t>
      </w:r>
      <w:r w:rsidRPr="000902E4">
        <w:rPr>
          <w:rFonts w:eastAsiaTheme="minorHAnsi"/>
          <w:lang w:val="en-GB" w:eastAsia="en-US"/>
        </w:rPr>
        <w:tab/>
        <w:t xml:space="preserve">Rao K, Rangappa P, Jacob I, Hiremath P. Pseudocholinesterase as a predictor of mortality and morbidity in organophosphorus poisoning. Indian J Crit Care Med. 2016 Oct;20(10):601–4. </w:t>
      </w:r>
    </w:p>
    <w:p w14:paraId="0FF08C0F"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lastRenderedPageBreak/>
        <w:t>14.</w:t>
      </w:r>
      <w:r w:rsidRPr="000902E4">
        <w:rPr>
          <w:rFonts w:eastAsiaTheme="minorHAnsi"/>
          <w:lang w:val="en-GB" w:eastAsia="en-US"/>
        </w:rPr>
        <w:tab/>
        <w:t xml:space="preserve">Ahmad OB, Boschi-Pinto C, Lopez AD, Murray CJ, Lozano R, Inoue M. Age Standardization of Rates: A new WHO Standard. </w:t>
      </w:r>
    </w:p>
    <w:p w14:paraId="1A39E6E8"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15.</w:t>
      </w:r>
      <w:r w:rsidRPr="000902E4">
        <w:rPr>
          <w:rFonts w:eastAsiaTheme="minorHAnsi"/>
          <w:lang w:val="en-GB" w:eastAsia="en-US"/>
        </w:rPr>
        <w:tab/>
        <w:t>Mid-Year population Estimates [Internet]. Statistics South Africa; 2025. Available from: https://www.statssa.gov.za/publications/P0302/P03022025.pdf</w:t>
      </w:r>
    </w:p>
    <w:p w14:paraId="3A5C0263"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16.</w:t>
      </w:r>
      <w:r w:rsidRPr="000902E4">
        <w:rPr>
          <w:rFonts w:eastAsiaTheme="minorHAnsi"/>
          <w:lang w:val="en-GB" w:eastAsia="en-US"/>
        </w:rPr>
        <w:tab/>
        <w:t xml:space="preserve">Daly L. Simple SAS macros for the calculation of exact binomial and Poisson confidence limits. Comput Biol Med. 1992;22(5):351–61. </w:t>
      </w:r>
    </w:p>
    <w:p w14:paraId="76D45AF7"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17.</w:t>
      </w:r>
      <w:r w:rsidRPr="000902E4">
        <w:rPr>
          <w:rFonts w:eastAsiaTheme="minorHAnsi"/>
          <w:lang w:val="en-GB" w:eastAsia="en-US"/>
        </w:rPr>
        <w:tab/>
        <w:t xml:space="preserve">Dignam T, Hodge J, Chuke S, Mercado C, Ettinger AS, Flanders WD. Use of the CUSUM and Shewhart control chart methods to identify changes of public health significance using childhood blood lead surveillance data. Environ Epidemiol. 2020 Apr;4(2):e090. </w:t>
      </w:r>
    </w:p>
    <w:p w14:paraId="4BB2AF1D"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18.</w:t>
      </w:r>
      <w:r w:rsidRPr="000902E4">
        <w:rPr>
          <w:rFonts w:eastAsiaTheme="minorHAnsi"/>
          <w:lang w:val="en-GB" w:eastAsia="en-US"/>
        </w:rPr>
        <w:tab/>
        <w:t xml:space="preserve">Tolosana S, Rother HA, London L. Child’s play: Exposure to household pesticide use among children in rural, urban and informal areas of South Africa. 2009;99(3). </w:t>
      </w:r>
    </w:p>
    <w:p w14:paraId="20F4CF44"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19.</w:t>
      </w:r>
      <w:r w:rsidRPr="000902E4">
        <w:rPr>
          <w:rFonts w:eastAsiaTheme="minorHAnsi"/>
          <w:lang w:val="en-GB" w:eastAsia="en-US"/>
        </w:rPr>
        <w:tab/>
        <w:t xml:space="preserve">Swartz A, Levine S, Rother HA, Langerman F. Toxic layering through three disciplinary lenses: childhood poisoning and street pesticide use in Cape Town, South Africa. Med Humanit. 2018;44(4):247–52. </w:t>
      </w:r>
    </w:p>
    <w:p w14:paraId="6AC03479"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20.</w:t>
      </w:r>
      <w:r w:rsidRPr="000902E4">
        <w:rPr>
          <w:rFonts w:eastAsiaTheme="minorHAnsi"/>
          <w:lang w:val="en-GB" w:eastAsia="en-US"/>
        </w:rPr>
        <w:tab/>
        <w:t xml:space="preserve">Davies B, Hlela MBKM, Rother HA. Child and adolescent mortality associated with pesticide toxicity in Cape Town, South Africa, 2010–2019: a retrospective case review. BMC Public Health. 2023 Apr 28;23(1):792. </w:t>
      </w:r>
    </w:p>
    <w:p w14:paraId="6AA9FED0"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21.</w:t>
      </w:r>
      <w:r w:rsidRPr="000902E4">
        <w:rPr>
          <w:rFonts w:eastAsiaTheme="minorHAnsi"/>
          <w:lang w:val="en-GB" w:eastAsia="en-US"/>
        </w:rPr>
        <w:tab/>
        <w:t xml:space="preserve">Department of Emergency Medicine, Faculty of Health Sciences, University of the Witwatersrand, Johannesburg, South Africa, Laher AE, Motara F, Department of Emergency Medicine, Faculty of Health Sciences, University of the Witwatersrand, Johannesburg, South Africa, Gihwala R, Department of Emergency Medicine, Faculty of Health Sciences, University of the Witwatersrand, Johannesburg, South Africa, et al. The profile of patients presenting with intentional self-poisoning to the Charlotte Maxeke Johannesburg Academic Hospital emergency department, South Africa. S Afr Med J. 2022 May 1;112(5):347–51. </w:t>
      </w:r>
    </w:p>
    <w:p w14:paraId="16A1713E"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22.</w:t>
      </w:r>
      <w:r w:rsidRPr="000902E4">
        <w:rPr>
          <w:rFonts w:eastAsiaTheme="minorHAnsi"/>
          <w:lang w:val="en-GB" w:eastAsia="en-US"/>
        </w:rPr>
        <w:tab/>
        <w:t>Onoya ED, Makwakwa NL, Motloba DP. Temporal variation in suicide in peri-urban Pretoria. South Afr Fam Pract [Internet]. 2021 May 11 [cited 2025 Jan 6];63(1). Available from: https://safpj.co.za/index.php/safpj/article/view/5260</w:t>
      </w:r>
    </w:p>
    <w:p w14:paraId="4A821EC8"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23.</w:t>
      </w:r>
      <w:r w:rsidRPr="000902E4">
        <w:rPr>
          <w:rFonts w:eastAsiaTheme="minorHAnsi"/>
          <w:lang w:val="en-GB" w:eastAsia="en-US"/>
        </w:rPr>
        <w:tab/>
        <w:t xml:space="preserve">Kootbodien T, Naicker N, Wilson KS, Ramesar R, London L. Trends in Suicide Mortality in South Africa, 1997 to 2016. Int J Environ Res Public Health. 2020 Mar 12;17(6):1850. </w:t>
      </w:r>
    </w:p>
    <w:p w14:paraId="7CE3AE87"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24.</w:t>
      </w:r>
      <w:r w:rsidRPr="000902E4">
        <w:rPr>
          <w:rFonts w:eastAsiaTheme="minorHAnsi"/>
          <w:lang w:val="en-GB" w:eastAsia="en-US"/>
        </w:rPr>
        <w:tab/>
        <w:t xml:space="preserve">Gunnell D, Fernando R, Hewagama M, Priyangika WDD, Konradsen F, Eddleston M. The impact of pesticide regulations on suicide in Sri Lanka. Int J Epidemiol. 2007 Dec 1;36(6):1235–42. </w:t>
      </w:r>
    </w:p>
    <w:p w14:paraId="45AB6302"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t>25.</w:t>
      </w:r>
      <w:r w:rsidRPr="000902E4">
        <w:rPr>
          <w:rFonts w:eastAsiaTheme="minorHAnsi"/>
          <w:lang w:val="en-GB" w:eastAsia="en-US"/>
        </w:rPr>
        <w:tab/>
        <w:t xml:space="preserve">Noghrehchi F, Dawson AH, Raubenheimer J, Mohamed F, Gawarammana IB, Eddleston M, et al. Restrictions on Pesticides and Deliberate Self-Poisoning in Sri Lanka. JAMA Netw Open. 2024 Aug 6;7(8):e2426209. </w:t>
      </w:r>
    </w:p>
    <w:p w14:paraId="5B022834" w14:textId="77777777" w:rsidR="000902E4" w:rsidRPr="000902E4" w:rsidRDefault="000902E4" w:rsidP="00397F27">
      <w:pPr>
        <w:pStyle w:val="Bibliography"/>
        <w:rPr>
          <w:rFonts w:eastAsiaTheme="minorHAnsi"/>
          <w:lang w:val="en-GB" w:eastAsia="en-US"/>
        </w:rPr>
      </w:pPr>
      <w:r w:rsidRPr="000902E4">
        <w:rPr>
          <w:rFonts w:eastAsiaTheme="minorHAnsi"/>
          <w:lang w:val="en-GB" w:eastAsia="en-US"/>
        </w:rPr>
        <w:lastRenderedPageBreak/>
        <w:t>26.</w:t>
      </w:r>
      <w:r w:rsidRPr="000902E4">
        <w:rPr>
          <w:rFonts w:eastAsiaTheme="minorHAnsi"/>
          <w:lang w:val="en-GB" w:eastAsia="en-US"/>
        </w:rPr>
        <w:tab/>
        <w:t>Robb EL, Regina AC, Baker MB. Organophosphate Toxicity. In: StatPearls [Internet]. Treasure Island (FL): StatPearls Publishing; 2024 [cited 2025 Jan 6]. Available from: http://www.ncbi.nlm.nih.gov/books/NBK470430/</w:t>
      </w:r>
    </w:p>
    <w:p w14:paraId="074A3068" w14:textId="7CCD42FB" w:rsidR="00266ABC" w:rsidRPr="001C63CD" w:rsidRDefault="004962A4" w:rsidP="00397F27">
      <w:pPr>
        <w:pStyle w:val="Bibliography"/>
        <w:sectPr w:rsidR="00266ABC" w:rsidRPr="001C63CD" w:rsidSect="00C77252">
          <w:pgSz w:w="11906" w:h="16838"/>
          <w:pgMar w:top="1440" w:right="1440" w:bottom="1440" w:left="1440" w:header="708" w:footer="708" w:gutter="0"/>
          <w:lnNumType w:countBy="1" w:restart="continuous"/>
          <w:cols w:space="708"/>
          <w:docGrid w:linePitch="360"/>
        </w:sectPr>
      </w:pPr>
      <w:r w:rsidRPr="001C63CD">
        <w:fldChar w:fldCharType="end"/>
      </w:r>
    </w:p>
    <w:p w14:paraId="04FA4EDD" w14:textId="77777777" w:rsidR="00ED38DE" w:rsidRPr="001C63CD" w:rsidRDefault="00ED38DE" w:rsidP="00397F27">
      <w:pPr>
        <w:pStyle w:val="Default"/>
      </w:pPr>
    </w:p>
    <w:p w14:paraId="046C2842" w14:textId="5CCE9B62" w:rsidR="00ED38DE" w:rsidRDefault="00AE657A" w:rsidP="00397F27">
      <w:pPr>
        <w:pStyle w:val="Default"/>
      </w:pPr>
      <w:r w:rsidRPr="001C63CD">
        <w:t>Supplementary tables:</w:t>
      </w:r>
    </w:p>
    <w:p w14:paraId="7311B0FD" w14:textId="6CC1502D" w:rsidR="00790A61" w:rsidRPr="006C38BB" w:rsidRDefault="008E4E4D" w:rsidP="00397F27">
      <w:pPr>
        <w:pStyle w:val="Caption"/>
        <w:rPr>
          <w:lang w:val="en-GB"/>
        </w:rPr>
      </w:pPr>
      <w:r>
        <w:t>Supplementary table</w:t>
      </w:r>
      <w:r w:rsidR="00790A61" w:rsidRPr="001C63CD">
        <w:t xml:space="preserve"> </w:t>
      </w:r>
      <w:r w:rsidR="00790A61">
        <w:t>1</w:t>
      </w:r>
      <w:r w:rsidR="00790A61" w:rsidRPr="001C63CD">
        <w:t xml:space="preserve">: Supplementary table </w:t>
      </w:r>
      <w:r w:rsidR="00FD0D9F">
        <w:t>of</w:t>
      </w:r>
      <w:r w:rsidR="00FD0D9F">
        <w:rPr>
          <w:lang w:val="en-GB"/>
        </w:rPr>
        <w:t xml:space="preserve"> a</w:t>
      </w:r>
      <w:r w:rsidR="006C38BB" w:rsidRPr="006C38BB">
        <w:rPr>
          <w:lang w:val="en-GB"/>
        </w:rPr>
        <w:t xml:space="preserve">ge standardised rates by age and sex for BChE NHLS unique tests between 2020 to 2024, in South Africa </w:t>
      </w:r>
    </w:p>
    <w:tbl>
      <w:tblPr>
        <w:tblW w:w="5000" w:type="pct"/>
        <w:jc w:val="center"/>
        <w:tblLayout w:type="fixed"/>
        <w:tblLook w:val="0420" w:firstRow="1" w:lastRow="0" w:firstColumn="0" w:lastColumn="0" w:noHBand="0" w:noVBand="1"/>
      </w:tblPr>
      <w:tblGrid>
        <w:gridCol w:w="675"/>
        <w:gridCol w:w="854"/>
        <w:gridCol w:w="1309"/>
        <w:gridCol w:w="1047"/>
        <w:gridCol w:w="634"/>
        <w:gridCol w:w="1695"/>
        <w:gridCol w:w="1061"/>
        <w:gridCol w:w="1309"/>
        <w:gridCol w:w="1047"/>
        <w:gridCol w:w="1022"/>
        <w:gridCol w:w="1214"/>
        <w:gridCol w:w="1153"/>
        <w:gridCol w:w="938"/>
      </w:tblGrid>
      <w:tr w:rsidR="0051419D" w:rsidRPr="00414BFD" w14:paraId="7B8D0124" w14:textId="77777777" w:rsidTr="00F80F2C">
        <w:trPr>
          <w:trHeight w:val="20"/>
          <w:tblHeader/>
          <w:jc w:val="center"/>
        </w:trPr>
        <w:tc>
          <w:tcPr>
            <w:tcW w:w="548" w:type="pct"/>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27BECC" w14:textId="77777777" w:rsidR="0051419D" w:rsidRPr="00414BFD" w:rsidRDefault="0051419D" w:rsidP="00397F27">
            <w:pPr>
              <w:rPr>
                <w:rFonts w:eastAsia="Helvetica"/>
              </w:rPr>
            </w:pPr>
          </w:p>
        </w:tc>
        <w:tc>
          <w:tcPr>
            <w:tcW w:w="2058" w:type="pct"/>
            <w:gridSpan w:val="5"/>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CF619D" w14:textId="77777777" w:rsidR="0051419D" w:rsidRPr="00414BFD" w:rsidRDefault="0051419D" w:rsidP="00397F27">
            <w:pPr>
              <w:rPr>
                <w:rFonts w:eastAsia="Helvetica"/>
              </w:rPr>
            </w:pPr>
            <w:r w:rsidRPr="00414BFD">
              <w:rPr>
                <w:rFonts w:eastAsia="Helvetica"/>
              </w:rPr>
              <w:t>Female</w:t>
            </w:r>
            <w:r w:rsidRPr="00414BFD">
              <w:rPr>
                <w:rFonts w:eastAsia="Helvetica"/>
                <w:vertAlign w:val="superscript"/>
              </w:rPr>
              <w:t>*</w:t>
            </w:r>
          </w:p>
        </w:tc>
        <w:tc>
          <w:tcPr>
            <w:tcW w:w="2058" w:type="pct"/>
            <w:gridSpan w:val="5"/>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E0A525" w14:textId="77777777" w:rsidR="0051419D" w:rsidRPr="00414BFD" w:rsidRDefault="0051419D" w:rsidP="00397F27">
            <w:pPr>
              <w:rPr>
                <w:rFonts w:eastAsia="Helvetica"/>
              </w:rPr>
            </w:pPr>
            <w:r w:rsidRPr="00414BFD">
              <w:rPr>
                <w:rFonts w:eastAsia="Helvetica"/>
              </w:rPr>
              <w:t>Male</w:t>
            </w:r>
            <w:r w:rsidRPr="00414BFD">
              <w:rPr>
                <w:rFonts w:eastAsia="Helvetica"/>
                <w:vertAlign w:val="superscript"/>
              </w:rPr>
              <w:t>*</w:t>
            </w:r>
          </w:p>
        </w:tc>
        <w:tc>
          <w:tcPr>
            <w:tcW w:w="336"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2C3F80" w14:textId="77777777" w:rsidR="0051419D" w:rsidRPr="00414BFD" w:rsidRDefault="0051419D" w:rsidP="00397F27">
            <w:pPr>
              <w:rPr>
                <w:rFonts w:eastAsia="Helvetica"/>
              </w:rPr>
            </w:pPr>
          </w:p>
        </w:tc>
      </w:tr>
      <w:tr w:rsidR="0051419D" w:rsidRPr="00414BFD" w14:paraId="791EA3B8" w14:textId="77777777" w:rsidTr="00F80F2C">
        <w:trPr>
          <w:trHeight w:val="20"/>
          <w:tblHeader/>
          <w:jc w:val="center"/>
        </w:trPr>
        <w:tc>
          <w:tcPr>
            <w:tcW w:w="548" w:type="pct"/>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71B4A4" w14:textId="77777777" w:rsidR="0051419D" w:rsidRPr="00414BFD" w:rsidRDefault="0051419D" w:rsidP="00397F27">
            <w:pPr>
              <w:rPr>
                <w:rFonts w:eastAsia="Helvetica"/>
              </w:rPr>
            </w:pPr>
          </w:p>
        </w:tc>
        <w:tc>
          <w:tcPr>
            <w:tcW w:w="46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BED72" w14:textId="1C025024" w:rsidR="0051419D" w:rsidRPr="00414BFD" w:rsidRDefault="0051419D" w:rsidP="00397F27">
            <w:pPr>
              <w:rPr>
                <w:rFonts w:eastAsia="Helvetica"/>
              </w:rPr>
            </w:pPr>
            <w:r w:rsidRPr="00414BFD">
              <w:rPr>
                <w:rFonts w:eastAsia="Helvetica"/>
              </w:rPr>
              <w:t>Average</w:t>
            </w:r>
            <w:r w:rsidR="00E54DAC">
              <w:rPr>
                <w:rFonts w:eastAsia="Helvetica"/>
              </w:rPr>
              <w:t>*</w:t>
            </w:r>
            <w:r w:rsidRPr="00414BFD">
              <w:rPr>
                <w:rFonts w:eastAsia="Helvetica"/>
              </w:rPr>
              <w:t xml:space="preserve"> </w:t>
            </w:r>
            <w:r w:rsidRPr="00414BFD">
              <w:rPr>
                <w:rFonts w:eastAsia="Helvetica"/>
              </w:rPr>
              <w:br/>
              <w:t xml:space="preserve">Population </w:t>
            </w:r>
          </w:p>
        </w:tc>
        <w:tc>
          <w:tcPr>
            <w:tcW w:w="37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0D741" w14:textId="77777777" w:rsidR="0051419D" w:rsidRPr="00414BFD" w:rsidRDefault="0051419D" w:rsidP="00397F27">
            <w:pPr>
              <w:rPr>
                <w:rFonts w:eastAsia="Helvetica"/>
              </w:rPr>
            </w:pPr>
            <w:r w:rsidRPr="00414BFD">
              <w:rPr>
                <w:rFonts w:eastAsia="Helvetica"/>
              </w:rPr>
              <w:t xml:space="preserve">Average </w:t>
            </w:r>
            <w:r w:rsidRPr="00414BFD">
              <w:rPr>
                <w:rFonts w:eastAsia="Helvetica"/>
              </w:rPr>
              <w:br/>
              <w:t>cases</w:t>
            </w:r>
          </w:p>
        </w:tc>
        <w:tc>
          <w:tcPr>
            <w:tcW w:w="22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E8BDD" w14:textId="77777777" w:rsidR="0051419D" w:rsidRPr="00414BFD" w:rsidRDefault="0051419D" w:rsidP="00397F27">
            <w:pPr>
              <w:rPr>
                <w:rFonts w:eastAsia="Helvetica"/>
              </w:rPr>
            </w:pPr>
            <w:r w:rsidRPr="00414BFD">
              <w:rPr>
                <w:rFonts w:eastAsia="Helvetica"/>
              </w:rPr>
              <w:t>Age Specific Rate</w:t>
            </w:r>
          </w:p>
        </w:tc>
        <w:tc>
          <w:tcPr>
            <w:tcW w:w="60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98806B" w14:textId="77777777" w:rsidR="0051419D" w:rsidRDefault="0051419D" w:rsidP="00397F27">
            <w:pPr>
              <w:rPr>
                <w:rFonts w:eastAsia="Helvetica"/>
              </w:rPr>
            </w:pPr>
            <w:r w:rsidRPr="00414BFD">
              <w:rPr>
                <w:rFonts w:eastAsia="Helvetica"/>
              </w:rPr>
              <w:t xml:space="preserve">Age </w:t>
            </w:r>
          </w:p>
          <w:p w14:paraId="46834843" w14:textId="77777777" w:rsidR="0051419D" w:rsidRDefault="0051419D" w:rsidP="00397F27">
            <w:pPr>
              <w:rPr>
                <w:rFonts w:eastAsia="Helvetica"/>
              </w:rPr>
            </w:pPr>
            <w:r w:rsidRPr="00414BFD">
              <w:rPr>
                <w:rFonts w:eastAsia="Helvetica"/>
              </w:rPr>
              <w:t xml:space="preserve">Standardised </w:t>
            </w:r>
          </w:p>
          <w:p w14:paraId="3577FF71" w14:textId="77777777" w:rsidR="0051419D" w:rsidRPr="00414BFD" w:rsidRDefault="0051419D" w:rsidP="00397F27">
            <w:pPr>
              <w:rPr>
                <w:rFonts w:eastAsia="Helvetica"/>
              </w:rPr>
            </w:pPr>
            <w:r w:rsidRPr="00414BFD">
              <w:rPr>
                <w:rFonts w:eastAsia="Helvetica"/>
              </w:rPr>
              <w:t>Rate</w:t>
            </w:r>
            <w:r w:rsidRPr="00414BFD">
              <w:rPr>
                <w:rFonts w:eastAsia="Helvetica"/>
                <w:vertAlign w:val="superscript"/>
              </w:rPr>
              <w:t>†</w:t>
            </w:r>
          </w:p>
        </w:tc>
        <w:tc>
          <w:tcPr>
            <w:tcW w:w="38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F685E" w14:textId="77777777" w:rsidR="0051419D" w:rsidRPr="00414BFD" w:rsidRDefault="0051419D" w:rsidP="00397F27">
            <w:pPr>
              <w:rPr>
                <w:rFonts w:eastAsia="Helvetica"/>
              </w:rPr>
            </w:pPr>
            <w:r w:rsidRPr="00414BFD">
              <w:rPr>
                <w:rFonts w:eastAsia="Helvetica"/>
              </w:rPr>
              <w:t>95% CI</w:t>
            </w:r>
          </w:p>
        </w:tc>
        <w:tc>
          <w:tcPr>
            <w:tcW w:w="46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3C194" w14:textId="1FC938BE" w:rsidR="0051419D" w:rsidRPr="00414BFD" w:rsidRDefault="0051419D" w:rsidP="00397F27">
            <w:pPr>
              <w:rPr>
                <w:rFonts w:eastAsia="Helvetica"/>
              </w:rPr>
            </w:pPr>
            <w:r w:rsidRPr="00414BFD">
              <w:rPr>
                <w:rFonts w:eastAsia="Helvetica"/>
              </w:rPr>
              <w:t>Average</w:t>
            </w:r>
            <w:r w:rsidR="00E54DAC">
              <w:rPr>
                <w:rFonts w:eastAsia="Helvetica"/>
              </w:rPr>
              <w:t>*</w:t>
            </w:r>
            <w:r w:rsidRPr="00414BFD">
              <w:rPr>
                <w:rFonts w:eastAsia="Helvetica"/>
              </w:rPr>
              <w:t xml:space="preserve"> </w:t>
            </w:r>
            <w:r w:rsidRPr="00414BFD">
              <w:rPr>
                <w:rFonts w:eastAsia="Helvetica"/>
              </w:rPr>
              <w:br/>
              <w:t xml:space="preserve">Population </w:t>
            </w:r>
          </w:p>
        </w:tc>
        <w:tc>
          <w:tcPr>
            <w:tcW w:w="37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62608" w14:textId="77777777" w:rsidR="0051419D" w:rsidRPr="00414BFD" w:rsidRDefault="0051419D" w:rsidP="00397F27">
            <w:pPr>
              <w:rPr>
                <w:rFonts w:eastAsia="Helvetica"/>
              </w:rPr>
            </w:pPr>
            <w:r w:rsidRPr="00414BFD">
              <w:rPr>
                <w:rFonts w:eastAsia="Helvetica"/>
              </w:rPr>
              <w:t xml:space="preserve">Average </w:t>
            </w:r>
            <w:r w:rsidRPr="00414BFD">
              <w:rPr>
                <w:rFonts w:eastAsia="Helvetica"/>
              </w:rPr>
              <w:br/>
              <w:t>cases</w:t>
            </w:r>
          </w:p>
        </w:tc>
        <w:tc>
          <w:tcPr>
            <w:tcW w:w="36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2DBD87" w14:textId="77777777" w:rsidR="0051419D" w:rsidRPr="00414BFD" w:rsidRDefault="0051419D" w:rsidP="00397F27">
            <w:pPr>
              <w:rPr>
                <w:rFonts w:eastAsia="Helvetica"/>
              </w:rPr>
            </w:pPr>
            <w:r w:rsidRPr="00414BFD">
              <w:rPr>
                <w:rFonts w:eastAsia="Helvetica"/>
              </w:rPr>
              <w:t>Age Specific Rate</w:t>
            </w:r>
          </w:p>
        </w:tc>
        <w:tc>
          <w:tcPr>
            <w:tcW w:w="43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C957E" w14:textId="77777777" w:rsidR="0051419D" w:rsidRPr="00414BFD" w:rsidRDefault="0051419D" w:rsidP="00397F27">
            <w:pPr>
              <w:rPr>
                <w:rFonts w:eastAsia="Helvetica"/>
              </w:rPr>
            </w:pPr>
            <w:r w:rsidRPr="00414BFD">
              <w:rPr>
                <w:rFonts w:eastAsia="Helvetica"/>
              </w:rPr>
              <w:t>Age Standardised Rate</w:t>
            </w:r>
            <w:r w:rsidRPr="00414BFD">
              <w:rPr>
                <w:rFonts w:eastAsia="Helvetica"/>
                <w:vertAlign w:val="superscript"/>
              </w:rPr>
              <w:t>†</w:t>
            </w:r>
          </w:p>
        </w:tc>
        <w:tc>
          <w:tcPr>
            <w:tcW w:w="41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8FFE7B" w14:textId="77777777" w:rsidR="0051419D" w:rsidRPr="00414BFD" w:rsidRDefault="0051419D" w:rsidP="00397F27">
            <w:pPr>
              <w:rPr>
                <w:rFonts w:eastAsia="Helvetica"/>
              </w:rPr>
            </w:pPr>
            <w:r w:rsidRPr="00414BFD">
              <w:rPr>
                <w:rFonts w:eastAsia="Helvetica"/>
              </w:rPr>
              <w:t>95% CI</w:t>
            </w:r>
          </w:p>
        </w:tc>
        <w:tc>
          <w:tcPr>
            <w:tcW w:w="33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228A40" w14:textId="37DD4DDE" w:rsidR="0051419D" w:rsidRPr="00414BFD" w:rsidRDefault="0051419D" w:rsidP="00397F27">
            <w:pPr>
              <w:rPr>
                <w:rFonts w:eastAsia="Helvetica"/>
              </w:rPr>
            </w:pPr>
            <w:r w:rsidRPr="00414BFD">
              <w:rPr>
                <w:rFonts w:eastAsia="Helvetica"/>
              </w:rPr>
              <w:t>p-value</w:t>
            </w:r>
            <w:r w:rsidR="00E54DAC" w:rsidRPr="00414BFD">
              <w:rPr>
                <w:rFonts w:eastAsia="Helvetica"/>
                <w:vertAlign w:val="superscript"/>
              </w:rPr>
              <w:t>‡</w:t>
            </w:r>
          </w:p>
        </w:tc>
      </w:tr>
      <w:tr w:rsidR="00FD69C9" w:rsidRPr="00414BFD" w14:paraId="63DC3E21" w14:textId="77777777" w:rsidTr="00F80F2C">
        <w:trPr>
          <w:trHeight w:val="20"/>
          <w:jc w:val="center"/>
        </w:trPr>
        <w:tc>
          <w:tcPr>
            <w:tcW w:w="242"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BCE52" w14:textId="667910C6" w:rsidR="00FD69C9" w:rsidRPr="00414BFD" w:rsidRDefault="004F4C6C" w:rsidP="00397F27">
            <w:pPr>
              <w:rPr>
                <w:rFonts w:ascii="Helvetica" w:eastAsia="Helvetica" w:hAnsi="Helvetica" w:cs="Helvetica"/>
              </w:rPr>
            </w:pPr>
            <w:r>
              <w:rPr>
                <w:rFonts w:eastAsia="Helvetica"/>
              </w:rPr>
              <w:t>&lt;</w:t>
            </w:r>
            <w:r w:rsidR="00FD69C9" w:rsidRPr="00C83611">
              <w:rPr>
                <w:rFonts w:eastAsia="Helvetica"/>
              </w:rPr>
              <w:t>1</w:t>
            </w:r>
          </w:p>
        </w:tc>
        <w:tc>
          <w:tcPr>
            <w:tcW w:w="306"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A6D8A9" w14:textId="4D8569B3" w:rsidR="00FD69C9" w:rsidRPr="00414BFD" w:rsidRDefault="00FD69C9" w:rsidP="00397F27">
            <w:pPr>
              <w:rPr>
                <w:rFonts w:ascii="Helvetica" w:eastAsia="Helvetica" w:hAnsi="Helvetica" w:cs="Helvetica"/>
              </w:rPr>
            </w:pPr>
            <w:r w:rsidRPr="00C83611">
              <w:rPr>
                <w:rFonts w:eastAsia="Helvetica"/>
              </w:rPr>
              <w:t>1.77</w:t>
            </w:r>
          </w:p>
        </w:tc>
        <w:tc>
          <w:tcPr>
            <w:tcW w:w="469"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D2A010" w14:textId="1234D5D7" w:rsidR="00FD69C9" w:rsidRPr="00414BFD" w:rsidRDefault="00FD69C9" w:rsidP="00397F27">
            <w:pPr>
              <w:rPr>
                <w:rFonts w:ascii="Helvetica" w:eastAsia="Helvetica" w:hAnsi="Helvetica" w:cs="Helvetica"/>
              </w:rPr>
            </w:pPr>
            <w:r w:rsidRPr="00C83611">
              <w:rPr>
                <w:rFonts w:eastAsia="Helvetica"/>
              </w:rPr>
              <w:t>546,939</w:t>
            </w:r>
          </w:p>
        </w:tc>
        <w:tc>
          <w:tcPr>
            <w:tcW w:w="37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536965" w14:textId="0FFC5C78" w:rsidR="00FD69C9" w:rsidRPr="00414BFD" w:rsidRDefault="00FD69C9" w:rsidP="00397F27">
            <w:pPr>
              <w:rPr>
                <w:rFonts w:ascii="Helvetica" w:eastAsia="Helvetica" w:hAnsi="Helvetica" w:cs="Helvetica"/>
              </w:rPr>
            </w:pPr>
            <w:r w:rsidRPr="00C83611">
              <w:rPr>
                <w:rFonts w:eastAsia="Helvetica"/>
              </w:rPr>
              <w:t>2.4</w:t>
            </w:r>
          </w:p>
        </w:tc>
        <w:tc>
          <w:tcPr>
            <w:tcW w:w="227"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FF0A88" w14:textId="5F742662" w:rsidR="00FD69C9" w:rsidRPr="00414BFD" w:rsidRDefault="00FD69C9" w:rsidP="00397F27">
            <w:pPr>
              <w:rPr>
                <w:rFonts w:ascii="Helvetica" w:eastAsia="Helvetica" w:hAnsi="Helvetica" w:cs="Helvetica"/>
              </w:rPr>
            </w:pPr>
            <w:r w:rsidRPr="00C83611">
              <w:rPr>
                <w:rFonts w:eastAsia="Helvetica"/>
              </w:rPr>
              <w:t>0.44</w:t>
            </w:r>
          </w:p>
        </w:tc>
        <w:tc>
          <w:tcPr>
            <w:tcW w:w="607"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43B7C8" w14:textId="05F15FB0" w:rsidR="00FD69C9" w:rsidRPr="00414BFD" w:rsidRDefault="00FD69C9" w:rsidP="00397F27">
            <w:pPr>
              <w:rPr>
                <w:rFonts w:ascii="Helvetica" w:eastAsia="Helvetica" w:hAnsi="Helvetica" w:cs="Helvetica"/>
              </w:rPr>
            </w:pPr>
            <w:r w:rsidRPr="00C83611">
              <w:rPr>
                <w:rFonts w:eastAsia="Helvetica"/>
              </w:rPr>
              <w:t>0.01</w:t>
            </w:r>
          </w:p>
        </w:tc>
        <w:tc>
          <w:tcPr>
            <w:tcW w:w="380"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E4C3A" w14:textId="17F08D80" w:rsidR="00FD69C9" w:rsidRPr="00414BFD" w:rsidRDefault="00FD69C9" w:rsidP="00397F27">
            <w:pPr>
              <w:rPr>
                <w:rFonts w:ascii="Helvetica" w:eastAsia="Helvetica" w:hAnsi="Helvetica" w:cs="Helvetica"/>
              </w:rPr>
            </w:pPr>
            <w:r w:rsidRPr="00C83611">
              <w:rPr>
                <w:rFonts w:eastAsia="Helvetica"/>
              </w:rPr>
              <w:t>0.004-0.014</w:t>
            </w:r>
          </w:p>
        </w:tc>
        <w:tc>
          <w:tcPr>
            <w:tcW w:w="469"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EEF501" w14:textId="02712193" w:rsidR="00FD69C9" w:rsidRPr="00414BFD" w:rsidRDefault="00FD69C9" w:rsidP="00397F27">
            <w:pPr>
              <w:rPr>
                <w:rFonts w:ascii="Helvetica" w:eastAsia="Helvetica" w:hAnsi="Helvetica" w:cs="Helvetica"/>
              </w:rPr>
            </w:pPr>
            <w:r w:rsidRPr="00C83611">
              <w:rPr>
                <w:rFonts w:eastAsia="Helvetica"/>
              </w:rPr>
              <w:t>557,877</w:t>
            </w:r>
          </w:p>
        </w:tc>
        <w:tc>
          <w:tcPr>
            <w:tcW w:w="37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3A2072" w14:textId="4921AF1C" w:rsidR="00FD69C9" w:rsidRPr="00414BFD" w:rsidRDefault="00FD69C9" w:rsidP="00397F27">
            <w:pPr>
              <w:rPr>
                <w:rFonts w:ascii="Helvetica" w:eastAsia="Helvetica" w:hAnsi="Helvetica" w:cs="Helvetica"/>
              </w:rPr>
            </w:pPr>
            <w:r w:rsidRPr="00C83611">
              <w:rPr>
                <w:rFonts w:eastAsia="Helvetica"/>
              </w:rPr>
              <w:t>6.2</w:t>
            </w:r>
          </w:p>
        </w:tc>
        <w:tc>
          <w:tcPr>
            <w:tcW w:w="366"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FBA3A2" w14:textId="2C47B38C" w:rsidR="00FD69C9" w:rsidRPr="00414BFD" w:rsidRDefault="00FD69C9" w:rsidP="00397F27">
            <w:pPr>
              <w:rPr>
                <w:rFonts w:ascii="Helvetica" w:eastAsia="Helvetica" w:hAnsi="Helvetica" w:cs="Helvetica"/>
              </w:rPr>
            </w:pPr>
            <w:r w:rsidRPr="00C83611">
              <w:rPr>
                <w:rFonts w:eastAsia="Helvetica"/>
              </w:rPr>
              <w:t>1.11</w:t>
            </w:r>
          </w:p>
        </w:tc>
        <w:tc>
          <w:tcPr>
            <w:tcW w:w="43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C15F1C" w14:textId="55BFBB54" w:rsidR="00FD69C9" w:rsidRPr="00414BFD" w:rsidRDefault="00FD69C9" w:rsidP="00397F27">
            <w:pPr>
              <w:rPr>
                <w:rFonts w:ascii="Helvetica" w:eastAsia="Helvetica" w:hAnsi="Helvetica" w:cs="Helvetica"/>
              </w:rPr>
            </w:pPr>
            <w:r w:rsidRPr="00C83611">
              <w:rPr>
                <w:rFonts w:eastAsia="Helvetica"/>
              </w:rPr>
              <w:t>0.02</w:t>
            </w:r>
          </w:p>
        </w:tc>
        <w:tc>
          <w:tcPr>
            <w:tcW w:w="41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6A862C" w14:textId="37826B92" w:rsidR="00FD69C9" w:rsidRPr="00414BFD" w:rsidRDefault="00FD69C9" w:rsidP="00397F27">
            <w:pPr>
              <w:rPr>
                <w:rFonts w:ascii="Helvetica" w:eastAsia="Helvetica" w:hAnsi="Helvetica" w:cs="Helvetica"/>
              </w:rPr>
            </w:pPr>
            <w:r w:rsidRPr="00C83611">
              <w:rPr>
                <w:rFonts w:eastAsia="Helvetica"/>
              </w:rPr>
              <w:t>0.013-0.028</w:t>
            </w:r>
          </w:p>
        </w:tc>
        <w:tc>
          <w:tcPr>
            <w:tcW w:w="336"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A0706" w14:textId="216582A7" w:rsidR="00FD69C9" w:rsidRPr="00414BFD" w:rsidRDefault="00FD69C9" w:rsidP="00397F27">
            <w:pPr>
              <w:rPr>
                <w:rFonts w:ascii="Helvetica" w:eastAsia="Helvetica" w:hAnsi="Helvetica" w:cs="Helvetica"/>
              </w:rPr>
            </w:pPr>
            <w:r w:rsidRPr="00C83611">
              <w:rPr>
                <w:rFonts w:eastAsia="Helvetica"/>
              </w:rPr>
              <w:t>0.005</w:t>
            </w:r>
          </w:p>
        </w:tc>
      </w:tr>
      <w:tr w:rsidR="00FD69C9" w:rsidRPr="00414BFD" w14:paraId="027BD9B4"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4866BC" w14:textId="4E520680" w:rsidR="00FD69C9" w:rsidRPr="00414BFD" w:rsidRDefault="00FD69C9" w:rsidP="00397F27">
            <w:pPr>
              <w:rPr>
                <w:rFonts w:ascii="Helvetica" w:eastAsia="Helvetica" w:hAnsi="Helvetica" w:cs="Helvetica"/>
              </w:rPr>
            </w:pPr>
            <w:r w:rsidRPr="00C83611">
              <w:rPr>
                <w:rFonts w:eastAsia="Helvetica"/>
              </w:rPr>
              <w:t>1-4</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99FF9B" w14:textId="3BD0416E" w:rsidR="00FD69C9" w:rsidRPr="00414BFD" w:rsidRDefault="00FD69C9" w:rsidP="00397F27">
            <w:pPr>
              <w:rPr>
                <w:rFonts w:ascii="Helvetica" w:eastAsia="Helvetica" w:hAnsi="Helvetica" w:cs="Helvetica"/>
              </w:rPr>
            </w:pPr>
            <w:r w:rsidRPr="00C83611">
              <w:rPr>
                <w:rFonts w:eastAsia="Helvetica"/>
              </w:rPr>
              <w:t>7.09</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FB7D3" w14:textId="3F6AE623" w:rsidR="00FD69C9" w:rsidRPr="00414BFD" w:rsidRDefault="00FD69C9" w:rsidP="00397F27">
            <w:pPr>
              <w:rPr>
                <w:rFonts w:ascii="Helvetica" w:eastAsia="Helvetica" w:hAnsi="Helvetica" w:cs="Helvetica"/>
              </w:rPr>
            </w:pPr>
            <w:r w:rsidRPr="00C83611">
              <w:rPr>
                <w:rFonts w:eastAsia="Helvetica"/>
              </w:rPr>
              <w:t>2,253,437</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BDD50" w14:textId="030BAA01" w:rsidR="00FD69C9" w:rsidRPr="00414BFD" w:rsidRDefault="00FD69C9" w:rsidP="00397F27">
            <w:pPr>
              <w:rPr>
                <w:rFonts w:ascii="Helvetica" w:eastAsia="Helvetica" w:hAnsi="Helvetica" w:cs="Helvetica"/>
              </w:rPr>
            </w:pPr>
            <w:r w:rsidRPr="00C83611">
              <w:rPr>
                <w:rFonts w:eastAsia="Helvetica"/>
              </w:rPr>
              <w:t>12.2</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1620BA" w14:textId="7185A14E" w:rsidR="00FD69C9" w:rsidRPr="00414BFD" w:rsidRDefault="00FD69C9" w:rsidP="00397F27">
            <w:pPr>
              <w:rPr>
                <w:rFonts w:ascii="Helvetica" w:eastAsia="Helvetica" w:hAnsi="Helvetica" w:cs="Helvetica"/>
              </w:rPr>
            </w:pPr>
            <w:r w:rsidRPr="00C83611">
              <w:rPr>
                <w:rFonts w:eastAsia="Helvetica"/>
              </w:rPr>
              <w:t>0.54</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F2512B" w14:textId="2E8A2F57" w:rsidR="00FD69C9" w:rsidRPr="00414BFD" w:rsidRDefault="00FD69C9" w:rsidP="00397F27">
            <w:pPr>
              <w:rPr>
                <w:rFonts w:ascii="Helvetica" w:eastAsia="Helvetica" w:hAnsi="Helvetica" w:cs="Helvetica"/>
              </w:rPr>
            </w:pPr>
            <w:r w:rsidRPr="00C83611">
              <w:rPr>
                <w:rFonts w:eastAsia="Helvetica"/>
              </w:rPr>
              <w:t>0.04</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20B10A" w14:textId="0646ECB5" w:rsidR="00FD69C9" w:rsidRPr="00414BFD" w:rsidRDefault="00FD69C9" w:rsidP="00397F27">
            <w:pPr>
              <w:rPr>
                <w:rFonts w:ascii="Helvetica" w:eastAsia="Helvetica" w:hAnsi="Helvetica" w:cs="Helvetica"/>
              </w:rPr>
            </w:pPr>
            <w:r w:rsidRPr="00C83611">
              <w:rPr>
                <w:rFonts w:eastAsia="Helvetica"/>
              </w:rPr>
              <w:t>0.029-0.049</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34C557" w14:textId="69F395E5" w:rsidR="00FD69C9" w:rsidRPr="00414BFD" w:rsidRDefault="00FD69C9" w:rsidP="00397F27">
            <w:pPr>
              <w:rPr>
                <w:rFonts w:ascii="Helvetica" w:eastAsia="Helvetica" w:hAnsi="Helvetica" w:cs="Helvetica"/>
              </w:rPr>
            </w:pPr>
            <w:r w:rsidRPr="00C83611">
              <w:rPr>
                <w:rFonts w:eastAsia="Helvetica"/>
              </w:rPr>
              <w:t>2,316,412</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838C59" w14:textId="40CA7099" w:rsidR="00FD69C9" w:rsidRPr="00414BFD" w:rsidRDefault="00FD69C9" w:rsidP="00397F27">
            <w:pPr>
              <w:rPr>
                <w:rFonts w:ascii="Helvetica" w:eastAsia="Helvetica" w:hAnsi="Helvetica" w:cs="Helvetica"/>
              </w:rPr>
            </w:pPr>
            <w:r w:rsidRPr="00C83611">
              <w:rPr>
                <w:rFonts w:eastAsia="Helvetica"/>
              </w:rPr>
              <w:t>22.4</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AC01D5" w14:textId="314E6178" w:rsidR="00FD69C9" w:rsidRPr="00414BFD" w:rsidRDefault="00FD69C9" w:rsidP="00397F27">
            <w:pPr>
              <w:rPr>
                <w:rFonts w:ascii="Helvetica" w:eastAsia="Helvetica" w:hAnsi="Helvetica" w:cs="Helvetica"/>
              </w:rPr>
            </w:pPr>
            <w:r w:rsidRPr="00C83611">
              <w:rPr>
                <w:rFonts w:eastAsia="Helvetica"/>
              </w:rPr>
              <w:t>0.97</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CF1781" w14:textId="26FE01CD" w:rsidR="00FD69C9" w:rsidRPr="00414BFD" w:rsidRDefault="00FD69C9" w:rsidP="00397F27">
            <w:pPr>
              <w:rPr>
                <w:rFonts w:ascii="Helvetica" w:eastAsia="Helvetica" w:hAnsi="Helvetica" w:cs="Helvetica"/>
              </w:rPr>
            </w:pPr>
            <w:r w:rsidRPr="00C83611">
              <w:rPr>
                <w:rFonts w:eastAsia="Helvetica"/>
              </w:rPr>
              <w:t>0.07</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C58283" w14:textId="7997DAB4" w:rsidR="00FD69C9" w:rsidRPr="00414BFD" w:rsidRDefault="00FD69C9" w:rsidP="00397F27">
            <w:pPr>
              <w:rPr>
                <w:rFonts w:ascii="Helvetica" w:eastAsia="Helvetica" w:hAnsi="Helvetica" w:cs="Helvetica"/>
              </w:rPr>
            </w:pPr>
            <w:r w:rsidRPr="00C83611">
              <w:rPr>
                <w:rFonts w:eastAsia="Helvetica"/>
              </w:rPr>
              <w:t>0.056-0.082</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2C9C7B" w14:textId="51AE254C" w:rsidR="00FD69C9" w:rsidRPr="00414BFD" w:rsidRDefault="00FD69C9" w:rsidP="00397F27">
            <w:pPr>
              <w:rPr>
                <w:rFonts w:ascii="Helvetica" w:eastAsia="Helvetica" w:hAnsi="Helvetica" w:cs="Helvetica"/>
              </w:rPr>
            </w:pPr>
            <w:r w:rsidRPr="00C83611">
              <w:rPr>
                <w:rFonts w:eastAsia="Helvetica"/>
              </w:rPr>
              <w:t>&lt;0.001</w:t>
            </w:r>
            <w:r w:rsidRPr="00C83611">
              <w:rPr>
                <w:rFonts w:eastAsia="Helvetica"/>
                <w:vertAlign w:val="superscript"/>
              </w:rPr>
              <w:t>‡</w:t>
            </w:r>
          </w:p>
        </w:tc>
      </w:tr>
      <w:tr w:rsidR="00172D7E" w:rsidRPr="00414BFD" w14:paraId="01F95764"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5B78A6" w14:textId="20D9C2D5" w:rsidR="00172D7E" w:rsidRPr="00414BFD" w:rsidRDefault="00172D7E" w:rsidP="00397F27">
            <w:pPr>
              <w:rPr>
                <w:rFonts w:ascii="Helvetica" w:eastAsia="Helvetica" w:hAnsi="Helvetica" w:cs="Helvetica"/>
              </w:rPr>
            </w:pPr>
            <w:r w:rsidRPr="00C83611">
              <w:rPr>
                <w:rFonts w:eastAsia="Helvetica"/>
              </w:rPr>
              <w:t>5-9</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30633B" w14:textId="5D142045" w:rsidR="00172D7E" w:rsidRPr="00414BFD" w:rsidRDefault="00172D7E" w:rsidP="00397F27">
            <w:pPr>
              <w:rPr>
                <w:rFonts w:ascii="Helvetica" w:eastAsia="Helvetica" w:hAnsi="Helvetica" w:cs="Helvetica"/>
              </w:rPr>
            </w:pPr>
            <w:r w:rsidRPr="00C83611">
              <w:rPr>
                <w:rFonts w:eastAsia="Helvetica"/>
              </w:rPr>
              <w:t>8.69</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5BA0A1" w14:textId="6826EE6D" w:rsidR="00172D7E" w:rsidRPr="00414BFD" w:rsidRDefault="00172D7E" w:rsidP="00397F27">
            <w:pPr>
              <w:rPr>
                <w:rFonts w:ascii="Helvetica" w:eastAsia="Helvetica" w:hAnsi="Helvetica" w:cs="Helvetica"/>
              </w:rPr>
            </w:pPr>
            <w:r w:rsidRPr="00C83611">
              <w:rPr>
                <w:rFonts w:eastAsia="Helvetica"/>
              </w:rPr>
              <w:t>2,774,367</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2E244B" w14:textId="3895B300" w:rsidR="00172D7E" w:rsidRPr="00414BFD" w:rsidRDefault="00172D7E" w:rsidP="00397F27">
            <w:pPr>
              <w:rPr>
                <w:rFonts w:ascii="Helvetica" w:eastAsia="Helvetica" w:hAnsi="Helvetica" w:cs="Helvetica"/>
              </w:rPr>
            </w:pPr>
            <w:r w:rsidRPr="00C83611">
              <w:rPr>
                <w:rFonts w:eastAsia="Helvetica"/>
              </w:rPr>
              <w:t>7.0</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3328FC" w14:textId="6200D3F3" w:rsidR="00172D7E" w:rsidRPr="00414BFD" w:rsidRDefault="00172D7E" w:rsidP="00397F27">
            <w:pPr>
              <w:rPr>
                <w:rFonts w:ascii="Helvetica" w:eastAsia="Helvetica" w:hAnsi="Helvetica" w:cs="Helvetica"/>
              </w:rPr>
            </w:pPr>
            <w:r w:rsidRPr="00C83611">
              <w:rPr>
                <w:rFonts w:eastAsia="Helvetica"/>
              </w:rPr>
              <w:t>0.25</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B84049" w14:textId="54D00005" w:rsidR="00172D7E" w:rsidRPr="00414BFD" w:rsidRDefault="00172D7E" w:rsidP="00397F27">
            <w:pPr>
              <w:rPr>
                <w:rFonts w:ascii="Helvetica" w:eastAsia="Helvetica" w:hAnsi="Helvetica" w:cs="Helvetica"/>
              </w:rPr>
            </w:pPr>
            <w:r w:rsidRPr="00C83611">
              <w:rPr>
                <w:rFonts w:eastAsia="Helvetica"/>
              </w:rPr>
              <w:t>0.02</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870A36" w14:textId="4A9DAB7D" w:rsidR="00172D7E" w:rsidRPr="00414BFD" w:rsidRDefault="00172D7E" w:rsidP="00397F27">
            <w:pPr>
              <w:rPr>
                <w:rFonts w:ascii="Helvetica" w:eastAsia="Helvetica" w:hAnsi="Helvetica" w:cs="Helvetica"/>
              </w:rPr>
            </w:pPr>
            <w:r w:rsidRPr="00C83611">
              <w:rPr>
                <w:rFonts w:eastAsia="Helvetica"/>
              </w:rPr>
              <w:t>0.015-0.030</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9F7D5B" w14:textId="1DC8B4ED" w:rsidR="00172D7E" w:rsidRPr="00414BFD" w:rsidRDefault="00172D7E" w:rsidP="00397F27">
            <w:pPr>
              <w:rPr>
                <w:rFonts w:ascii="Helvetica" w:eastAsia="Helvetica" w:hAnsi="Helvetica" w:cs="Helvetica"/>
              </w:rPr>
            </w:pPr>
            <w:r w:rsidRPr="00C83611">
              <w:rPr>
                <w:rFonts w:eastAsia="Helvetica"/>
              </w:rPr>
              <w:t>2,846,451</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98C755" w14:textId="37D1ABC2" w:rsidR="00172D7E" w:rsidRPr="00414BFD" w:rsidRDefault="00172D7E" w:rsidP="00397F27">
            <w:pPr>
              <w:rPr>
                <w:rFonts w:ascii="Helvetica" w:eastAsia="Helvetica" w:hAnsi="Helvetica" w:cs="Helvetica"/>
              </w:rPr>
            </w:pPr>
            <w:r w:rsidRPr="00C83611">
              <w:rPr>
                <w:rFonts w:eastAsia="Helvetica"/>
              </w:rPr>
              <w:t>10.6</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23C5FF" w14:textId="01B70C25" w:rsidR="00172D7E" w:rsidRPr="00414BFD" w:rsidRDefault="00172D7E" w:rsidP="00397F27">
            <w:pPr>
              <w:rPr>
                <w:rFonts w:ascii="Helvetica" w:eastAsia="Helvetica" w:hAnsi="Helvetica" w:cs="Helvetica"/>
              </w:rPr>
            </w:pPr>
            <w:r w:rsidRPr="00C83611">
              <w:rPr>
                <w:rFonts w:eastAsia="Helvetica"/>
              </w:rPr>
              <w:t>0.37</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6F915E" w14:textId="665992AC" w:rsidR="00172D7E" w:rsidRPr="00414BFD" w:rsidRDefault="00172D7E" w:rsidP="00397F27">
            <w:pPr>
              <w:rPr>
                <w:rFonts w:ascii="Helvetica" w:eastAsia="Helvetica" w:hAnsi="Helvetica" w:cs="Helvetica"/>
              </w:rPr>
            </w:pPr>
            <w:r w:rsidRPr="00C83611">
              <w:rPr>
                <w:rFonts w:eastAsia="Helvetica"/>
              </w:rPr>
              <w:t>0.03</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2892CB" w14:textId="155CC946" w:rsidR="00172D7E" w:rsidRPr="00414BFD" w:rsidRDefault="00172D7E" w:rsidP="00397F27">
            <w:pPr>
              <w:rPr>
                <w:rFonts w:ascii="Helvetica" w:eastAsia="Helvetica" w:hAnsi="Helvetica" w:cs="Helvetica"/>
              </w:rPr>
            </w:pPr>
            <w:r w:rsidRPr="00C83611">
              <w:rPr>
                <w:rFonts w:eastAsia="Helvetica"/>
              </w:rPr>
              <w:t>0.024-0.042</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94792B" w14:textId="23A2456B" w:rsidR="00172D7E" w:rsidRPr="00414BFD" w:rsidRDefault="00172D7E" w:rsidP="00397F27">
            <w:pPr>
              <w:rPr>
                <w:rFonts w:ascii="Helvetica" w:eastAsia="Helvetica" w:hAnsi="Helvetica" w:cs="Helvetica"/>
              </w:rPr>
            </w:pPr>
            <w:r w:rsidRPr="00C83611">
              <w:rPr>
                <w:rFonts w:eastAsia="Helvetica"/>
              </w:rPr>
              <w:t>0.088</w:t>
            </w:r>
          </w:p>
        </w:tc>
      </w:tr>
      <w:tr w:rsidR="0051419D" w:rsidRPr="00414BFD" w14:paraId="0863C89C"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A58F7" w14:textId="77777777" w:rsidR="0051419D" w:rsidRPr="00414BFD" w:rsidRDefault="0051419D" w:rsidP="00397F27">
            <w:pPr>
              <w:rPr>
                <w:rFonts w:eastAsia="Helvetica"/>
              </w:rPr>
            </w:pPr>
            <w:r w:rsidRPr="00414BFD">
              <w:rPr>
                <w:rFonts w:eastAsia="Helvetica"/>
              </w:rPr>
              <w:t>10-14</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53DA12" w14:textId="77777777" w:rsidR="0051419D" w:rsidRPr="00414BFD" w:rsidRDefault="0051419D" w:rsidP="00397F27">
            <w:pPr>
              <w:rPr>
                <w:rFonts w:eastAsia="Helvetica"/>
              </w:rPr>
            </w:pPr>
            <w:r w:rsidRPr="00414BFD">
              <w:rPr>
                <w:rFonts w:eastAsia="Helvetica"/>
              </w:rPr>
              <w:t>8.60</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E1A2F5" w14:textId="77777777" w:rsidR="0051419D" w:rsidRPr="00414BFD" w:rsidRDefault="0051419D" w:rsidP="00397F27">
            <w:pPr>
              <w:rPr>
                <w:rFonts w:eastAsia="Helvetica"/>
              </w:rPr>
            </w:pPr>
            <w:r w:rsidRPr="00414BFD">
              <w:rPr>
                <w:rFonts w:eastAsia="Helvetica"/>
              </w:rPr>
              <w:t>2,811,923</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35503E" w14:textId="77777777" w:rsidR="0051419D" w:rsidRPr="00414BFD" w:rsidRDefault="0051419D" w:rsidP="00397F27">
            <w:pPr>
              <w:rPr>
                <w:rFonts w:eastAsia="Helvetica"/>
              </w:rPr>
            </w:pPr>
            <w:r w:rsidRPr="00414BFD">
              <w:rPr>
                <w:rFonts w:eastAsia="Helvetica"/>
              </w:rPr>
              <w:t>21.8</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54400D" w14:textId="77777777" w:rsidR="0051419D" w:rsidRPr="00414BFD" w:rsidRDefault="0051419D" w:rsidP="00397F27">
            <w:pPr>
              <w:rPr>
                <w:rFonts w:eastAsia="Helvetica"/>
              </w:rPr>
            </w:pPr>
            <w:r w:rsidRPr="00414BFD">
              <w:rPr>
                <w:rFonts w:eastAsia="Helvetica"/>
              </w:rPr>
              <w:t>0.78</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2A1147" w14:textId="77777777" w:rsidR="0051419D" w:rsidRPr="00414BFD" w:rsidRDefault="0051419D" w:rsidP="00397F27">
            <w:pPr>
              <w:rPr>
                <w:rFonts w:eastAsia="Helvetica"/>
              </w:rPr>
            </w:pPr>
            <w:r w:rsidRPr="00414BFD">
              <w:rPr>
                <w:rFonts w:eastAsia="Helvetica"/>
              </w:rPr>
              <w:t>0.07</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E5D9D6" w14:textId="77777777" w:rsidR="0051419D" w:rsidRPr="00414BFD" w:rsidRDefault="0051419D" w:rsidP="00397F27">
            <w:pPr>
              <w:rPr>
                <w:rFonts w:eastAsia="Helvetica"/>
              </w:rPr>
            </w:pPr>
            <w:r w:rsidRPr="00414BFD">
              <w:rPr>
                <w:rFonts w:eastAsia="Helvetica"/>
              </w:rPr>
              <w:t>0.055-0.080</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E2C920" w14:textId="77777777" w:rsidR="0051419D" w:rsidRPr="00414BFD" w:rsidRDefault="0051419D" w:rsidP="00397F27">
            <w:pPr>
              <w:rPr>
                <w:rFonts w:eastAsia="Helvetica"/>
              </w:rPr>
            </w:pPr>
            <w:r w:rsidRPr="00414BFD">
              <w:rPr>
                <w:rFonts w:eastAsia="Helvetica"/>
              </w:rPr>
              <w:t>2,875,127</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4A970E" w14:textId="77777777" w:rsidR="0051419D" w:rsidRPr="00414BFD" w:rsidRDefault="0051419D" w:rsidP="00397F27">
            <w:pPr>
              <w:rPr>
                <w:rFonts w:eastAsia="Helvetica"/>
              </w:rPr>
            </w:pPr>
            <w:r w:rsidRPr="00414BFD">
              <w:rPr>
                <w:rFonts w:eastAsia="Helvetica"/>
              </w:rPr>
              <w:t>11.6</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91EA66" w14:textId="77777777" w:rsidR="0051419D" w:rsidRPr="00414BFD" w:rsidRDefault="0051419D" w:rsidP="00397F27">
            <w:pPr>
              <w:rPr>
                <w:rFonts w:eastAsia="Helvetica"/>
              </w:rPr>
            </w:pPr>
            <w:r w:rsidRPr="00414BFD">
              <w:rPr>
                <w:rFonts w:eastAsia="Helvetica"/>
              </w:rPr>
              <w:t>0.40</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A1DB3" w14:textId="77777777" w:rsidR="0051419D" w:rsidRPr="00414BFD" w:rsidRDefault="0051419D" w:rsidP="00397F27">
            <w:pPr>
              <w:rPr>
                <w:rFonts w:eastAsia="Helvetica"/>
              </w:rPr>
            </w:pPr>
            <w:r w:rsidRPr="00414BFD">
              <w:rPr>
                <w:rFonts w:eastAsia="Helvetica"/>
              </w:rPr>
              <w:t>0.03</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24347" w14:textId="77777777" w:rsidR="0051419D" w:rsidRPr="00414BFD" w:rsidRDefault="0051419D" w:rsidP="00397F27">
            <w:pPr>
              <w:rPr>
                <w:rFonts w:eastAsia="Helvetica"/>
              </w:rPr>
            </w:pPr>
            <w:r w:rsidRPr="00414BFD">
              <w:rPr>
                <w:rFonts w:eastAsia="Helvetica"/>
              </w:rPr>
              <w:t>0.026-0.045</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CBE02B" w14:textId="77777777" w:rsidR="0051419D" w:rsidRPr="00414BFD" w:rsidRDefault="0051419D" w:rsidP="00397F27">
            <w:pPr>
              <w:rPr>
                <w:rFonts w:eastAsia="Helvetica"/>
              </w:rPr>
            </w:pPr>
            <w:r w:rsidRPr="00414BFD">
              <w:rPr>
                <w:rFonts w:eastAsia="Helvetica"/>
              </w:rPr>
              <w:t>&lt;0.001</w:t>
            </w:r>
          </w:p>
        </w:tc>
      </w:tr>
      <w:tr w:rsidR="0051419D" w:rsidRPr="00414BFD" w14:paraId="3D6F2DB0"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13CD3A" w14:textId="77777777" w:rsidR="0051419D" w:rsidRPr="00414BFD" w:rsidRDefault="0051419D" w:rsidP="00397F27">
            <w:pPr>
              <w:rPr>
                <w:rFonts w:eastAsia="Helvetica"/>
              </w:rPr>
            </w:pPr>
            <w:r w:rsidRPr="00414BFD">
              <w:rPr>
                <w:rFonts w:eastAsia="Helvetica"/>
              </w:rPr>
              <w:t>15-19</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B531FD" w14:textId="77777777" w:rsidR="0051419D" w:rsidRPr="00414BFD" w:rsidRDefault="0051419D" w:rsidP="00397F27">
            <w:pPr>
              <w:rPr>
                <w:rFonts w:eastAsia="Helvetica"/>
              </w:rPr>
            </w:pPr>
            <w:r w:rsidRPr="00414BFD">
              <w:rPr>
                <w:rFonts w:eastAsia="Helvetica"/>
              </w:rPr>
              <w:t>8.47</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4BA3C8" w14:textId="77777777" w:rsidR="0051419D" w:rsidRPr="00414BFD" w:rsidRDefault="0051419D" w:rsidP="00397F27">
            <w:pPr>
              <w:rPr>
                <w:rFonts w:eastAsia="Helvetica"/>
              </w:rPr>
            </w:pPr>
            <w:r w:rsidRPr="00414BFD">
              <w:rPr>
                <w:rFonts w:eastAsia="Helvetica"/>
              </w:rPr>
              <w:t>2,540,033</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D70692" w14:textId="77777777" w:rsidR="0051419D" w:rsidRPr="00414BFD" w:rsidRDefault="0051419D" w:rsidP="00397F27">
            <w:pPr>
              <w:rPr>
                <w:rFonts w:eastAsia="Helvetica"/>
              </w:rPr>
            </w:pPr>
            <w:r w:rsidRPr="00414BFD">
              <w:rPr>
                <w:rFonts w:eastAsia="Helvetica"/>
              </w:rPr>
              <w:t>136.6</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2403DA" w14:textId="77777777" w:rsidR="0051419D" w:rsidRPr="00414BFD" w:rsidRDefault="0051419D" w:rsidP="00397F27">
            <w:pPr>
              <w:rPr>
                <w:rFonts w:eastAsia="Helvetica"/>
              </w:rPr>
            </w:pPr>
            <w:r w:rsidRPr="00414BFD">
              <w:rPr>
                <w:rFonts w:eastAsia="Helvetica"/>
              </w:rPr>
              <w:t>5.38</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B4A2DB" w14:textId="77777777" w:rsidR="0051419D" w:rsidRPr="00414BFD" w:rsidRDefault="0051419D" w:rsidP="00397F27">
            <w:pPr>
              <w:rPr>
                <w:rFonts w:eastAsia="Helvetica"/>
              </w:rPr>
            </w:pPr>
            <w:r w:rsidRPr="00414BFD">
              <w:rPr>
                <w:rFonts w:eastAsia="Helvetica"/>
              </w:rPr>
              <w:t>0.46</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D86B2B" w14:textId="77777777" w:rsidR="0051419D" w:rsidRPr="00414BFD" w:rsidRDefault="0051419D" w:rsidP="00397F27">
            <w:pPr>
              <w:rPr>
                <w:rFonts w:eastAsia="Helvetica"/>
              </w:rPr>
            </w:pPr>
            <w:r w:rsidRPr="00414BFD">
              <w:rPr>
                <w:rFonts w:eastAsia="Helvetica"/>
              </w:rPr>
              <w:t>0.422-0.491</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9458FE" w14:textId="77777777" w:rsidR="0051419D" w:rsidRPr="00414BFD" w:rsidRDefault="0051419D" w:rsidP="00397F27">
            <w:pPr>
              <w:rPr>
                <w:rFonts w:eastAsia="Helvetica"/>
              </w:rPr>
            </w:pPr>
            <w:r w:rsidRPr="00414BFD">
              <w:rPr>
                <w:rFonts w:eastAsia="Helvetica"/>
              </w:rPr>
              <w:t>2,573,677</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6D23B" w14:textId="77777777" w:rsidR="0051419D" w:rsidRPr="00414BFD" w:rsidRDefault="0051419D" w:rsidP="00397F27">
            <w:pPr>
              <w:rPr>
                <w:rFonts w:eastAsia="Helvetica"/>
              </w:rPr>
            </w:pPr>
            <w:r w:rsidRPr="00414BFD">
              <w:rPr>
                <w:rFonts w:eastAsia="Helvetica"/>
              </w:rPr>
              <w:t>63.2</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5BDFA0" w14:textId="77777777" w:rsidR="0051419D" w:rsidRPr="00414BFD" w:rsidRDefault="0051419D" w:rsidP="00397F27">
            <w:pPr>
              <w:rPr>
                <w:rFonts w:eastAsia="Helvetica"/>
              </w:rPr>
            </w:pPr>
            <w:r w:rsidRPr="00414BFD">
              <w:rPr>
                <w:rFonts w:eastAsia="Helvetica"/>
              </w:rPr>
              <w:t>2.46</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9ECDD3" w14:textId="77777777" w:rsidR="0051419D" w:rsidRPr="00414BFD" w:rsidRDefault="0051419D" w:rsidP="00397F27">
            <w:pPr>
              <w:rPr>
                <w:rFonts w:eastAsia="Helvetica"/>
              </w:rPr>
            </w:pPr>
            <w:r w:rsidRPr="00414BFD">
              <w:rPr>
                <w:rFonts w:eastAsia="Helvetica"/>
              </w:rPr>
              <w:t>0.21</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4AE32F" w14:textId="77777777" w:rsidR="0051419D" w:rsidRPr="00414BFD" w:rsidRDefault="0051419D" w:rsidP="00397F27">
            <w:pPr>
              <w:rPr>
                <w:rFonts w:eastAsia="Helvetica"/>
              </w:rPr>
            </w:pPr>
            <w:r w:rsidRPr="00414BFD">
              <w:rPr>
                <w:rFonts w:eastAsia="Helvetica"/>
              </w:rPr>
              <w:t>0.186-0.232</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FA3925" w14:textId="77777777" w:rsidR="0051419D" w:rsidRPr="00414BFD" w:rsidRDefault="0051419D" w:rsidP="00397F27">
            <w:pPr>
              <w:rPr>
                <w:rFonts w:eastAsia="Helvetica"/>
              </w:rPr>
            </w:pPr>
            <w:r w:rsidRPr="00414BFD">
              <w:rPr>
                <w:rFonts w:eastAsia="Helvetica"/>
              </w:rPr>
              <w:t>&lt;0.001</w:t>
            </w:r>
          </w:p>
        </w:tc>
      </w:tr>
      <w:tr w:rsidR="0051419D" w:rsidRPr="00414BFD" w14:paraId="1849CC19"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388C55" w14:textId="77777777" w:rsidR="0051419D" w:rsidRPr="00414BFD" w:rsidRDefault="0051419D" w:rsidP="00397F27">
            <w:pPr>
              <w:rPr>
                <w:rFonts w:eastAsia="Helvetica"/>
              </w:rPr>
            </w:pPr>
            <w:r w:rsidRPr="00414BFD">
              <w:rPr>
                <w:rFonts w:eastAsia="Helvetica"/>
              </w:rPr>
              <w:t>20-24</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6C7917" w14:textId="77777777" w:rsidR="0051419D" w:rsidRPr="00414BFD" w:rsidRDefault="0051419D" w:rsidP="00397F27">
            <w:pPr>
              <w:rPr>
                <w:rFonts w:eastAsia="Helvetica"/>
              </w:rPr>
            </w:pPr>
            <w:r w:rsidRPr="00414BFD">
              <w:rPr>
                <w:rFonts w:eastAsia="Helvetica"/>
              </w:rPr>
              <w:t>8.22</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6E2386" w14:textId="77777777" w:rsidR="0051419D" w:rsidRPr="00414BFD" w:rsidRDefault="0051419D" w:rsidP="00397F27">
            <w:pPr>
              <w:rPr>
                <w:rFonts w:eastAsia="Helvetica"/>
              </w:rPr>
            </w:pPr>
            <w:r w:rsidRPr="00414BFD">
              <w:rPr>
                <w:rFonts w:eastAsia="Helvetica"/>
              </w:rPr>
              <w:t>2,348,302</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55A00C" w14:textId="77777777" w:rsidR="0051419D" w:rsidRPr="00414BFD" w:rsidRDefault="0051419D" w:rsidP="00397F27">
            <w:pPr>
              <w:rPr>
                <w:rFonts w:eastAsia="Helvetica"/>
              </w:rPr>
            </w:pPr>
            <w:r w:rsidRPr="00414BFD">
              <w:rPr>
                <w:rFonts w:eastAsia="Helvetica"/>
              </w:rPr>
              <w:t>91.0</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E9DA6E" w14:textId="77777777" w:rsidR="0051419D" w:rsidRPr="00414BFD" w:rsidRDefault="0051419D" w:rsidP="00397F27">
            <w:pPr>
              <w:rPr>
                <w:rFonts w:eastAsia="Helvetica"/>
              </w:rPr>
            </w:pPr>
            <w:r w:rsidRPr="00414BFD">
              <w:rPr>
                <w:rFonts w:eastAsia="Helvetica"/>
              </w:rPr>
              <w:t>3.88</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6D8147" w14:textId="77777777" w:rsidR="0051419D" w:rsidRPr="00414BFD" w:rsidRDefault="0051419D" w:rsidP="00397F27">
            <w:pPr>
              <w:rPr>
                <w:rFonts w:eastAsia="Helvetica"/>
              </w:rPr>
            </w:pPr>
            <w:r w:rsidRPr="00414BFD">
              <w:rPr>
                <w:rFonts w:eastAsia="Helvetica"/>
              </w:rPr>
              <w:t>0.32</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058065" w14:textId="77777777" w:rsidR="0051419D" w:rsidRPr="00414BFD" w:rsidRDefault="0051419D" w:rsidP="00397F27">
            <w:pPr>
              <w:rPr>
                <w:rFonts w:eastAsia="Helvetica"/>
              </w:rPr>
            </w:pPr>
            <w:r w:rsidRPr="00414BFD">
              <w:rPr>
                <w:rFonts w:eastAsia="Helvetica"/>
              </w:rPr>
              <w:t>0.290-0.349</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1B896B" w14:textId="77777777" w:rsidR="0051419D" w:rsidRPr="00414BFD" w:rsidRDefault="0051419D" w:rsidP="00397F27">
            <w:pPr>
              <w:rPr>
                <w:rFonts w:eastAsia="Helvetica"/>
              </w:rPr>
            </w:pPr>
            <w:r w:rsidRPr="00414BFD">
              <w:rPr>
                <w:rFonts w:eastAsia="Helvetica"/>
              </w:rPr>
              <w:t>2,375,059</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73A8D5" w14:textId="77777777" w:rsidR="0051419D" w:rsidRPr="00414BFD" w:rsidRDefault="0051419D" w:rsidP="00397F27">
            <w:pPr>
              <w:rPr>
                <w:rFonts w:eastAsia="Helvetica"/>
              </w:rPr>
            </w:pPr>
            <w:r w:rsidRPr="00414BFD">
              <w:rPr>
                <w:rFonts w:eastAsia="Helvetica"/>
              </w:rPr>
              <w:t>99.8</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20E0DA" w14:textId="77777777" w:rsidR="0051419D" w:rsidRPr="00414BFD" w:rsidRDefault="0051419D" w:rsidP="00397F27">
            <w:pPr>
              <w:rPr>
                <w:rFonts w:eastAsia="Helvetica"/>
              </w:rPr>
            </w:pPr>
            <w:r w:rsidRPr="00414BFD">
              <w:rPr>
                <w:rFonts w:eastAsia="Helvetica"/>
              </w:rPr>
              <w:t>4.20</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5ECD23" w14:textId="77777777" w:rsidR="0051419D" w:rsidRPr="00414BFD" w:rsidRDefault="0051419D" w:rsidP="00397F27">
            <w:pPr>
              <w:rPr>
                <w:rFonts w:eastAsia="Helvetica"/>
              </w:rPr>
            </w:pPr>
            <w:r w:rsidRPr="00414BFD">
              <w:rPr>
                <w:rFonts w:eastAsia="Helvetica"/>
              </w:rPr>
              <w:t>0.35</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F06533" w14:textId="77777777" w:rsidR="0051419D" w:rsidRPr="00414BFD" w:rsidRDefault="0051419D" w:rsidP="00397F27">
            <w:pPr>
              <w:rPr>
                <w:rFonts w:eastAsia="Helvetica"/>
              </w:rPr>
            </w:pPr>
            <w:r w:rsidRPr="00414BFD">
              <w:rPr>
                <w:rFonts w:eastAsia="Helvetica"/>
              </w:rPr>
              <w:t>0.316-0.377</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712D3" w14:textId="77777777" w:rsidR="0051419D" w:rsidRPr="00414BFD" w:rsidRDefault="0051419D" w:rsidP="00397F27">
            <w:pPr>
              <w:rPr>
                <w:rFonts w:eastAsia="Helvetica"/>
              </w:rPr>
            </w:pPr>
            <w:r w:rsidRPr="00414BFD">
              <w:rPr>
                <w:rFonts w:eastAsia="Helvetica"/>
              </w:rPr>
              <w:t>0.2</w:t>
            </w:r>
          </w:p>
        </w:tc>
      </w:tr>
      <w:tr w:rsidR="0051419D" w:rsidRPr="00414BFD" w14:paraId="7C427944"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278B56" w14:textId="77777777" w:rsidR="0051419D" w:rsidRPr="00414BFD" w:rsidRDefault="0051419D" w:rsidP="00397F27">
            <w:pPr>
              <w:rPr>
                <w:rFonts w:eastAsia="Helvetica"/>
              </w:rPr>
            </w:pPr>
            <w:r w:rsidRPr="00414BFD">
              <w:rPr>
                <w:rFonts w:eastAsia="Helvetica"/>
              </w:rPr>
              <w:t>25-29</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93B2F" w14:textId="77777777" w:rsidR="0051419D" w:rsidRPr="00414BFD" w:rsidRDefault="0051419D" w:rsidP="00397F27">
            <w:pPr>
              <w:rPr>
                <w:rFonts w:eastAsia="Helvetica"/>
              </w:rPr>
            </w:pPr>
            <w:r w:rsidRPr="00414BFD">
              <w:rPr>
                <w:rFonts w:eastAsia="Helvetica"/>
              </w:rPr>
              <w:t>7.93</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0044DA" w14:textId="77777777" w:rsidR="0051419D" w:rsidRPr="00414BFD" w:rsidRDefault="0051419D" w:rsidP="00397F27">
            <w:pPr>
              <w:rPr>
                <w:rFonts w:eastAsia="Helvetica"/>
              </w:rPr>
            </w:pPr>
            <w:r w:rsidRPr="00414BFD">
              <w:rPr>
                <w:rFonts w:eastAsia="Helvetica"/>
              </w:rPr>
              <w:t>2,573,460</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5E43AC" w14:textId="77777777" w:rsidR="0051419D" w:rsidRPr="00414BFD" w:rsidRDefault="0051419D" w:rsidP="00397F27">
            <w:pPr>
              <w:rPr>
                <w:rFonts w:eastAsia="Helvetica"/>
              </w:rPr>
            </w:pPr>
            <w:r w:rsidRPr="00414BFD">
              <w:rPr>
                <w:rFonts w:eastAsia="Helvetica"/>
              </w:rPr>
              <w:t>62.4</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570D95" w14:textId="77777777" w:rsidR="0051419D" w:rsidRPr="00414BFD" w:rsidRDefault="0051419D" w:rsidP="00397F27">
            <w:pPr>
              <w:rPr>
                <w:rFonts w:eastAsia="Helvetica"/>
              </w:rPr>
            </w:pPr>
            <w:r w:rsidRPr="00414BFD">
              <w:rPr>
                <w:rFonts w:eastAsia="Helvetica"/>
              </w:rPr>
              <w:t>2.42</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B0B66A" w14:textId="77777777" w:rsidR="0051419D" w:rsidRPr="00414BFD" w:rsidRDefault="0051419D" w:rsidP="00397F27">
            <w:pPr>
              <w:rPr>
                <w:rFonts w:eastAsia="Helvetica"/>
              </w:rPr>
            </w:pPr>
            <w:r w:rsidRPr="00414BFD">
              <w:rPr>
                <w:rFonts w:eastAsia="Helvetica"/>
              </w:rPr>
              <w:t>0.19</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52DD92" w14:textId="77777777" w:rsidR="0051419D" w:rsidRPr="00414BFD" w:rsidRDefault="0051419D" w:rsidP="00397F27">
            <w:pPr>
              <w:rPr>
                <w:rFonts w:eastAsia="Helvetica"/>
              </w:rPr>
            </w:pPr>
            <w:r w:rsidRPr="00414BFD">
              <w:rPr>
                <w:rFonts w:eastAsia="Helvetica"/>
              </w:rPr>
              <w:t>0.172-0.215</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AF472" w14:textId="77777777" w:rsidR="0051419D" w:rsidRPr="00414BFD" w:rsidRDefault="0051419D" w:rsidP="00397F27">
            <w:pPr>
              <w:rPr>
                <w:rFonts w:eastAsia="Helvetica"/>
              </w:rPr>
            </w:pPr>
            <w:r w:rsidRPr="00414BFD">
              <w:rPr>
                <w:rFonts w:eastAsia="Helvetica"/>
              </w:rPr>
              <w:t>2,623,535</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507B0D" w14:textId="77777777" w:rsidR="0051419D" w:rsidRPr="00414BFD" w:rsidRDefault="0051419D" w:rsidP="00397F27">
            <w:pPr>
              <w:rPr>
                <w:rFonts w:eastAsia="Helvetica"/>
              </w:rPr>
            </w:pPr>
            <w:r w:rsidRPr="00414BFD">
              <w:rPr>
                <w:rFonts w:eastAsia="Helvetica"/>
              </w:rPr>
              <w:t>109.4</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D800E" w14:textId="77777777" w:rsidR="0051419D" w:rsidRPr="00414BFD" w:rsidRDefault="0051419D" w:rsidP="00397F27">
            <w:pPr>
              <w:rPr>
                <w:rFonts w:eastAsia="Helvetica"/>
              </w:rPr>
            </w:pPr>
            <w:r w:rsidRPr="00414BFD">
              <w:rPr>
                <w:rFonts w:eastAsia="Helvetica"/>
              </w:rPr>
              <w:t>4.17</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768D39" w14:textId="77777777" w:rsidR="0051419D" w:rsidRPr="00414BFD" w:rsidRDefault="0051419D" w:rsidP="00397F27">
            <w:pPr>
              <w:rPr>
                <w:rFonts w:eastAsia="Helvetica"/>
              </w:rPr>
            </w:pPr>
            <w:r w:rsidRPr="00414BFD">
              <w:rPr>
                <w:rFonts w:eastAsia="Helvetica"/>
              </w:rPr>
              <w:t>0.33</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14B261" w14:textId="77777777" w:rsidR="0051419D" w:rsidRPr="00414BFD" w:rsidRDefault="0051419D" w:rsidP="00397F27">
            <w:pPr>
              <w:rPr>
                <w:rFonts w:eastAsia="Helvetica"/>
              </w:rPr>
            </w:pPr>
            <w:r w:rsidRPr="00414BFD">
              <w:rPr>
                <w:rFonts w:eastAsia="Helvetica"/>
              </w:rPr>
              <w:t>0.304-0.360</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0BF1A8" w14:textId="77777777" w:rsidR="0051419D" w:rsidRPr="00414BFD" w:rsidRDefault="0051419D" w:rsidP="00397F27">
            <w:pPr>
              <w:rPr>
                <w:rFonts w:eastAsia="Helvetica"/>
              </w:rPr>
            </w:pPr>
            <w:r w:rsidRPr="00414BFD">
              <w:rPr>
                <w:rFonts w:eastAsia="Helvetica"/>
              </w:rPr>
              <w:t>&lt;0.001</w:t>
            </w:r>
          </w:p>
        </w:tc>
      </w:tr>
      <w:tr w:rsidR="0051419D" w:rsidRPr="00414BFD" w14:paraId="3C59060C"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33199" w14:textId="77777777" w:rsidR="0051419D" w:rsidRPr="00414BFD" w:rsidRDefault="0051419D" w:rsidP="00397F27">
            <w:pPr>
              <w:rPr>
                <w:rFonts w:eastAsia="Helvetica"/>
              </w:rPr>
            </w:pPr>
            <w:r w:rsidRPr="00414BFD">
              <w:rPr>
                <w:rFonts w:eastAsia="Helvetica"/>
              </w:rPr>
              <w:t>30-34</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0289C8" w14:textId="77777777" w:rsidR="0051419D" w:rsidRPr="00414BFD" w:rsidRDefault="0051419D" w:rsidP="00397F27">
            <w:pPr>
              <w:rPr>
                <w:rFonts w:eastAsia="Helvetica"/>
              </w:rPr>
            </w:pPr>
            <w:r w:rsidRPr="00414BFD">
              <w:rPr>
                <w:rFonts w:eastAsia="Helvetica"/>
              </w:rPr>
              <w:t>7.61</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6C9746" w14:textId="77777777" w:rsidR="0051419D" w:rsidRPr="00414BFD" w:rsidRDefault="0051419D" w:rsidP="00397F27">
            <w:pPr>
              <w:rPr>
                <w:rFonts w:eastAsia="Helvetica"/>
              </w:rPr>
            </w:pPr>
            <w:r w:rsidRPr="00414BFD">
              <w:rPr>
                <w:rFonts w:eastAsia="Helvetica"/>
              </w:rPr>
              <w:t>2,750,884</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41532" w14:textId="77777777" w:rsidR="0051419D" w:rsidRPr="00414BFD" w:rsidRDefault="0051419D" w:rsidP="00397F27">
            <w:pPr>
              <w:rPr>
                <w:rFonts w:eastAsia="Helvetica"/>
              </w:rPr>
            </w:pPr>
            <w:r w:rsidRPr="00414BFD">
              <w:rPr>
                <w:rFonts w:eastAsia="Helvetica"/>
              </w:rPr>
              <w:t>53.6</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DE04EA" w14:textId="77777777" w:rsidR="0051419D" w:rsidRPr="00414BFD" w:rsidRDefault="0051419D" w:rsidP="00397F27">
            <w:pPr>
              <w:rPr>
                <w:rFonts w:eastAsia="Helvetica"/>
              </w:rPr>
            </w:pPr>
            <w:r w:rsidRPr="00414BFD">
              <w:rPr>
                <w:rFonts w:eastAsia="Helvetica"/>
              </w:rPr>
              <w:t>1.95</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6F7879" w14:textId="77777777" w:rsidR="0051419D" w:rsidRPr="00414BFD" w:rsidRDefault="0051419D" w:rsidP="00397F27">
            <w:pPr>
              <w:rPr>
                <w:rFonts w:eastAsia="Helvetica"/>
              </w:rPr>
            </w:pPr>
            <w:r w:rsidRPr="00414BFD">
              <w:rPr>
                <w:rFonts w:eastAsia="Helvetica"/>
              </w:rPr>
              <w:t>0.15</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D9059" w14:textId="77777777" w:rsidR="0051419D" w:rsidRPr="00414BFD" w:rsidRDefault="0051419D" w:rsidP="00397F27">
            <w:pPr>
              <w:rPr>
                <w:rFonts w:eastAsia="Helvetica"/>
              </w:rPr>
            </w:pPr>
            <w:r w:rsidRPr="00414BFD">
              <w:rPr>
                <w:rFonts w:eastAsia="Helvetica"/>
              </w:rPr>
              <w:t>0.131-0.167</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4790BA" w14:textId="77777777" w:rsidR="0051419D" w:rsidRPr="00414BFD" w:rsidRDefault="0051419D" w:rsidP="00397F27">
            <w:pPr>
              <w:rPr>
                <w:rFonts w:eastAsia="Helvetica"/>
              </w:rPr>
            </w:pPr>
            <w:r w:rsidRPr="00414BFD">
              <w:rPr>
                <w:rFonts w:eastAsia="Helvetica"/>
              </w:rPr>
              <w:t>2,822,264</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82D14" w14:textId="77777777" w:rsidR="0051419D" w:rsidRPr="00414BFD" w:rsidRDefault="0051419D" w:rsidP="00397F27">
            <w:pPr>
              <w:rPr>
                <w:rFonts w:eastAsia="Helvetica"/>
              </w:rPr>
            </w:pPr>
            <w:r w:rsidRPr="00414BFD">
              <w:rPr>
                <w:rFonts w:eastAsia="Helvetica"/>
              </w:rPr>
              <w:t>125.6</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361556" w14:textId="77777777" w:rsidR="0051419D" w:rsidRPr="00414BFD" w:rsidRDefault="0051419D" w:rsidP="00397F27">
            <w:pPr>
              <w:rPr>
                <w:rFonts w:eastAsia="Helvetica"/>
              </w:rPr>
            </w:pPr>
            <w:r w:rsidRPr="00414BFD">
              <w:rPr>
                <w:rFonts w:eastAsia="Helvetica"/>
              </w:rPr>
              <w:t>4.45</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D3925" w14:textId="77777777" w:rsidR="0051419D" w:rsidRPr="00414BFD" w:rsidRDefault="0051419D" w:rsidP="00397F27">
            <w:pPr>
              <w:rPr>
                <w:rFonts w:eastAsia="Helvetica"/>
              </w:rPr>
            </w:pPr>
            <w:r w:rsidRPr="00414BFD">
              <w:rPr>
                <w:rFonts w:eastAsia="Helvetica"/>
              </w:rPr>
              <w:t>0.34</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E5FD0E" w14:textId="77777777" w:rsidR="0051419D" w:rsidRPr="00414BFD" w:rsidRDefault="0051419D" w:rsidP="00397F27">
            <w:pPr>
              <w:rPr>
                <w:rFonts w:eastAsia="Helvetica"/>
              </w:rPr>
            </w:pPr>
            <w:r w:rsidRPr="00414BFD">
              <w:rPr>
                <w:rFonts w:eastAsia="Helvetica"/>
              </w:rPr>
              <w:t>0.313-0.366</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2A0044" w14:textId="77777777" w:rsidR="0051419D" w:rsidRPr="00414BFD" w:rsidRDefault="0051419D" w:rsidP="00397F27">
            <w:pPr>
              <w:rPr>
                <w:rFonts w:eastAsia="Helvetica"/>
              </w:rPr>
            </w:pPr>
            <w:r w:rsidRPr="00414BFD">
              <w:rPr>
                <w:rFonts w:eastAsia="Helvetica"/>
              </w:rPr>
              <w:t>&lt;0.001</w:t>
            </w:r>
          </w:p>
        </w:tc>
      </w:tr>
      <w:tr w:rsidR="0051419D" w:rsidRPr="00414BFD" w14:paraId="4D2278E3"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49CFEE" w14:textId="77777777" w:rsidR="0051419D" w:rsidRPr="00414BFD" w:rsidRDefault="0051419D" w:rsidP="00397F27">
            <w:pPr>
              <w:rPr>
                <w:rFonts w:eastAsia="Helvetica"/>
              </w:rPr>
            </w:pPr>
            <w:r w:rsidRPr="00414BFD">
              <w:rPr>
                <w:rFonts w:eastAsia="Helvetica"/>
              </w:rPr>
              <w:t>35-39</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BAA192" w14:textId="77777777" w:rsidR="0051419D" w:rsidRPr="00414BFD" w:rsidRDefault="0051419D" w:rsidP="00397F27">
            <w:pPr>
              <w:rPr>
                <w:rFonts w:eastAsia="Helvetica"/>
              </w:rPr>
            </w:pPr>
            <w:r w:rsidRPr="00414BFD">
              <w:rPr>
                <w:rFonts w:eastAsia="Helvetica"/>
              </w:rPr>
              <w:t>7.15</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53C27" w14:textId="77777777" w:rsidR="0051419D" w:rsidRPr="00414BFD" w:rsidRDefault="0051419D" w:rsidP="00397F27">
            <w:pPr>
              <w:rPr>
                <w:rFonts w:eastAsia="Helvetica"/>
              </w:rPr>
            </w:pPr>
            <w:r w:rsidRPr="00414BFD">
              <w:rPr>
                <w:rFonts w:eastAsia="Helvetica"/>
              </w:rPr>
              <w:t>2,539,900</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715D0A" w14:textId="77777777" w:rsidR="0051419D" w:rsidRPr="00414BFD" w:rsidRDefault="0051419D" w:rsidP="00397F27">
            <w:pPr>
              <w:rPr>
                <w:rFonts w:eastAsia="Helvetica"/>
              </w:rPr>
            </w:pPr>
            <w:r w:rsidRPr="00414BFD">
              <w:rPr>
                <w:rFonts w:eastAsia="Helvetica"/>
              </w:rPr>
              <w:t>40.0</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0B1D4E" w14:textId="77777777" w:rsidR="0051419D" w:rsidRPr="00414BFD" w:rsidRDefault="0051419D" w:rsidP="00397F27">
            <w:pPr>
              <w:rPr>
                <w:rFonts w:eastAsia="Helvetica"/>
              </w:rPr>
            </w:pPr>
            <w:r w:rsidRPr="00414BFD">
              <w:rPr>
                <w:rFonts w:eastAsia="Helvetica"/>
              </w:rPr>
              <w:t>1.57</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700D8E" w14:textId="77777777" w:rsidR="0051419D" w:rsidRPr="00414BFD" w:rsidRDefault="0051419D" w:rsidP="00397F27">
            <w:pPr>
              <w:rPr>
                <w:rFonts w:eastAsia="Helvetica"/>
              </w:rPr>
            </w:pPr>
            <w:r w:rsidRPr="00414BFD">
              <w:rPr>
                <w:rFonts w:eastAsia="Helvetica"/>
              </w:rPr>
              <w:t>0.11</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C4E0B8" w14:textId="77777777" w:rsidR="0051419D" w:rsidRPr="00414BFD" w:rsidRDefault="0051419D" w:rsidP="00397F27">
            <w:pPr>
              <w:rPr>
                <w:rFonts w:eastAsia="Helvetica"/>
              </w:rPr>
            </w:pPr>
            <w:r w:rsidRPr="00414BFD">
              <w:rPr>
                <w:rFonts w:eastAsia="Helvetica"/>
              </w:rPr>
              <w:t>0.098-0.129</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DCE69" w14:textId="77777777" w:rsidR="0051419D" w:rsidRPr="00414BFD" w:rsidRDefault="0051419D" w:rsidP="00397F27">
            <w:pPr>
              <w:rPr>
                <w:rFonts w:eastAsia="Helvetica"/>
              </w:rPr>
            </w:pPr>
            <w:r w:rsidRPr="00414BFD">
              <w:rPr>
                <w:rFonts w:eastAsia="Helvetica"/>
              </w:rPr>
              <w:t>2,571,477</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144445" w14:textId="77777777" w:rsidR="0051419D" w:rsidRPr="00414BFD" w:rsidRDefault="0051419D" w:rsidP="00397F27">
            <w:pPr>
              <w:rPr>
                <w:rFonts w:eastAsia="Helvetica"/>
              </w:rPr>
            </w:pPr>
            <w:r w:rsidRPr="00414BFD">
              <w:rPr>
                <w:rFonts w:eastAsia="Helvetica"/>
              </w:rPr>
              <w:t>100.0</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8BF8C4" w14:textId="77777777" w:rsidR="0051419D" w:rsidRPr="00414BFD" w:rsidRDefault="0051419D" w:rsidP="00397F27">
            <w:pPr>
              <w:rPr>
                <w:rFonts w:eastAsia="Helvetica"/>
              </w:rPr>
            </w:pPr>
            <w:r w:rsidRPr="00414BFD">
              <w:rPr>
                <w:rFonts w:eastAsia="Helvetica"/>
              </w:rPr>
              <w:t>3.89</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D327AF" w14:textId="77777777" w:rsidR="0051419D" w:rsidRPr="00414BFD" w:rsidRDefault="0051419D" w:rsidP="00397F27">
            <w:pPr>
              <w:rPr>
                <w:rFonts w:eastAsia="Helvetica"/>
              </w:rPr>
            </w:pPr>
            <w:r w:rsidRPr="00414BFD">
              <w:rPr>
                <w:rFonts w:eastAsia="Helvetica"/>
              </w:rPr>
              <w:t>0.28</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A62C0F" w14:textId="77777777" w:rsidR="0051419D" w:rsidRPr="00414BFD" w:rsidRDefault="0051419D" w:rsidP="00397F27">
            <w:pPr>
              <w:rPr>
                <w:rFonts w:eastAsia="Helvetica"/>
              </w:rPr>
            </w:pPr>
            <w:r w:rsidRPr="00414BFD">
              <w:rPr>
                <w:rFonts w:eastAsia="Helvetica"/>
              </w:rPr>
              <w:t>0.254-0.304</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F4F9DE" w14:textId="77777777" w:rsidR="0051419D" w:rsidRPr="00414BFD" w:rsidRDefault="0051419D" w:rsidP="00397F27">
            <w:pPr>
              <w:rPr>
                <w:rFonts w:eastAsia="Helvetica"/>
              </w:rPr>
            </w:pPr>
            <w:r w:rsidRPr="00414BFD">
              <w:rPr>
                <w:rFonts w:eastAsia="Helvetica"/>
              </w:rPr>
              <w:t>&lt;0.001</w:t>
            </w:r>
          </w:p>
        </w:tc>
      </w:tr>
      <w:tr w:rsidR="0051419D" w:rsidRPr="00414BFD" w14:paraId="18A4CBC3"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8481FE" w14:textId="77777777" w:rsidR="0051419D" w:rsidRPr="00414BFD" w:rsidRDefault="0051419D" w:rsidP="00397F27">
            <w:pPr>
              <w:rPr>
                <w:rFonts w:eastAsia="Helvetica"/>
              </w:rPr>
            </w:pPr>
            <w:r w:rsidRPr="00414BFD">
              <w:rPr>
                <w:rFonts w:eastAsia="Helvetica"/>
              </w:rPr>
              <w:t>40-44</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BCBD4" w14:textId="77777777" w:rsidR="0051419D" w:rsidRPr="00414BFD" w:rsidRDefault="0051419D" w:rsidP="00397F27">
            <w:pPr>
              <w:rPr>
                <w:rFonts w:eastAsia="Helvetica"/>
              </w:rPr>
            </w:pPr>
            <w:r w:rsidRPr="00414BFD">
              <w:rPr>
                <w:rFonts w:eastAsia="Helvetica"/>
              </w:rPr>
              <w:t>6.59</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78D0F" w14:textId="77777777" w:rsidR="0051419D" w:rsidRPr="00414BFD" w:rsidRDefault="0051419D" w:rsidP="00397F27">
            <w:pPr>
              <w:rPr>
                <w:rFonts w:eastAsia="Helvetica"/>
              </w:rPr>
            </w:pPr>
            <w:r w:rsidRPr="00414BFD">
              <w:rPr>
                <w:rFonts w:eastAsia="Helvetica"/>
              </w:rPr>
              <w:t>2,050,188</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FB5AD5" w14:textId="77777777" w:rsidR="0051419D" w:rsidRPr="00414BFD" w:rsidRDefault="0051419D" w:rsidP="00397F27">
            <w:pPr>
              <w:rPr>
                <w:rFonts w:eastAsia="Helvetica"/>
              </w:rPr>
            </w:pPr>
            <w:r w:rsidRPr="00414BFD">
              <w:rPr>
                <w:rFonts w:eastAsia="Helvetica"/>
              </w:rPr>
              <w:t>24.2</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D863D0" w14:textId="77777777" w:rsidR="0051419D" w:rsidRPr="00414BFD" w:rsidRDefault="0051419D" w:rsidP="00397F27">
            <w:pPr>
              <w:rPr>
                <w:rFonts w:eastAsia="Helvetica"/>
              </w:rPr>
            </w:pPr>
            <w:r w:rsidRPr="00414BFD">
              <w:rPr>
                <w:rFonts w:eastAsia="Helvetica"/>
              </w:rPr>
              <w:t>1.18</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79F283" w14:textId="77777777" w:rsidR="0051419D" w:rsidRPr="00414BFD" w:rsidRDefault="0051419D" w:rsidP="00397F27">
            <w:pPr>
              <w:rPr>
                <w:rFonts w:eastAsia="Helvetica"/>
              </w:rPr>
            </w:pPr>
            <w:r w:rsidRPr="00414BFD">
              <w:rPr>
                <w:rFonts w:eastAsia="Helvetica"/>
              </w:rPr>
              <w:t>0.08</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595E2A" w14:textId="77777777" w:rsidR="0051419D" w:rsidRPr="00414BFD" w:rsidRDefault="0051419D" w:rsidP="00397F27">
            <w:pPr>
              <w:rPr>
                <w:rFonts w:eastAsia="Helvetica"/>
              </w:rPr>
            </w:pPr>
            <w:r w:rsidRPr="00414BFD">
              <w:rPr>
                <w:rFonts w:eastAsia="Helvetica"/>
              </w:rPr>
              <w:t>0.065-0.093</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7E2B2D" w14:textId="77777777" w:rsidR="0051419D" w:rsidRPr="00414BFD" w:rsidRDefault="0051419D" w:rsidP="00397F27">
            <w:pPr>
              <w:rPr>
                <w:rFonts w:eastAsia="Helvetica"/>
              </w:rPr>
            </w:pPr>
            <w:r w:rsidRPr="00414BFD">
              <w:rPr>
                <w:rFonts w:eastAsia="Helvetica"/>
              </w:rPr>
              <w:t>2,002,275</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4B46D9" w14:textId="77777777" w:rsidR="0051419D" w:rsidRPr="00414BFD" w:rsidRDefault="0051419D" w:rsidP="00397F27">
            <w:pPr>
              <w:rPr>
                <w:rFonts w:eastAsia="Helvetica"/>
              </w:rPr>
            </w:pPr>
            <w:r w:rsidRPr="00414BFD">
              <w:rPr>
                <w:rFonts w:eastAsia="Helvetica"/>
              </w:rPr>
              <w:t>80.4</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E9C314" w14:textId="77777777" w:rsidR="0051419D" w:rsidRPr="00414BFD" w:rsidRDefault="0051419D" w:rsidP="00397F27">
            <w:pPr>
              <w:rPr>
                <w:rFonts w:eastAsia="Helvetica"/>
              </w:rPr>
            </w:pPr>
            <w:r w:rsidRPr="00414BFD">
              <w:rPr>
                <w:rFonts w:eastAsia="Helvetica"/>
              </w:rPr>
              <w:t>4.02</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EDC4B5" w14:textId="77777777" w:rsidR="0051419D" w:rsidRPr="00414BFD" w:rsidRDefault="0051419D" w:rsidP="00397F27">
            <w:pPr>
              <w:rPr>
                <w:rFonts w:eastAsia="Helvetica"/>
              </w:rPr>
            </w:pPr>
            <w:r w:rsidRPr="00414BFD">
              <w:rPr>
                <w:rFonts w:eastAsia="Helvetica"/>
              </w:rPr>
              <w:t>0.26</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A049EB" w14:textId="77777777" w:rsidR="0051419D" w:rsidRPr="00414BFD" w:rsidRDefault="0051419D" w:rsidP="00397F27">
            <w:pPr>
              <w:rPr>
                <w:rFonts w:eastAsia="Helvetica"/>
              </w:rPr>
            </w:pPr>
            <w:r w:rsidRPr="00414BFD">
              <w:rPr>
                <w:rFonts w:eastAsia="Helvetica"/>
              </w:rPr>
              <w:t>0.239-0.292</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408114" w14:textId="77777777" w:rsidR="0051419D" w:rsidRPr="00414BFD" w:rsidRDefault="0051419D" w:rsidP="00397F27">
            <w:pPr>
              <w:rPr>
                <w:rFonts w:eastAsia="Helvetica"/>
              </w:rPr>
            </w:pPr>
            <w:r w:rsidRPr="00414BFD">
              <w:rPr>
                <w:rFonts w:eastAsia="Helvetica"/>
              </w:rPr>
              <w:t>&lt;0.001</w:t>
            </w:r>
          </w:p>
        </w:tc>
      </w:tr>
      <w:tr w:rsidR="0051419D" w:rsidRPr="00414BFD" w14:paraId="179368BC"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29B61C" w14:textId="77777777" w:rsidR="0051419D" w:rsidRPr="00414BFD" w:rsidRDefault="0051419D" w:rsidP="00397F27">
            <w:pPr>
              <w:rPr>
                <w:rFonts w:eastAsia="Helvetica"/>
              </w:rPr>
            </w:pPr>
            <w:r w:rsidRPr="00414BFD">
              <w:rPr>
                <w:rFonts w:eastAsia="Helvetica"/>
              </w:rPr>
              <w:t>45-49</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3C017A" w14:textId="77777777" w:rsidR="0051419D" w:rsidRPr="00414BFD" w:rsidRDefault="0051419D" w:rsidP="00397F27">
            <w:pPr>
              <w:rPr>
                <w:rFonts w:eastAsia="Helvetica"/>
              </w:rPr>
            </w:pPr>
            <w:r w:rsidRPr="00414BFD">
              <w:rPr>
                <w:rFonts w:eastAsia="Helvetica"/>
              </w:rPr>
              <w:t>6.04</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116CBB" w14:textId="77777777" w:rsidR="0051419D" w:rsidRPr="00414BFD" w:rsidRDefault="0051419D" w:rsidP="00397F27">
            <w:pPr>
              <w:rPr>
                <w:rFonts w:eastAsia="Helvetica"/>
              </w:rPr>
            </w:pPr>
            <w:r w:rsidRPr="00414BFD">
              <w:rPr>
                <w:rFonts w:eastAsia="Helvetica"/>
              </w:rPr>
              <w:t>1,693,946</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84F961" w14:textId="77777777" w:rsidR="0051419D" w:rsidRPr="00414BFD" w:rsidRDefault="0051419D" w:rsidP="00397F27">
            <w:pPr>
              <w:rPr>
                <w:rFonts w:eastAsia="Helvetica"/>
              </w:rPr>
            </w:pPr>
            <w:r w:rsidRPr="00414BFD">
              <w:rPr>
                <w:rFonts w:eastAsia="Helvetica"/>
              </w:rPr>
              <w:t>12.2</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5FE7F7" w14:textId="77777777" w:rsidR="0051419D" w:rsidRPr="00414BFD" w:rsidRDefault="0051419D" w:rsidP="00397F27">
            <w:pPr>
              <w:rPr>
                <w:rFonts w:eastAsia="Helvetica"/>
              </w:rPr>
            </w:pPr>
            <w:r w:rsidRPr="00414BFD">
              <w:rPr>
                <w:rFonts w:eastAsia="Helvetica"/>
              </w:rPr>
              <w:t>0.72</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2AD84" w14:textId="77777777" w:rsidR="0051419D" w:rsidRPr="00414BFD" w:rsidRDefault="0051419D" w:rsidP="00397F27">
            <w:pPr>
              <w:rPr>
                <w:rFonts w:eastAsia="Helvetica"/>
              </w:rPr>
            </w:pPr>
            <w:r w:rsidRPr="00414BFD">
              <w:rPr>
                <w:rFonts w:eastAsia="Helvetica"/>
              </w:rPr>
              <w:t>0.04</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D7A966" w14:textId="77777777" w:rsidR="0051419D" w:rsidRPr="00414BFD" w:rsidRDefault="0051419D" w:rsidP="00397F27">
            <w:pPr>
              <w:rPr>
                <w:rFonts w:eastAsia="Helvetica"/>
              </w:rPr>
            </w:pPr>
            <w:r w:rsidRPr="00414BFD">
              <w:rPr>
                <w:rFonts w:eastAsia="Helvetica"/>
              </w:rPr>
              <w:t>0.033-0.056</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8A8D49" w14:textId="77777777" w:rsidR="0051419D" w:rsidRPr="00414BFD" w:rsidRDefault="0051419D" w:rsidP="00397F27">
            <w:pPr>
              <w:rPr>
                <w:rFonts w:eastAsia="Helvetica"/>
              </w:rPr>
            </w:pPr>
            <w:r w:rsidRPr="00414BFD">
              <w:rPr>
                <w:rFonts w:eastAsia="Helvetica"/>
              </w:rPr>
              <w:t>1,607,566</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5B248D" w14:textId="77777777" w:rsidR="0051419D" w:rsidRPr="00414BFD" w:rsidRDefault="0051419D" w:rsidP="00397F27">
            <w:pPr>
              <w:rPr>
                <w:rFonts w:eastAsia="Helvetica"/>
              </w:rPr>
            </w:pPr>
            <w:r w:rsidRPr="00414BFD">
              <w:rPr>
                <w:rFonts w:eastAsia="Helvetica"/>
              </w:rPr>
              <w:t>50.0</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9618CD" w14:textId="77777777" w:rsidR="0051419D" w:rsidRPr="00414BFD" w:rsidRDefault="0051419D" w:rsidP="00397F27">
            <w:pPr>
              <w:rPr>
                <w:rFonts w:eastAsia="Helvetica"/>
              </w:rPr>
            </w:pPr>
            <w:r w:rsidRPr="00414BFD">
              <w:rPr>
                <w:rFonts w:eastAsia="Helvetica"/>
              </w:rPr>
              <w:t>3.11</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4259AC" w14:textId="77777777" w:rsidR="0051419D" w:rsidRPr="00414BFD" w:rsidRDefault="0051419D" w:rsidP="00397F27">
            <w:pPr>
              <w:rPr>
                <w:rFonts w:eastAsia="Helvetica"/>
              </w:rPr>
            </w:pPr>
            <w:r w:rsidRPr="00414BFD">
              <w:rPr>
                <w:rFonts w:eastAsia="Helvetica"/>
              </w:rPr>
              <w:t>0.19</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76F639" w14:textId="77777777" w:rsidR="0051419D" w:rsidRPr="00414BFD" w:rsidRDefault="0051419D" w:rsidP="00397F27">
            <w:pPr>
              <w:rPr>
                <w:rFonts w:eastAsia="Helvetica"/>
              </w:rPr>
            </w:pPr>
            <w:r w:rsidRPr="00414BFD">
              <w:rPr>
                <w:rFonts w:eastAsia="Helvetica"/>
              </w:rPr>
              <w:t>0.165-0.213</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0C146" w14:textId="77777777" w:rsidR="0051419D" w:rsidRPr="00414BFD" w:rsidRDefault="0051419D" w:rsidP="00397F27">
            <w:pPr>
              <w:rPr>
                <w:rFonts w:eastAsia="Helvetica"/>
              </w:rPr>
            </w:pPr>
            <w:r w:rsidRPr="00414BFD">
              <w:rPr>
                <w:rFonts w:eastAsia="Helvetica"/>
              </w:rPr>
              <w:t>&lt;0.001</w:t>
            </w:r>
          </w:p>
        </w:tc>
      </w:tr>
      <w:tr w:rsidR="0051419D" w:rsidRPr="00414BFD" w14:paraId="128891F6"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25A0A8" w14:textId="77777777" w:rsidR="0051419D" w:rsidRPr="00414BFD" w:rsidRDefault="0051419D" w:rsidP="00397F27">
            <w:pPr>
              <w:rPr>
                <w:rFonts w:eastAsia="Helvetica"/>
              </w:rPr>
            </w:pPr>
            <w:r w:rsidRPr="00414BFD">
              <w:rPr>
                <w:rFonts w:eastAsia="Helvetica"/>
              </w:rPr>
              <w:t>50-54</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9114E2" w14:textId="77777777" w:rsidR="0051419D" w:rsidRPr="00414BFD" w:rsidRDefault="0051419D" w:rsidP="00397F27">
            <w:pPr>
              <w:rPr>
                <w:rFonts w:eastAsia="Helvetica"/>
              </w:rPr>
            </w:pPr>
            <w:r w:rsidRPr="00414BFD">
              <w:rPr>
                <w:rFonts w:eastAsia="Helvetica"/>
              </w:rPr>
              <w:t>5.37</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DB29BA" w14:textId="77777777" w:rsidR="0051419D" w:rsidRPr="00414BFD" w:rsidRDefault="0051419D" w:rsidP="00397F27">
            <w:pPr>
              <w:rPr>
                <w:rFonts w:eastAsia="Helvetica"/>
              </w:rPr>
            </w:pPr>
            <w:r w:rsidRPr="00414BFD">
              <w:rPr>
                <w:rFonts w:eastAsia="Helvetica"/>
              </w:rPr>
              <w:t>1,431,048</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DC6F34" w14:textId="77777777" w:rsidR="0051419D" w:rsidRPr="00414BFD" w:rsidRDefault="0051419D" w:rsidP="00397F27">
            <w:pPr>
              <w:rPr>
                <w:rFonts w:eastAsia="Helvetica"/>
              </w:rPr>
            </w:pPr>
            <w:r w:rsidRPr="00414BFD">
              <w:rPr>
                <w:rFonts w:eastAsia="Helvetica"/>
              </w:rPr>
              <w:t>12.0</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A3054A" w14:textId="77777777" w:rsidR="0051419D" w:rsidRPr="00414BFD" w:rsidRDefault="0051419D" w:rsidP="00397F27">
            <w:pPr>
              <w:rPr>
                <w:rFonts w:eastAsia="Helvetica"/>
              </w:rPr>
            </w:pPr>
            <w:r w:rsidRPr="00414BFD">
              <w:rPr>
                <w:rFonts w:eastAsia="Helvetica"/>
              </w:rPr>
              <w:t>0.84</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0EDB33" w14:textId="77777777" w:rsidR="0051419D" w:rsidRPr="00414BFD" w:rsidRDefault="0051419D" w:rsidP="00397F27">
            <w:pPr>
              <w:rPr>
                <w:rFonts w:eastAsia="Helvetica"/>
              </w:rPr>
            </w:pPr>
            <w:r w:rsidRPr="00414BFD">
              <w:rPr>
                <w:rFonts w:eastAsia="Helvetica"/>
              </w:rPr>
              <w:t>0.05</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FBFBFB" w14:textId="77777777" w:rsidR="0051419D" w:rsidRPr="00414BFD" w:rsidRDefault="0051419D" w:rsidP="00397F27">
            <w:pPr>
              <w:rPr>
                <w:rFonts w:eastAsia="Helvetica"/>
              </w:rPr>
            </w:pPr>
            <w:r w:rsidRPr="00414BFD">
              <w:rPr>
                <w:rFonts w:eastAsia="Helvetica"/>
              </w:rPr>
              <w:t>0.034-0.058</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FEBED3" w14:textId="77777777" w:rsidR="0051419D" w:rsidRPr="00414BFD" w:rsidRDefault="0051419D" w:rsidP="00397F27">
            <w:pPr>
              <w:rPr>
                <w:rFonts w:eastAsia="Helvetica"/>
              </w:rPr>
            </w:pPr>
            <w:r w:rsidRPr="00414BFD">
              <w:rPr>
                <w:rFonts w:eastAsia="Helvetica"/>
              </w:rPr>
              <w:t>1,268,174</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B7B0C" w14:textId="77777777" w:rsidR="0051419D" w:rsidRPr="00414BFD" w:rsidRDefault="0051419D" w:rsidP="00397F27">
            <w:pPr>
              <w:rPr>
                <w:rFonts w:eastAsia="Helvetica"/>
              </w:rPr>
            </w:pPr>
            <w:r w:rsidRPr="00414BFD">
              <w:rPr>
                <w:rFonts w:eastAsia="Helvetica"/>
              </w:rPr>
              <w:t>29.8</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DC3F65" w14:textId="77777777" w:rsidR="0051419D" w:rsidRPr="00414BFD" w:rsidRDefault="0051419D" w:rsidP="00397F27">
            <w:pPr>
              <w:rPr>
                <w:rFonts w:eastAsia="Helvetica"/>
              </w:rPr>
            </w:pPr>
            <w:r w:rsidRPr="00414BFD">
              <w:rPr>
                <w:rFonts w:eastAsia="Helvetica"/>
              </w:rPr>
              <w:t>2.35</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8DCD6" w14:textId="77777777" w:rsidR="0051419D" w:rsidRPr="00414BFD" w:rsidRDefault="0051419D" w:rsidP="00397F27">
            <w:pPr>
              <w:rPr>
                <w:rFonts w:eastAsia="Helvetica"/>
              </w:rPr>
            </w:pPr>
            <w:r w:rsidRPr="00414BFD">
              <w:rPr>
                <w:rFonts w:eastAsia="Helvetica"/>
              </w:rPr>
              <w:t>0.13</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BCBABC" w14:textId="77777777" w:rsidR="0051419D" w:rsidRPr="00414BFD" w:rsidRDefault="0051419D" w:rsidP="00397F27">
            <w:pPr>
              <w:rPr>
                <w:rFonts w:eastAsia="Helvetica"/>
              </w:rPr>
            </w:pPr>
            <w:r w:rsidRPr="00414BFD">
              <w:rPr>
                <w:rFonts w:eastAsia="Helvetica"/>
              </w:rPr>
              <w:t>0.107-0.148</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549297" w14:textId="77777777" w:rsidR="0051419D" w:rsidRPr="00414BFD" w:rsidRDefault="0051419D" w:rsidP="00397F27">
            <w:pPr>
              <w:rPr>
                <w:rFonts w:eastAsia="Helvetica"/>
              </w:rPr>
            </w:pPr>
            <w:r w:rsidRPr="00414BFD">
              <w:rPr>
                <w:rFonts w:eastAsia="Helvetica"/>
              </w:rPr>
              <w:t>&lt;0.001</w:t>
            </w:r>
          </w:p>
        </w:tc>
      </w:tr>
      <w:tr w:rsidR="0051419D" w:rsidRPr="00414BFD" w14:paraId="0E16ADEF"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43B73" w14:textId="77777777" w:rsidR="0051419D" w:rsidRPr="00414BFD" w:rsidRDefault="0051419D" w:rsidP="00397F27">
            <w:pPr>
              <w:rPr>
                <w:rFonts w:eastAsia="Helvetica"/>
              </w:rPr>
            </w:pPr>
            <w:r w:rsidRPr="00414BFD">
              <w:rPr>
                <w:rFonts w:eastAsia="Helvetica"/>
              </w:rPr>
              <w:t>55-59</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795D47" w14:textId="77777777" w:rsidR="0051419D" w:rsidRPr="00414BFD" w:rsidRDefault="0051419D" w:rsidP="00397F27">
            <w:pPr>
              <w:rPr>
                <w:rFonts w:eastAsia="Helvetica"/>
              </w:rPr>
            </w:pPr>
            <w:r w:rsidRPr="00414BFD">
              <w:rPr>
                <w:rFonts w:eastAsia="Helvetica"/>
              </w:rPr>
              <w:t>4.55</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FC56F7" w14:textId="77777777" w:rsidR="0051419D" w:rsidRPr="00414BFD" w:rsidRDefault="0051419D" w:rsidP="00397F27">
            <w:pPr>
              <w:rPr>
                <w:rFonts w:eastAsia="Helvetica"/>
              </w:rPr>
            </w:pPr>
            <w:r w:rsidRPr="00414BFD">
              <w:rPr>
                <w:rFonts w:eastAsia="Helvetica"/>
              </w:rPr>
              <w:t>1,261,311</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12A54" w14:textId="77777777" w:rsidR="0051419D" w:rsidRPr="00414BFD" w:rsidRDefault="0051419D" w:rsidP="00397F27">
            <w:pPr>
              <w:rPr>
                <w:rFonts w:eastAsia="Helvetica"/>
              </w:rPr>
            </w:pPr>
            <w:r w:rsidRPr="00414BFD">
              <w:rPr>
                <w:rFonts w:eastAsia="Helvetica"/>
              </w:rPr>
              <w:t>7.6</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E1C83C" w14:textId="77777777" w:rsidR="0051419D" w:rsidRPr="00414BFD" w:rsidRDefault="0051419D" w:rsidP="00397F27">
            <w:pPr>
              <w:rPr>
                <w:rFonts w:eastAsia="Helvetica"/>
              </w:rPr>
            </w:pPr>
            <w:r w:rsidRPr="00414BFD">
              <w:rPr>
                <w:rFonts w:eastAsia="Helvetica"/>
              </w:rPr>
              <w:t>0.60</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CB78F8" w14:textId="77777777" w:rsidR="0051419D" w:rsidRPr="00414BFD" w:rsidRDefault="0051419D" w:rsidP="00397F27">
            <w:pPr>
              <w:rPr>
                <w:rFonts w:eastAsia="Helvetica"/>
              </w:rPr>
            </w:pPr>
            <w:r w:rsidRPr="00414BFD">
              <w:rPr>
                <w:rFonts w:eastAsia="Helvetica"/>
              </w:rPr>
              <w:t>0.03</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EC8D66" w14:textId="77777777" w:rsidR="0051419D" w:rsidRPr="00414BFD" w:rsidRDefault="0051419D" w:rsidP="00397F27">
            <w:pPr>
              <w:rPr>
                <w:rFonts w:eastAsia="Helvetica"/>
              </w:rPr>
            </w:pPr>
            <w:r w:rsidRPr="00414BFD">
              <w:rPr>
                <w:rFonts w:eastAsia="Helvetica"/>
              </w:rPr>
              <w:t>0.019-0.038</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F94A96" w14:textId="77777777" w:rsidR="0051419D" w:rsidRPr="00414BFD" w:rsidRDefault="0051419D" w:rsidP="00397F27">
            <w:pPr>
              <w:rPr>
                <w:rFonts w:eastAsia="Helvetica"/>
              </w:rPr>
            </w:pPr>
            <w:r w:rsidRPr="00414BFD">
              <w:rPr>
                <w:rFonts w:eastAsia="Helvetica"/>
              </w:rPr>
              <w:t>1,000,475</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AF2FBC" w14:textId="77777777" w:rsidR="0051419D" w:rsidRPr="00414BFD" w:rsidRDefault="0051419D" w:rsidP="00397F27">
            <w:pPr>
              <w:rPr>
                <w:rFonts w:eastAsia="Helvetica"/>
              </w:rPr>
            </w:pPr>
            <w:r w:rsidRPr="00414BFD">
              <w:rPr>
                <w:rFonts w:eastAsia="Helvetica"/>
              </w:rPr>
              <w:t>22.2</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C737EF" w14:textId="77777777" w:rsidR="0051419D" w:rsidRPr="00414BFD" w:rsidRDefault="0051419D" w:rsidP="00397F27">
            <w:pPr>
              <w:rPr>
                <w:rFonts w:eastAsia="Helvetica"/>
              </w:rPr>
            </w:pPr>
            <w:r w:rsidRPr="00414BFD">
              <w:rPr>
                <w:rFonts w:eastAsia="Helvetica"/>
              </w:rPr>
              <w:t>2.22</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B9903C" w14:textId="77777777" w:rsidR="0051419D" w:rsidRPr="00414BFD" w:rsidRDefault="0051419D" w:rsidP="00397F27">
            <w:pPr>
              <w:rPr>
                <w:rFonts w:eastAsia="Helvetica"/>
              </w:rPr>
            </w:pPr>
            <w:r w:rsidRPr="00414BFD">
              <w:rPr>
                <w:rFonts w:eastAsia="Helvetica"/>
              </w:rPr>
              <w:t>0.10</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DF216C" w14:textId="77777777" w:rsidR="0051419D" w:rsidRPr="00414BFD" w:rsidRDefault="0051419D" w:rsidP="00397F27">
            <w:pPr>
              <w:rPr>
                <w:rFonts w:eastAsia="Helvetica"/>
              </w:rPr>
            </w:pPr>
            <w:r w:rsidRPr="00414BFD">
              <w:rPr>
                <w:rFonts w:eastAsia="Helvetica"/>
              </w:rPr>
              <w:t>0.083-0.122</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11D49E" w14:textId="77777777" w:rsidR="0051419D" w:rsidRPr="00414BFD" w:rsidRDefault="0051419D" w:rsidP="00397F27">
            <w:pPr>
              <w:rPr>
                <w:rFonts w:eastAsia="Helvetica"/>
              </w:rPr>
            </w:pPr>
            <w:r w:rsidRPr="00414BFD">
              <w:rPr>
                <w:rFonts w:eastAsia="Helvetica"/>
              </w:rPr>
              <w:t>&lt;0.001</w:t>
            </w:r>
          </w:p>
        </w:tc>
      </w:tr>
      <w:tr w:rsidR="0051419D" w:rsidRPr="00414BFD" w14:paraId="26677417"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1B58F5" w14:textId="77777777" w:rsidR="0051419D" w:rsidRPr="00414BFD" w:rsidRDefault="0051419D" w:rsidP="00397F27">
            <w:pPr>
              <w:rPr>
                <w:rFonts w:eastAsia="Helvetica"/>
              </w:rPr>
            </w:pPr>
            <w:r w:rsidRPr="00414BFD">
              <w:rPr>
                <w:rFonts w:eastAsia="Helvetica"/>
              </w:rPr>
              <w:lastRenderedPageBreak/>
              <w:t>60-64</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06C26" w14:textId="77777777" w:rsidR="0051419D" w:rsidRPr="00414BFD" w:rsidRDefault="0051419D" w:rsidP="00397F27">
            <w:pPr>
              <w:rPr>
                <w:rFonts w:eastAsia="Helvetica"/>
              </w:rPr>
            </w:pPr>
            <w:r w:rsidRPr="00414BFD">
              <w:rPr>
                <w:rFonts w:eastAsia="Helvetica"/>
              </w:rPr>
              <w:t>3.72</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B1A9AC" w14:textId="77777777" w:rsidR="0051419D" w:rsidRPr="00414BFD" w:rsidRDefault="0051419D" w:rsidP="00397F27">
            <w:pPr>
              <w:rPr>
                <w:rFonts w:eastAsia="Helvetica"/>
              </w:rPr>
            </w:pPr>
            <w:r w:rsidRPr="00414BFD">
              <w:rPr>
                <w:rFonts w:eastAsia="Helvetica"/>
              </w:rPr>
              <w:t>1,070,153</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C70A57" w14:textId="77777777" w:rsidR="0051419D" w:rsidRPr="00414BFD" w:rsidRDefault="0051419D" w:rsidP="00397F27">
            <w:pPr>
              <w:rPr>
                <w:rFonts w:eastAsia="Helvetica"/>
              </w:rPr>
            </w:pPr>
            <w:r w:rsidRPr="00414BFD">
              <w:rPr>
                <w:rFonts w:eastAsia="Helvetica"/>
              </w:rPr>
              <w:t>3.6</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E4AA2A" w14:textId="77777777" w:rsidR="0051419D" w:rsidRPr="00414BFD" w:rsidRDefault="0051419D" w:rsidP="00397F27">
            <w:pPr>
              <w:rPr>
                <w:rFonts w:eastAsia="Helvetica"/>
              </w:rPr>
            </w:pPr>
            <w:r w:rsidRPr="00414BFD">
              <w:rPr>
                <w:rFonts w:eastAsia="Helvetica"/>
              </w:rPr>
              <w:t>0.34</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60B8CA" w14:textId="77777777" w:rsidR="0051419D" w:rsidRPr="00414BFD" w:rsidRDefault="0051419D" w:rsidP="00397F27">
            <w:pPr>
              <w:rPr>
                <w:rFonts w:eastAsia="Helvetica"/>
              </w:rPr>
            </w:pPr>
            <w:r w:rsidRPr="00414BFD">
              <w:rPr>
                <w:rFonts w:eastAsia="Helvetica"/>
              </w:rPr>
              <w:t>0.01</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E0BAE" w14:textId="77777777" w:rsidR="0051419D" w:rsidRPr="00414BFD" w:rsidRDefault="0051419D" w:rsidP="00397F27">
            <w:pPr>
              <w:rPr>
                <w:rFonts w:eastAsia="Helvetica"/>
              </w:rPr>
            </w:pPr>
            <w:r w:rsidRPr="00414BFD">
              <w:rPr>
                <w:rFonts w:eastAsia="Helvetica"/>
              </w:rPr>
              <w:t>0.007-0.020</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32D413" w14:textId="77777777" w:rsidR="0051419D" w:rsidRPr="00414BFD" w:rsidRDefault="0051419D" w:rsidP="00397F27">
            <w:pPr>
              <w:rPr>
                <w:rFonts w:eastAsia="Helvetica"/>
              </w:rPr>
            </w:pPr>
            <w:r w:rsidRPr="00414BFD">
              <w:rPr>
                <w:rFonts w:eastAsia="Helvetica"/>
              </w:rPr>
              <w:t>783,006</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FEA9C7" w14:textId="77777777" w:rsidR="0051419D" w:rsidRPr="00414BFD" w:rsidRDefault="0051419D" w:rsidP="00397F27">
            <w:pPr>
              <w:rPr>
                <w:rFonts w:eastAsia="Helvetica"/>
              </w:rPr>
            </w:pPr>
            <w:r w:rsidRPr="00414BFD">
              <w:rPr>
                <w:rFonts w:eastAsia="Helvetica"/>
              </w:rPr>
              <w:t>14.6</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41F12" w14:textId="77777777" w:rsidR="0051419D" w:rsidRPr="00414BFD" w:rsidRDefault="0051419D" w:rsidP="00397F27">
            <w:pPr>
              <w:rPr>
                <w:rFonts w:eastAsia="Helvetica"/>
              </w:rPr>
            </w:pPr>
            <w:r w:rsidRPr="00414BFD">
              <w:rPr>
                <w:rFonts w:eastAsia="Helvetica"/>
              </w:rPr>
              <w:t>1.86</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E8BEF8" w14:textId="77777777" w:rsidR="0051419D" w:rsidRPr="00414BFD" w:rsidRDefault="0051419D" w:rsidP="00397F27">
            <w:pPr>
              <w:rPr>
                <w:rFonts w:eastAsia="Helvetica"/>
              </w:rPr>
            </w:pPr>
            <w:r w:rsidRPr="00414BFD">
              <w:rPr>
                <w:rFonts w:eastAsia="Helvetica"/>
              </w:rPr>
              <w:t>0.07</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F30A3C" w14:textId="77777777" w:rsidR="0051419D" w:rsidRPr="00414BFD" w:rsidRDefault="0051419D" w:rsidP="00397F27">
            <w:pPr>
              <w:rPr>
                <w:rFonts w:eastAsia="Helvetica"/>
              </w:rPr>
            </w:pPr>
            <w:r w:rsidRPr="00414BFD">
              <w:rPr>
                <w:rFonts w:eastAsia="Helvetica"/>
              </w:rPr>
              <w:t>0.054-0.087</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C66FA" w14:textId="77777777" w:rsidR="0051419D" w:rsidRPr="00414BFD" w:rsidRDefault="0051419D" w:rsidP="00397F27">
            <w:pPr>
              <w:rPr>
                <w:rFonts w:eastAsia="Helvetica"/>
              </w:rPr>
            </w:pPr>
            <w:r w:rsidRPr="00414BFD">
              <w:rPr>
                <w:rFonts w:eastAsia="Helvetica"/>
              </w:rPr>
              <w:t>&lt;0.001</w:t>
            </w:r>
          </w:p>
        </w:tc>
      </w:tr>
      <w:tr w:rsidR="0051419D" w:rsidRPr="00414BFD" w14:paraId="790AA65C" w14:textId="77777777" w:rsidTr="00F80F2C">
        <w:trPr>
          <w:trHeight w:val="20"/>
          <w:jc w:val="center"/>
        </w:trPr>
        <w:tc>
          <w:tcPr>
            <w:tcW w:w="24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D6614" w14:textId="77777777" w:rsidR="0051419D" w:rsidRPr="00414BFD" w:rsidRDefault="0051419D" w:rsidP="00397F27">
            <w:pPr>
              <w:rPr>
                <w:rFonts w:eastAsia="Helvetica"/>
              </w:rPr>
            </w:pPr>
            <w:r w:rsidRPr="00414BFD">
              <w:rPr>
                <w:rFonts w:eastAsia="Helvetica"/>
              </w:rPr>
              <w:t>65+</w:t>
            </w:r>
          </w:p>
        </w:tc>
        <w:tc>
          <w:tcPr>
            <w:tcW w:w="30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A1F14B" w14:textId="77777777" w:rsidR="0051419D" w:rsidRPr="00414BFD" w:rsidRDefault="0051419D" w:rsidP="00397F27">
            <w:pPr>
              <w:rPr>
                <w:rFonts w:eastAsia="Helvetica"/>
              </w:rPr>
            </w:pPr>
            <w:r w:rsidRPr="00414BFD">
              <w:rPr>
                <w:rFonts w:eastAsia="Helvetica"/>
              </w:rPr>
              <w:t>8.23</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B2B6E4" w14:textId="77777777" w:rsidR="0051419D" w:rsidRPr="00414BFD" w:rsidRDefault="0051419D" w:rsidP="00397F27">
            <w:pPr>
              <w:rPr>
                <w:rFonts w:eastAsia="Helvetica"/>
              </w:rPr>
            </w:pPr>
            <w:r w:rsidRPr="00414BFD">
              <w:rPr>
                <w:rFonts w:eastAsia="Helvetica"/>
              </w:rPr>
              <w:t>2,351,912</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1F3133" w14:textId="77777777" w:rsidR="0051419D" w:rsidRPr="00414BFD" w:rsidRDefault="0051419D" w:rsidP="00397F27">
            <w:pPr>
              <w:rPr>
                <w:rFonts w:eastAsia="Helvetica"/>
              </w:rPr>
            </w:pPr>
            <w:r w:rsidRPr="00414BFD">
              <w:rPr>
                <w:rFonts w:eastAsia="Helvetica"/>
              </w:rPr>
              <w:t>9.2</w:t>
            </w:r>
          </w:p>
        </w:tc>
        <w:tc>
          <w:tcPr>
            <w:tcW w:w="22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AF72C7" w14:textId="77777777" w:rsidR="0051419D" w:rsidRPr="00414BFD" w:rsidRDefault="0051419D" w:rsidP="00397F27">
            <w:pPr>
              <w:rPr>
                <w:rFonts w:eastAsia="Helvetica"/>
              </w:rPr>
            </w:pPr>
            <w:r w:rsidRPr="00414BFD">
              <w:rPr>
                <w:rFonts w:eastAsia="Helvetica"/>
              </w:rPr>
              <w:t>0.39</w:t>
            </w:r>
          </w:p>
        </w:tc>
        <w:tc>
          <w:tcPr>
            <w:tcW w:w="60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322DF" w14:textId="77777777" w:rsidR="0051419D" w:rsidRPr="00414BFD" w:rsidRDefault="0051419D" w:rsidP="00397F27">
            <w:pPr>
              <w:rPr>
                <w:rFonts w:eastAsia="Helvetica"/>
              </w:rPr>
            </w:pPr>
            <w:r w:rsidRPr="00414BFD">
              <w:rPr>
                <w:rFonts w:eastAsia="Helvetica"/>
              </w:rPr>
              <w:t>0.03</w:t>
            </w:r>
          </w:p>
        </w:tc>
        <w:tc>
          <w:tcPr>
            <w:tcW w:w="38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ED921E" w14:textId="77777777" w:rsidR="0051419D" w:rsidRPr="00414BFD" w:rsidRDefault="0051419D" w:rsidP="00397F27">
            <w:pPr>
              <w:rPr>
                <w:rFonts w:eastAsia="Helvetica"/>
              </w:rPr>
            </w:pPr>
            <w:r w:rsidRPr="00414BFD">
              <w:rPr>
                <w:rFonts w:eastAsia="Helvetica"/>
              </w:rPr>
              <w:t>0.024-0.043</w:t>
            </w:r>
          </w:p>
        </w:tc>
        <w:tc>
          <w:tcPr>
            <w:tcW w:w="4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0B38DA" w14:textId="77777777" w:rsidR="0051419D" w:rsidRPr="00414BFD" w:rsidRDefault="0051419D" w:rsidP="00397F27">
            <w:pPr>
              <w:rPr>
                <w:rFonts w:eastAsia="Helvetica"/>
              </w:rPr>
            </w:pPr>
            <w:r w:rsidRPr="00414BFD">
              <w:rPr>
                <w:rFonts w:eastAsia="Helvetica"/>
              </w:rPr>
              <w:t>1,421,514</w:t>
            </w:r>
          </w:p>
        </w:tc>
        <w:tc>
          <w:tcPr>
            <w:tcW w:w="3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90E6A1" w14:textId="77777777" w:rsidR="0051419D" w:rsidRPr="00414BFD" w:rsidRDefault="0051419D" w:rsidP="00397F27">
            <w:pPr>
              <w:rPr>
                <w:rFonts w:eastAsia="Helvetica"/>
              </w:rPr>
            </w:pPr>
            <w:r w:rsidRPr="00414BFD">
              <w:rPr>
                <w:rFonts w:eastAsia="Helvetica"/>
              </w:rPr>
              <w:t>15.4</w:t>
            </w:r>
          </w:p>
        </w:tc>
        <w:tc>
          <w:tcPr>
            <w:tcW w:w="3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EC6363" w14:textId="77777777" w:rsidR="0051419D" w:rsidRPr="00414BFD" w:rsidRDefault="0051419D" w:rsidP="00397F27">
            <w:pPr>
              <w:rPr>
                <w:rFonts w:eastAsia="Helvetica"/>
              </w:rPr>
            </w:pPr>
            <w:r w:rsidRPr="00414BFD">
              <w:rPr>
                <w:rFonts w:eastAsia="Helvetica"/>
              </w:rPr>
              <w:t>1.08</w:t>
            </w:r>
          </w:p>
        </w:tc>
        <w:tc>
          <w:tcPr>
            <w:tcW w:w="4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DAFF1" w14:textId="77777777" w:rsidR="0051419D" w:rsidRPr="00414BFD" w:rsidRDefault="0051419D" w:rsidP="00397F27">
            <w:pPr>
              <w:rPr>
                <w:rFonts w:eastAsia="Helvetica"/>
              </w:rPr>
            </w:pPr>
            <w:r w:rsidRPr="00414BFD">
              <w:rPr>
                <w:rFonts w:eastAsia="Helvetica"/>
              </w:rPr>
              <w:t>0.09</w:t>
            </w:r>
          </w:p>
        </w:tc>
        <w:tc>
          <w:tcPr>
            <w:tcW w:w="4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43AEBA" w14:textId="77777777" w:rsidR="0051419D" w:rsidRPr="00414BFD" w:rsidRDefault="0051419D" w:rsidP="00397F27">
            <w:pPr>
              <w:rPr>
                <w:rFonts w:eastAsia="Helvetica"/>
              </w:rPr>
            </w:pPr>
            <w:r w:rsidRPr="00414BFD">
              <w:rPr>
                <w:rFonts w:eastAsia="Helvetica"/>
              </w:rPr>
              <w:t>0.070-0.111</w:t>
            </w:r>
          </w:p>
        </w:tc>
        <w:tc>
          <w:tcPr>
            <w:tcW w:w="33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931146" w14:textId="77777777" w:rsidR="0051419D" w:rsidRPr="00414BFD" w:rsidRDefault="0051419D" w:rsidP="00397F27">
            <w:pPr>
              <w:rPr>
                <w:rFonts w:eastAsia="Helvetica"/>
              </w:rPr>
            </w:pPr>
            <w:r w:rsidRPr="00414BFD">
              <w:rPr>
                <w:rFonts w:eastAsia="Helvetica"/>
              </w:rPr>
              <w:t>&lt;0.001</w:t>
            </w:r>
          </w:p>
        </w:tc>
      </w:tr>
      <w:tr w:rsidR="0051419D" w:rsidRPr="00414BFD" w14:paraId="58813426" w14:textId="77777777" w:rsidTr="00F80F2C">
        <w:trPr>
          <w:trHeight w:val="20"/>
          <w:jc w:val="center"/>
        </w:trPr>
        <w:tc>
          <w:tcPr>
            <w:tcW w:w="242"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D01E6" w14:textId="77777777" w:rsidR="0051419D" w:rsidRPr="00414BFD" w:rsidRDefault="0051419D" w:rsidP="00397F27">
            <w:pPr>
              <w:rPr>
                <w:rFonts w:eastAsia="Helvetica"/>
              </w:rPr>
            </w:pPr>
            <w:r w:rsidRPr="00414BFD">
              <w:rPr>
                <w:rFonts w:eastAsia="Helvetica"/>
              </w:rPr>
              <w:t>Total</w:t>
            </w:r>
          </w:p>
        </w:tc>
        <w:tc>
          <w:tcPr>
            <w:tcW w:w="30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E8C61" w14:textId="77777777" w:rsidR="0051419D" w:rsidRPr="00414BFD" w:rsidRDefault="0051419D" w:rsidP="00397F27">
            <w:pPr>
              <w:rPr>
                <w:rFonts w:eastAsia="Helvetica"/>
              </w:rPr>
            </w:pPr>
            <w:r w:rsidRPr="00414BFD">
              <w:rPr>
                <w:rFonts w:eastAsia="Helvetica"/>
              </w:rPr>
              <w:t>100.00</w:t>
            </w:r>
          </w:p>
        </w:tc>
        <w:tc>
          <w:tcPr>
            <w:tcW w:w="46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C2515" w14:textId="77777777" w:rsidR="0051419D" w:rsidRPr="00414BFD" w:rsidRDefault="0051419D" w:rsidP="00397F27">
            <w:pPr>
              <w:rPr>
                <w:rFonts w:eastAsia="Helvetica"/>
              </w:rPr>
            </w:pPr>
            <w:r w:rsidRPr="00414BFD">
              <w:rPr>
                <w:rFonts w:eastAsia="Helvetica"/>
              </w:rPr>
              <w:t>30,997,802</w:t>
            </w:r>
          </w:p>
        </w:tc>
        <w:tc>
          <w:tcPr>
            <w:tcW w:w="37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740D1" w14:textId="77777777" w:rsidR="0051419D" w:rsidRPr="00414BFD" w:rsidRDefault="0051419D" w:rsidP="00397F27">
            <w:pPr>
              <w:rPr>
                <w:rFonts w:eastAsia="Helvetica"/>
              </w:rPr>
            </w:pPr>
            <w:r w:rsidRPr="00414BFD">
              <w:rPr>
                <w:rFonts w:eastAsia="Helvetica"/>
              </w:rPr>
              <w:t>494.4</w:t>
            </w:r>
          </w:p>
        </w:tc>
        <w:tc>
          <w:tcPr>
            <w:tcW w:w="22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E4F84" w14:textId="77777777" w:rsidR="0051419D" w:rsidRPr="00414BFD" w:rsidRDefault="0051419D" w:rsidP="00397F27">
            <w:pPr>
              <w:rPr>
                <w:rFonts w:eastAsia="Helvetica"/>
              </w:rPr>
            </w:pPr>
            <w:r w:rsidRPr="00414BFD">
              <w:rPr>
                <w:rFonts w:eastAsia="Helvetica"/>
              </w:rPr>
              <w:t>1.59</w:t>
            </w:r>
          </w:p>
        </w:tc>
        <w:tc>
          <w:tcPr>
            <w:tcW w:w="60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AD60A2" w14:textId="77777777" w:rsidR="0051419D" w:rsidRPr="00414BFD" w:rsidRDefault="0051419D" w:rsidP="00397F27">
            <w:pPr>
              <w:rPr>
                <w:rFonts w:eastAsia="Helvetica"/>
              </w:rPr>
            </w:pPr>
            <w:r w:rsidRPr="00414BFD">
              <w:rPr>
                <w:rFonts w:eastAsia="Helvetica"/>
              </w:rPr>
              <w:t>1.59</w:t>
            </w:r>
          </w:p>
        </w:tc>
        <w:tc>
          <w:tcPr>
            <w:tcW w:w="38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0ECFB" w14:textId="77777777" w:rsidR="0051419D" w:rsidRPr="00414BFD" w:rsidRDefault="0051419D" w:rsidP="00397F27">
            <w:pPr>
              <w:rPr>
                <w:rFonts w:eastAsia="Helvetica"/>
              </w:rPr>
            </w:pPr>
            <w:r w:rsidRPr="00414BFD">
              <w:rPr>
                <w:rFonts w:eastAsia="Helvetica"/>
              </w:rPr>
              <w:t>1.533-1.659</w:t>
            </w:r>
          </w:p>
        </w:tc>
        <w:tc>
          <w:tcPr>
            <w:tcW w:w="46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7059FD" w14:textId="77777777" w:rsidR="0051419D" w:rsidRPr="00414BFD" w:rsidRDefault="0051419D" w:rsidP="00397F27">
            <w:pPr>
              <w:rPr>
                <w:rFonts w:eastAsia="Helvetica"/>
              </w:rPr>
            </w:pPr>
            <w:r w:rsidRPr="00414BFD">
              <w:rPr>
                <w:rFonts w:eastAsia="Helvetica"/>
              </w:rPr>
              <w:t>29,644,888</w:t>
            </w:r>
          </w:p>
        </w:tc>
        <w:tc>
          <w:tcPr>
            <w:tcW w:w="37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38FB9A" w14:textId="77777777" w:rsidR="0051419D" w:rsidRPr="00414BFD" w:rsidRDefault="0051419D" w:rsidP="00397F27">
            <w:pPr>
              <w:rPr>
                <w:rFonts w:eastAsia="Helvetica"/>
              </w:rPr>
            </w:pPr>
            <w:r w:rsidRPr="00414BFD">
              <w:rPr>
                <w:rFonts w:eastAsia="Helvetica"/>
              </w:rPr>
              <w:t>760.2</w:t>
            </w:r>
          </w:p>
        </w:tc>
        <w:tc>
          <w:tcPr>
            <w:tcW w:w="36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921BB" w14:textId="77777777" w:rsidR="0051419D" w:rsidRPr="00414BFD" w:rsidRDefault="0051419D" w:rsidP="00397F27">
            <w:pPr>
              <w:rPr>
                <w:rFonts w:eastAsia="Helvetica"/>
              </w:rPr>
            </w:pPr>
            <w:r w:rsidRPr="00414BFD">
              <w:rPr>
                <w:rFonts w:eastAsia="Helvetica"/>
              </w:rPr>
              <w:t>2.56</w:t>
            </w:r>
          </w:p>
        </w:tc>
        <w:tc>
          <w:tcPr>
            <w:tcW w:w="43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2FD428" w14:textId="77777777" w:rsidR="0051419D" w:rsidRPr="00414BFD" w:rsidRDefault="0051419D" w:rsidP="00397F27">
            <w:pPr>
              <w:rPr>
                <w:rFonts w:eastAsia="Helvetica"/>
              </w:rPr>
            </w:pPr>
            <w:r w:rsidRPr="00414BFD">
              <w:rPr>
                <w:rFonts w:eastAsia="Helvetica"/>
              </w:rPr>
              <w:t>2.56</w:t>
            </w:r>
          </w:p>
        </w:tc>
        <w:tc>
          <w:tcPr>
            <w:tcW w:w="41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AD879" w14:textId="77777777" w:rsidR="0051419D" w:rsidRPr="00414BFD" w:rsidRDefault="0051419D" w:rsidP="00397F27">
            <w:pPr>
              <w:rPr>
                <w:rFonts w:eastAsia="Helvetica"/>
              </w:rPr>
            </w:pPr>
            <w:r w:rsidRPr="00414BFD">
              <w:rPr>
                <w:rFonts w:eastAsia="Helvetica"/>
              </w:rPr>
              <w:t>2.483-2.647</w:t>
            </w:r>
          </w:p>
        </w:tc>
        <w:tc>
          <w:tcPr>
            <w:tcW w:w="33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F80E9" w14:textId="77777777" w:rsidR="0051419D" w:rsidRPr="00414BFD" w:rsidRDefault="0051419D" w:rsidP="00397F27">
            <w:pPr>
              <w:rPr>
                <w:rFonts w:eastAsia="Helvetica"/>
              </w:rPr>
            </w:pPr>
            <w:r w:rsidRPr="00414BFD">
              <w:rPr>
                <w:rFonts w:eastAsia="Helvetica"/>
              </w:rPr>
              <w:t>&lt;0.001</w:t>
            </w:r>
          </w:p>
        </w:tc>
      </w:tr>
      <w:tr w:rsidR="0051419D" w:rsidRPr="00414BFD" w14:paraId="5F70B211" w14:textId="77777777" w:rsidTr="00F80F2C">
        <w:trPr>
          <w:trHeight w:val="20"/>
          <w:jc w:val="center"/>
        </w:trPr>
        <w:tc>
          <w:tcPr>
            <w:tcW w:w="5000" w:type="pct"/>
            <w:gridSpan w:val="1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BA76E9" w14:textId="77777777" w:rsidR="0051419D" w:rsidRPr="00414BFD" w:rsidRDefault="0051419D" w:rsidP="00397F27">
            <w:pPr>
              <w:rPr>
                <w:rFonts w:eastAsia="Helvetica"/>
              </w:rPr>
            </w:pPr>
            <w:r w:rsidRPr="00414BFD">
              <w:rPr>
                <w:rFonts w:eastAsia="Helvetica"/>
                <w:vertAlign w:val="superscript"/>
              </w:rPr>
              <w:t>*</w:t>
            </w:r>
            <w:r w:rsidRPr="00414BFD">
              <w:rPr>
                <w:rFonts w:eastAsia="Helvetica"/>
              </w:rPr>
              <w:t>Population estimates are taken from Statistics SA, info on the 0-1 year age group can be found in the methodology. Average populations and average cases from the 5 year period (2020-2024) are presented for South Africa. Age-specific Rates and Age Standardised Rates are rates per 100 000 person years.</w:t>
            </w:r>
          </w:p>
        </w:tc>
      </w:tr>
      <w:tr w:rsidR="0051419D" w:rsidRPr="00414BFD" w14:paraId="2CF6955D" w14:textId="77777777" w:rsidTr="00F80F2C">
        <w:trPr>
          <w:trHeight w:val="20"/>
          <w:jc w:val="center"/>
        </w:trPr>
        <w:tc>
          <w:tcPr>
            <w:tcW w:w="5000" w:type="pct"/>
            <w:gridSpan w:val="1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16C25E6" w14:textId="0E6C1CBC" w:rsidR="0051419D" w:rsidRPr="00414BFD" w:rsidRDefault="0051419D" w:rsidP="00397F27">
            <w:pPr>
              <w:rPr>
                <w:rFonts w:eastAsia="Helvetica"/>
              </w:rPr>
            </w:pPr>
            <w:r w:rsidRPr="00414BFD">
              <w:rPr>
                <w:rFonts w:eastAsia="Helvetica"/>
                <w:vertAlign w:val="superscript"/>
              </w:rPr>
              <w:t>†</w:t>
            </w:r>
            <w:r w:rsidRPr="00414BFD">
              <w:rPr>
                <w:rFonts w:eastAsia="Helvetica"/>
              </w:rPr>
              <w:t xml:space="preserve">Age Standardised Rates (ASR) are </w:t>
            </w:r>
            <w:r w:rsidR="00DA0AB7" w:rsidRPr="00414BFD">
              <w:rPr>
                <w:rFonts w:eastAsia="Helvetica"/>
              </w:rPr>
              <w:t xml:space="preserve">calculated </w:t>
            </w:r>
            <w:r w:rsidRPr="00414BFD">
              <w:rPr>
                <w:rFonts w:eastAsia="Helvetica"/>
              </w:rPr>
              <w:t xml:space="preserve">by </w:t>
            </w:r>
            <w:r w:rsidR="00DA0AB7" w:rsidRPr="00414BFD">
              <w:rPr>
                <w:rFonts w:eastAsia="Helvetica"/>
              </w:rPr>
              <w:t>multiplying</w:t>
            </w:r>
            <w:r w:rsidRPr="00414BFD">
              <w:rPr>
                <w:rFonts w:eastAsia="Helvetica"/>
              </w:rPr>
              <w:t xml:space="preserve"> the weight (as a proportion) from the WHO world standard population for each age category by the age-specific rate for that age category.</w:t>
            </w:r>
          </w:p>
        </w:tc>
      </w:tr>
      <w:tr w:rsidR="0051419D" w:rsidRPr="00414BFD" w14:paraId="70243263" w14:textId="77777777" w:rsidTr="00F80F2C">
        <w:trPr>
          <w:trHeight w:val="20"/>
          <w:jc w:val="center"/>
        </w:trPr>
        <w:tc>
          <w:tcPr>
            <w:tcW w:w="5000" w:type="pct"/>
            <w:gridSpan w:val="1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CCDC18" w14:textId="77777777" w:rsidR="0051419D" w:rsidRPr="00414BFD" w:rsidRDefault="0051419D" w:rsidP="00397F27">
            <w:pPr>
              <w:rPr>
                <w:rFonts w:eastAsia="Helvetica"/>
              </w:rPr>
            </w:pPr>
            <w:r w:rsidRPr="00414BFD">
              <w:rPr>
                <w:rFonts w:eastAsia="Helvetica"/>
                <w:vertAlign w:val="superscript"/>
              </w:rPr>
              <w:t>‡</w:t>
            </w:r>
            <w:r w:rsidRPr="00414BFD">
              <w:rPr>
                <w:rFonts w:eastAsia="Helvetica"/>
              </w:rPr>
              <w:t>Two-sample Poisson exact test comparing female vs male incidence within each age group (two-sided).</w:t>
            </w:r>
          </w:p>
        </w:tc>
      </w:tr>
    </w:tbl>
    <w:p w14:paraId="2BBA51AC" w14:textId="77777777" w:rsidR="00E97DC8" w:rsidRPr="0020113A" w:rsidRDefault="00E97DC8" w:rsidP="00397F27"/>
    <w:p w14:paraId="3B1CF069" w14:textId="77777777" w:rsidR="002F2A8A" w:rsidRPr="0020113A" w:rsidRDefault="002F2A8A" w:rsidP="00397F27">
      <w:pPr>
        <w:rPr>
          <w:color w:val="44546A" w:themeColor="text2"/>
          <w:sz w:val="18"/>
          <w:szCs w:val="18"/>
        </w:rPr>
      </w:pPr>
      <w:r w:rsidRPr="0020113A">
        <w:br w:type="page"/>
      </w:r>
    </w:p>
    <w:p w14:paraId="25DC0FF3" w14:textId="234DDC2F" w:rsidR="00E97DC8" w:rsidRPr="0020113A" w:rsidRDefault="008E4E4D" w:rsidP="00397F27">
      <w:pPr>
        <w:pStyle w:val="Caption"/>
      </w:pPr>
      <w:r>
        <w:lastRenderedPageBreak/>
        <w:t>Supplementary table</w:t>
      </w:r>
      <w:r w:rsidR="00790A61" w:rsidRPr="0020113A">
        <w:t xml:space="preserve"> 2: </w:t>
      </w:r>
      <w:r w:rsidR="00A70E9B" w:rsidRPr="0020113A">
        <w:t xml:space="preserve">Supplementary table </w:t>
      </w:r>
      <w:r w:rsidR="00FD0D9F">
        <w:t>of a</w:t>
      </w:r>
      <w:r w:rsidR="00DA0AB7">
        <w:t xml:space="preserve">ge standardised rates by age and </w:t>
      </w:r>
      <w:r w:rsidR="007B3BFD">
        <w:t>sex</w:t>
      </w:r>
      <w:r w:rsidR="009E23EC">
        <w:t xml:space="preserve"> </w:t>
      </w:r>
      <w:r w:rsidR="00DA0AB7">
        <w:t>for ASRP NMC notifications between 2020 to 2024, in South Africa</w:t>
      </w:r>
    </w:p>
    <w:tbl>
      <w:tblPr>
        <w:tblW w:w="0" w:type="auto"/>
        <w:jc w:val="center"/>
        <w:tblLook w:val="0420" w:firstRow="1" w:lastRow="0" w:firstColumn="0" w:lastColumn="0" w:noHBand="0" w:noVBand="1"/>
      </w:tblPr>
      <w:tblGrid>
        <w:gridCol w:w="774"/>
        <w:gridCol w:w="1083"/>
        <w:gridCol w:w="1080"/>
        <w:gridCol w:w="813"/>
        <w:gridCol w:w="787"/>
        <w:gridCol w:w="1795"/>
        <w:gridCol w:w="1249"/>
        <w:gridCol w:w="1080"/>
        <w:gridCol w:w="813"/>
        <w:gridCol w:w="787"/>
        <w:gridCol w:w="1778"/>
        <w:gridCol w:w="1243"/>
        <w:gridCol w:w="676"/>
      </w:tblGrid>
      <w:tr w:rsidR="00B03D04" w:rsidRPr="00414BFD" w14:paraId="5E4F1BEB" w14:textId="77777777" w:rsidTr="00F80F2C">
        <w:trPr>
          <w:trHeight w:val="20"/>
          <w:tblHeader/>
          <w:jc w:val="center"/>
        </w:trPr>
        <w:tc>
          <w:tcPr>
            <w:tcW w:w="0" w:type="auto"/>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20EDEB" w14:textId="77777777" w:rsidR="00B03D04" w:rsidRPr="00414BFD" w:rsidRDefault="00B03D04" w:rsidP="00397F27">
            <w:pPr>
              <w:rPr>
                <w:rFonts w:eastAsia="Helvetica"/>
              </w:rPr>
            </w:pPr>
          </w:p>
        </w:tc>
        <w:tc>
          <w:tcPr>
            <w:tcW w:w="0" w:type="auto"/>
            <w:gridSpan w:val="5"/>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543D3D" w14:textId="77777777" w:rsidR="00B03D04" w:rsidRPr="00414BFD" w:rsidRDefault="00B03D04" w:rsidP="00397F27">
            <w:pPr>
              <w:rPr>
                <w:rFonts w:eastAsia="Helvetica"/>
              </w:rPr>
            </w:pPr>
            <w:r w:rsidRPr="00414BFD">
              <w:rPr>
                <w:rFonts w:eastAsia="Helvetica"/>
              </w:rPr>
              <w:t>Female</w:t>
            </w:r>
            <w:r w:rsidRPr="00414BFD">
              <w:rPr>
                <w:rFonts w:eastAsia="Helvetica"/>
                <w:vertAlign w:val="superscript"/>
              </w:rPr>
              <w:t>*</w:t>
            </w:r>
          </w:p>
        </w:tc>
        <w:tc>
          <w:tcPr>
            <w:tcW w:w="0" w:type="auto"/>
            <w:gridSpan w:val="5"/>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BE4A85" w14:textId="77777777" w:rsidR="00B03D04" w:rsidRPr="00414BFD" w:rsidRDefault="00B03D04" w:rsidP="00397F27">
            <w:pPr>
              <w:rPr>
                <w:rFonts w:eastAsia="Helvetica"/>
              </w:rPr>
            </w:pPr>
            <w:r w:rsidRPr="00414BFD">
              <w:rPr>
                <w:rFonts w:eastAsia="Helvetica"/>
              </w:rPr>
              <w:t>Male</w:t>
            </w:r>
            <w:r w:rsidRPr="00414BFD">
              <w:rPr>
                <w:rFonts w:eastAsia="Helvetica"/>
                <w:vertAlign w:val="superscript"/>
              </w:rPr>
              <w:t>*</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3D7F71" w14:textId="77777777" w:rsidR="00B03D04" w:rsidRPr="00414BFD" w:rsidRDefault="00B03D04" w:rsidP="00397F27">
            <w:pPr>
              <w:rPr>
                <w:rFonts w:eastAsia="Helvetica"/>
              </w:rPr>
            </w:pPr>
          </w:p>
        </w:tc>
      </w:tr>
      <w:tr w:rsidR="00B03D04" w:rsidRPr="00414BFD" w14:paraId="710DEADF" w14:textId="77777777" w:rsidTr="004F4C6C">
        <w:trPr>
          <w:trHeight w:val="20"/>
          <w:tblHeader/>
          <w:jc w:val="center"/>
        </w:trPr>
        <w:tc>
          <w:tcPr>
            <w:tcW w:w="0" w:type="auto"/>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EEFF88" w14:textId="77777777" w:rsidR="00B03D04" w:rsidRPr="00414BFD" w:rsidRDefault="00B03D04" w:rsidP="00397F27">
            <w:pPr>
              <w:rPr>
                <w:rFonts w:eastAsia="Helvetica"/>
              </w:rPr>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DD33B" w14:textId="77777777" w:rsidR="00B03D04" w:rsidRPr="00414BFD" w:rsidRDefault="00B03D04" w:rsidP="00397F27">
            <w:pPr>
              <w:rPr>
                <w:rFonts w:eastAsia="Helvetica"/>
              </w:rPr>
            </w:pPr>
            <w:r w:rsidRPr="00414BFD">
              <w:rPr>
                <w:rFonts w:eastAsia="Helvetica"/>
              </w:rPr>
              <w:t xml:space="preserve">Average </w:t>
            </w:r>
            <w:r w:rsidRPr="00414BFD">
              <w:rPr>
                <w:rFonts w:eastAsia="Helvetica"/>
              </w:rPr>
              <w:br/>
              <w:t xml:space="preserve">Population </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D5B93" w14:textId="77777777" w:rsidR="00B03D04" w:rsidRPr="00414BFD" w:rsidRDefault="00B03D04" w:rsidP="00397F27">
            <w:pPr>
              <w:rPr>
                <w:rFonts w:eastAsia="Helvetica"/>
              </w:rPr>
            </w:pPr>
            <w:r w:rsidRPr="00414BFD">
              <w:rPr>
                <w:rFonts w:eastAsia="Helvetica"/>
              </w:rPr>
              <w:t xml:space="preserve">Average </w:t>
            </w:r>
            <w:r w:rsidRPr="00414BFD">
              <w:rPr>
                <w:rFonts w:eastAsia="Helvetica"/>
              </w:rPr>
              <w:br/>
              <w:t>cases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EC169" w14:textId="77777777" w:rsidR="00B03D04" w:rsidRPr="00414BFD" w:rsidRDefault="00B03D04" w:rsidP="00397F27">
            <w:pPr>
              <w:rPr>
                <w:rFonts w:eastAsia="Helvetica"/>
              </w:rPr>
            </w:pPr>
            <w:r w:rsidRPr="00414BFD">
              <w:rPr>
                <w:rFonts w:eastAsia="Helvetica"/>
              </w:rPr>
              <w:t>Age Specific Rate</w:t>
            </w:r>
          </w:p>
        </w:tc>
        <w:tc>
          <w:tcPr>
            <w:tcW w:w="137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EBD07" w14:textId="77777777" w:rsidR="00B03D04" w:rsidRDefault="00B03D04" w:rsidP="00397F27">
            <w:pPr>
              <w:rPr>
                <w:rFonts w:eastAsia="Helvetica"/>
              </w:rPr>
            </w:pPr>
            <w:r w:rsidRPr="00414BFD">
              <w:rPr>
                <w:rFonts w:eastAsia="Helvetica"/>
              </w:rPr>
              <w:t xml:space="preserve">Age </w:t>
            </w:r>
          </w:p>
          <w:p w14:paraId="77D66DE3" w14:textId="77777777" w:rsidR="00B03D04" w:rsidRDefault="00B03D04" w:rsidP="00397F27">
            <w:pPr>
              <w:rPr>
                <w:rFonts w:eastAsia="Helvetica"/>
              </w:rPr>
            </w:pPr>
            <w:r w:rsidRPr="00414BFD">
              <w:rPr>
                <w:rFonts w:eastAsia="Helvetica"/>
              </w:rPr>
              <w:t xml:space="preserve">Standardised </w:t>
            </w:r>
          </w:p>
          <w:p w14:paraId="78428E14" w14:textId="77777777" w:rsidR="00B03D04" w:rsidRPr="00414BFD" w:rsidRDefault="00B03D04" w:rsidP="00397F27">
            <w:pPr>
              <w:rPr>
                <w:rFonts w:eastAsia="Helvetica"/>
              </w:rPr>
            </w:pPr>
            <w:r w:rsidRPr="00414BFD">
              <w:rPr>
                <w:rFonts w:eastAsia="Helvetica"/>
              </w:rPr>
              <w:t>Rate</w:t>
            </w:r>
            <w:r w:rsidRPr="00414BFD">
              <w:rPr>
                <w:rFonts w:eastAsia="Helvetica"/>
                <w:vertAlign w:val="superscript"/>
              </w:rPr>
              <w:t>†</w:t>
            </w:r>
          </w:p>
        </w:tc>
        <w:tc>
          <w:tcPr>
            <w:tcW w:w="11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195C5" w14:textId="77777777" w:rsidR="00B03D04" w:rsidRPr="00414BFD" w:rsidRDefault="00B03D04" w:rsidP="00397F27">
            <w:pPr>
              <w:rPr>
                <w:rFonts w:eastAsia="Helvetica"/>
              </w:rPr>
            </w:pPr>
            <w:r w:rsidRPr="00414BFD">
              <w:rPr>
                <w:rFonts w:eastAsia="Helvetica"/>
              </w:rPr>
              <w:t>95% CI</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B6DD3" w14:textId="77777777" w:rsidR="00B03D04" w:rsidRPr="00414BFD" w:rsidRDefault="00B03D04" w:rsidP="00397F27">
            <w:pPr>
              <w:rPr>
                <w:rFonts w:eastAsia="Helvetica"/>
              </w:rPr>
            </w:pPr>
            <w:r w:rsidRPr="00414BFD">
              <w:rPr>
                <w:rFonts w:eastAsia="Helvetica"/>
              </w:rPr>
              <w:t xml:space="preserve">Average </w:t>
            </w:r>
            <w:r w:rsidRPr="00414BFD">
              <w:rPr>
                <w:rFonts w:eastAsia="Helvetica"/>
              </w:rPr>
              <w:br/>
              <w:t xml:space="preserve">Population </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10786" w14:textId="77777777" w:rsidR="00B03D04" w:rsidRPr="00414BFD" w:rsidRDefault="00B03D04" w:rsidP="00397F27">
            <w:pPr>
              <w:rPr>
                <w:rFonts w:eastAsia="Helvetica"/>
              </w:rPr>
            </w:pPr>
            <w:r w:rsidRPr="00414BFD">
              <w:rPr>
                <w:rFonts w:eastAsia="Helvetica"/>
              </w:rPr>
              <w:t xml:space="preserve">Average </w:t>
            </w:r>
            <w:r w:rsidRPr="00414BFD">
              <w:rPr>
                <w:rFonts w:eastAsia="Helvetica"/>
              </w:rPr>
              <w:br/>
              <w:t>cases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A91A5" w14:textId="77777777" w:rsidR="00B03D04" w:rsidRPr="00414BFD" w:rsidRDefault="00B03D04" w:rsidP="00397F27">
            <w:pPr>
              <w:rPr>
                <w:rFonts w:eastAsia="Helvetica"/>
              </w:rPr>
            </w:pPr>
            <w:r w:rsidRPr="00414BFD">
              <w:rPr>
                <w:rFonts w:eastAsia="Helvetica"/>
              </w:rPr>
              <w:t>Age Specific Rate</w:t>
            </w:r>
          </w:p>
        </w:tc>
        <w:tc>
          <w:tcPr>
            <w:tcW w:w="134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E24B6B" w14:textId="77777777" w:rsidR="00B03D04" w:rsidRDefault="00B03D04" w:rsidP="00397F27">
            <w:pPr>
              <w:rPr>
                <w:rFonts w:eastAsia="Helvetica"/>
              </w:rPr>
            </w:pPr>
            <w:r w:rsidRPr="00414BFD">
              <w:rPr>
                <w:rFonts w:eastAsia="Helvetica"/>
              </w:rPr>
              <w:t xml:space="preserve">Age </w:t>
            </w:r>
          </w:p>
          <w:p w14:paraId="067437F8" w14:textId="77777777" w:rsidR="00B03D04" w:rsidRDefault="00B03D04" w:rsidP="00397F27">
            <w:pPr>
              <w:rPr>
                <w:rFonts w:eastAsia="Helvetica"/>
              </w:rPr>
            </w:pPr>
            <w:r w:rsidRPr="00414BFD">
              <w:rPr>
                <w:rFonts w:eastAsia="Helvetica"/>
              </w:rPr>
              <w:t xml:space="preserve">Standardised </w:t>
            </w:r>
          </w:p>
          <w:p w14:paraId="3393CE61" w14:textId="77777777" w:rsidR="00B03D04" w:rsidRPr="00414BFD" w:rsidRDefault="00B03D04" w:rsidP="00397F27">
            <w:pPr>
              <w:rPr>
                <w:rFonts w:eastAsia="Helvetica"/>
              </w:rPr>
            </w:pPr>
            <w:r w:rsidRPr="00414BFD">
              <w:rPr>
                <w:rFonts w:eastAsia="Helvetica"/>
              </w:rPr>
              <w:t>Rate</w:t>
            </w:r>
            <w:r w:rsidRPr="00414BFD">
              <w:rPr>
                <w:rFonts w:eastAsia="Helvetica"/>
                <w:vertAlign w:val="superscript"/>
              </w:rPr>
              <w:t>†</w:t>
            </w:r>
          </w:p>
        </w:tc>
        <w:tc>
          <w:tcPr>
            <w:tcW w:w="11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13C4D" w14:textId="77777777" w:rsidR="00B03D04" w:rsidRPr="00414BFD" w:rsidRDefault="00B03D04" w:rsidP="00397F27">
            <w:pPr>
              <w:rPr>
                <w:rFonts w:eastAsia="Helvetica"/>
              </w:rPr>
            </w:pPr>
            <w:r w:rsidRPr="00414BFD">
              <w:rPr>
                <w:rFonts w:eastAsia="Helvetica"/>
              </w:rPr>
              <w:t>95% CI</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32060" w14:textId="77777777" w:rsidR="00B03D04" w:rsidRPr="00414BFD" w:rsidRDefault="00B03D04" w:rsidP="00397F27">
            <w:pPr>
              <w:rPr>
                <w:rFonts w:eastAsia="Helvetica"/>
              </w:rPr>
            </w:pPr>
            <w:r w:rsidRPr="00414BFD">
              <w:rPr>
                <w:rFonts w:eastAsia="Helvetica"/>
              </w:rPr>
              <w:t>p-value</w:t>
            </w:r>
          </w:p>
        </w:tc>
      </w:tr>
      <w:tr w:rsidR="00316C2F" w:rsidRPr="00414BFD" w14:paraId="09F3482A" w14:textId="77777777" w:rsidTr="004F4C6C">
        <w:trPr>
          <w:trHeight w:val="20"/>
          <w:jc w:val="center"/>
        </w:trPr>
        <w:tc>
          <w:tcPr>
            <w:tcW w:w="61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F871B6" w14:textId="7D04C765" w:rsidR="00316C2F" w:rsidRPr="00414BFD" w:rsidRDefault="004F4C6C" w:rsidP="00397F27">
            <w:pPr>
              <w:rPr>
                <w:rFonts w:ascii="Helvetica" w:eastAsia="Helvetica" w:hAnsi="Helvetica" w:cs="Helvetica"/>
              </w:rPr>
            </w:pPr>
            <w:r>
              <w:rPr>
                <w:rFonts w:eastAsia="Helvetica"/>
              </w:rPr>
              <w:t>&lt;</w:t>
            </w:r>
            <w:r w:rsidR="00316C2F" w:rsidRPr="00C83611">
              <w:rPr>
                <w:rFonts w:eastAsia="Helvetica"/>
              </w:rPr>
              <w:t>1</w:t>
            </w:r>
          </w:p>
        </w:tc>
        <w:tc>
          <w:tcPr>
            <w:tcW w:w="90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2F20F7" w14:textId="3B62631B" w:rsidR="00316C2F" w:rsidRPr="00414BFD" w:rsidRDefault="00316C2F" w:rsidP="00397F27">
            <w:pPr>
              <w:rPr>
                <w:rFonts w:ascii="Helvetica" w:eastAsia="Helvetica" w:hAnsi="Helvetica" w:cs="Helvetica"/>
              </w:rPr>
            </w:pPr>
            <w:r w:rsidRPr="00C83611">
              <w:rPr>
                <w:rFonts w:eastAsia="Helvetica"/>
              </w:rPr>
              <w:t>1.77</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0995E" w14:textId="4880CE90" w:rsidR="00316C2F" w:rsidRPr="00414BFD" w:rsidRDefault="00316C2F" w:rsidP="00397F27">
            <w:pPr>
              <w:rPr>
                <w:rFonts w:ascii="Helvetica" w:eastAsia="Helvetica" w:hAnsi="Helvetica" w:cs="Helvetica"/>
              </w:rPr>
            </w:pPr>
            <w:r w:rsidRPr="00C83611">
              <w:rPr>
                <w:rFonts w:eastAsia="Helvetica"/>
              </w:rPr>
              <w:t>546,939</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D88BBB" w14:textId="1081364B" w:rsidR="00316C2F" w:rsidRPr="00414BFD" w:rsidRDefault="00316C2F" w:rsidP="00397F27">
            <w:pPr>
              <w:rPr>
                <w:rFonts w:ascii="Helvetica" w:eastAsia="Helvetica" w:hAnsi="Helvetica" w:cs="Helvetica"/>
              </w:rPr>
            </w:pPr>
            <w:r w:rsidRPr="00C83611">
              <w:rPr>
                <w:rFonts w:eastAsia="Helvetica"/>
              </w:rPr>
              <w:t>43.0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563F2" w14:textId="480C95C4" w:rsidR="00316C2F" w:rsidRPr="00414BFD" w:rsidRDefault="00316C2F" w:rsidP="00397F27">
            <w:pPr>
              <w:rPr>
                <w:rFonts w:ascii="Helvetica" w:eastAsia="Helvetica" w:hAnsi="Helvetica" w:cs="Helvetica"/>
              </w:rPr>
            </w:pPr>
            <w:r w:rsidRPr="00C83611">
              <w:rPr>
                <w:rFonts w:eastAsia="Helvetica"/>
              </w:rPr>
              <w:t>7.86</w:t>
            </w:r>
          </w:p>
        </w:tc>
        <w:tc>
          <w:tcPr>
            <w:tcW w:w="137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87FAAD" w14:textId="25DA54B9" w:rsidR="00316C2F" w:rsidRPr="00414BFD" w:rsidRDefault="00316C2F" w:rsidP="00397F27">
            <w:pPr>
              <w:rPr>
                <w:rFonts w:ascii="Helvetica" w:eastAsia="Helvetica" w:hAnsi="Helvetica" w:cs="Helvetica"/>
              </w:rPr>
            </w:pPr>
            <w:r w:rsidRPr="00C83611">
              <w:rPr>
                <w:rFonts w:eastAsia="Helvetica"/>
              </w:rPr>
              <w:t>0.14</w:t>
            </w:r>
          </w:p>
        </w:tc>
        <w:tc>
          <w:tcPr>
            <w:tcW w:w="11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8AECA" w14:textId="43F112DA" w:rsidR="00316C2F" w:rsidRPr="00414BFD" w:rsidRDefault="00316C2F" w:rsidP="00397F27">
            <w:pPr>
              <w:rPr>
                <w:rFonts w:ascii="Helvetica" w:eastAsia="Helvetica" w:hAnsi="Helvetica" w:cs="Helvetica"/>
              </w:rPr>
            </w:pPr>
            <w:r w:rsidRPr="00C83611">
              <w:rPr>
                <w:rFonts w:eastAsia="Helvetica"/>
              </w:rPr>
              <w:t>0.121-0.159</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466376" w14:textId="126D0047" w:rsidR="00316C2F" w:rsidRPr="00414BFD" w:rsidRDefault="00316C2F" w:rsidP="00397F27">
            <w:pPr>
              <w:rPr>
                <w:rFonts w:ascii="Helvetica" w:eastAsia="Helvetica" w:hAnsi="Helvetica" w:cs="Helvetica"/>
              </w:rPr>
            </w:pPr>
            <w:r w:rsidRPr="00C83611">
              <w:rPr>
                <w:rFonts w:eastAsia="Helvetica"/>
              </w:rPr>
              <w:t>557,877</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6264CF" w14:textId="7AB0576A" w:rsidR="00316C2F" w:rsidRPr="00414BFD" w:rsidRDefault="00316C2F" w:rsidP="00397F27">
            <w:pPr>
              <w:rPr>
                <w:rFonts w:ascii="Helvetica" w:eastAsia="Helvetica" w:hAnsi="Helvetica" w:cs="Helvetica"/>
              </w:rPr>
            </w:pPr>
            <w:r w:rsidRPr="00C83611">
              <w:rPr>
                <w:rFonts w:eastAsia="Helvetica"/>
              </w:rPr>
              <w:t>44.4</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C222DA" w14:textId="5A16837A" w:rsidR="00316C2F" w:rsidRPr="00414BFD" w:rsidRDefault="00316C2F" w:rsidP="00397F27">
            <w:pPr>
              <w:rPr>
                <w:rFonts w:ascii="Helvetica" w:eastAsia="Helvetica" w:hAnsi="Helvetica" w:cs="Helvetica"/>
              </w:rPr>
            </w:pPr>
            <w:r w:rsidRPr="00C83611">
              <w:rPr>
                <w:rFonts w:eastAsia="Helvetica"/>
              </w:rPr>
              <w:t>7.96</w:t>
            </w:r>
          </w:p>
        </w:tc>
        <w:tc>
          <w:tcPr>
            <w:tcW w:w="134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BFF43E" w14:textId="2CBED6D5" w:rsidR="00316C2F" w:rsidRPr="00414BFD" w:rsidRDefault="00316C2F" w:rsidP="00397F27">
            <w:pPr>
              <w:rPr>
                <w:rFonts w:ascii="Helvetica" w:eastAsia="Helvetica" w:hAnsi="Helvetica" w:cs="Helvetica"/>
              </w:rPr>
            </w:pPr>
            <w:r w:rsidRPr="00C83611">
              <w:rPr>
                <w:rFonts w:eastAsia="Helvetica"/>
              </w:rPr>
              <w:t>0.14</w:t>
            </w:r>
          </w:p>
        </w:tc>
        <w:tc>
          <w:tcPr>
            <w:tcW w:w="11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09A958" w14:textId="3044785B" w:rsidR="00316C2F" w:rsidRPr="00414BFD" w:rsidRDefault="00316C2F" w:rsidP="00397F27">
            <w:pPr>
              <w:rPr>
                <w:rFonts w:ascii="Helvetica" w:eastAsia="Helvetica" w:hAnsi="Helvetica" w:cs="Helvetica"/>
              </w:rPr>
            </w:pPr>
            <w:r w:rsidRPr="00C83611">
              <w:rPr>
                <w:rFonts w:eastAsia="Helvetica"/>
              </w:rPr>
              <w:t>0.123-0.161</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25EFF" w14:textId="4DC9FFC4" w:rsidR="00316C2F" w:rsidRPr="00414BFD" w:rsidRDefault="00316C2F" w:rsidP="00397F27">
            <w:pPr>
              <w:rPr>
                <w:rFonts w:ascii="Helvetica" w:eastAsia="Helvetica" w:hAnsi="Helvetica" w:cs="Helvetica"/>
              </w:rPr>
            </w:pPr>
            <w:r w:rsidRPr="00C83611">
              <w:rPr>
                <w:rFonts w:eastAsia="Helvetica"/>
              </w:rPr>
              <w:t>&gt;0.9</w:t>
            </w:r>
          </w:p>
        </w:tc>
      </w:tr>
      <w:tr w:rsidR="00316C2F" w:rsidRPr="00414BFD" w14:paraId="259C0613"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241978" w14:textId="5965F1B2" w:rsidR="00316C2F" w:rsidRPr="00414BFD" w:rsidRDefault="00316C2F" w:rsidP="00397F27">
            <w:pPr>
              <w:rPr>
                <w:rFonts w:ascii="Helvetica" w:eastAsia="Helvetica" w:hAnsi="Helvetica" w:cs="Helvetica"/>
              </w:rPr>
            </w:pPr>
            <w:r w:rsidRPr="00C83611">
              <w:rPr>
                <w:rFonts w:eastAsia="Helvetica"/>
              </w:rPr>
              <w:t>1-4</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F202DC" w14:textId="36F61E4B" w:rsidR="00316C2F" w:rsidRPr="00414BFD" w:rsidRDefault="00316C2F" w:rsidP="00397F27">
            <w:pPr>
              <w:rPr>
                <w:rFonts w:ascii="Helvetica" w:eastAsia="Helvetica" w:hAnsi="Helvetica" w:cs="Helvetica"/>
              </w:rPr>
            </w:pPr>
            <w:r w:rsidRPr="00C83611">
              <w:rPr>
                <w:rFonts w:eastAsia="Helvetica"/>
              </w:rPr>
              <w:t>7.09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648BD6" w14:textId="1AF4FAEA" w:rsidR="00316C2F" w:rsidRPr="00414BFD" w:rsidRDefault="00316C2F" w:rsidP="00397F27">
            <w:pPr>
              <w:rPr>
                <w:rFonts w:ascii="Helvetica" w:eastAsia="Helvetica" w:hAnsi="Helvetica" w:cs="Helvetica"/>
              </w:rPr>
            </w:pPr>
            <w:r w:rsidRPr="00C83611">
              <w:rPr>
                <w:rFonts w:eastAsia="Helvetica"/>
              </w:rPr>
              <w:t>2,253,437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556962" w14:textId="434AAA6A" w:rsidR="00316C2F" w:rsidRPr="00414BFD" w:rsidRDefault="00316C2F" w:rsidP="00397F27">
            <w:pPr>
              <w:rPr>
                <w:rFonts w:ascii="Helvetica" w:eastAsia="Helvetica" w:hAnsi="Helvetica" w:cs="Helvetica"/>
              </w:rPr>
            </w:pPr>
            <w:r w:rsidRPr="00C83611">
              <w:rPr>
                <w:rFonts w:eastAsia="Helvetica"/>
              </w:rPr>
              <w:t>30.4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B8A9DE" w14:textId="22788252" w:rsidR="00316C2F" w:rsidRPr="00414BFD" w:rsidRDefault="00316C2F" w:rsidP="00397F27">
            <w:pPr>
              <w:rPr>
                <w:rFonts w:ascii="Helvetica" w:eastAsia="Helvetica" w:hAnsi="Helvetica" w:cs="Helvetica"/>
              </w:rPr>
            </w:pPr>
            <w:r w:rsidRPr="00C83611">
              <w:rPr>
                <w:rFonts w:eastAsia="Helvetica"/>
              </w:rPr>
              <w:t>1.35</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599E9D" w14:textId="042C4727" w:rsidR="00316C2F" w:rsidRPr="00414BFD" w:rsidRDefault="00316C2F" w:rsidP="00397F27">
            <w:pPr>
              <w:rPr>
                <w:rFonts w:ascii="Helvetica" w:eastAsia="Helvetica" w:hAnsi="Helvetica" w:cs="Helvetica"/>
              </w:rPr>
            </w:pPr>
            <w:r w:rsidRPr="00C83611">
              <w:rPr>
                <w:rFonts w:eastAsia="Helvetica"/>
              </w:rPr>
              <w:t>0.10</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26B558" w14:textId="31B261F6" w:rsidR="00316C2F" w:rsidRPr="00414BFD" w:rsidRDefault="00316C2F" w:rsidP="00397F27">
            <w:pPr>
              <w:rPr>
                <w:rFonts w:ascii="Helvetica" w:eastAsia="Helvetica" w:hAnsi="Helvetica" w:cs="Helvetica"/>
              </w:rPr>
            </w:pPr>
            <w:r w:rsidRPr="00C83611">
              <w:rPr>
                <w:rFonts w:eastAsia="Helvetica"/>
              </w:rPr>
              <w:t>0.081-0.112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07AF50" w14:textId="2364D616" w:rsidR="00316C2F" w:rsidRPr="00414BFD" w:rsidRDefault="00316C2F" w:rsidP="00397F27">
            <w:pPr>
              <w:rPr>
                <w:rFonts w:ascii="Helvetica" w:eastAsia="Helvetica" w:hAnsi="Helvetica" w:cs="Helvetica"/>
              </w:rPr>
            </w:pPr>
            <w:r w:rsidRPr="00C83611">
              <w:rPr>
                <w:rFonts w:eastAsia="Helvetica"/>
              </w:rPr>
              <w:t>2,316,412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DD4855" w14:textId="6E75DAEA" w:rsidR="00316C2F" w:rsidRPr="00414BFD" w:rsidRDefault="00316C2F" w:rsidP="00397F27">
            <w:pPr>
              <w:rPr>
                <w:rFonts w:ascii="Helvetica" w:eastAsia="Helvetica" w:hAnsi="Helvetica" w:cs="Helvetica"/>
              </w:rPr>
            </w:pPr>
            <w:r w:rsidRPr="00C83611">
              <w:rPr>
                <w:rFonts w:eastAsia="Helvetica"/>
              </w:rPr>
              <w:t>35.0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2CCE88" w14:textId="3A5C2371" w:rsidR="00316C2F" w:rsidRPr="00414BFD" w:rsidRDefault="00316C2F" w:rsidP="00397F27">
            <w:pPr>
              <w:rPr>
                <w:rFonts w:ascii="Helvetica" w:eastAsia="Helvetica" w:hAnsi="Helvetica" w:cs="Helvetica"/>
              </w:rPr>
            </w:pPr>
            <w:r w:rsidRPr="00C83611">
              <w:rPr>
                <w:rFonts w:eastAsia="Helvetica"/>
              </w:rPr>
              <w:t>1.51</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FBEF3A" w14:textId="7BC87732" w:rsidR="00316C2F" w:rsidRPr="00414BFD" w:rsidRDefault="00316C2F" w:rsidP="00397F27">
            <w:pPr>
              <w:rPr>
                <w:rFonts w:ascii="Helvetica" w:eastAsia="Helvetica" w:hAnsi="Helvetica" w:cs="Helvetica"/>
              </w:rPr>
            </w:pPr>
            <w:r w:rsidRPr="00C83611">
              <w:rPr>
                <w:rFonts w:eastAsia="Helvetica"/>
              </w:rPr>
              <w:t>0.11</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156A47" w14:textId="5491AE80" w:rsidR="00316C2F" w:rsidRPr="00414BFD" w:rsidRDefault="00316C2F" w:rsidP="00397F27">
            <w:pPr>
              <w:rPr>
                <w:rFonts w:ascii="Helvetica" w:eastAsia="Helvetica" w:hAnsi="Helvetica" w:cs="Helvetica"/>
              </w:rPr>
            </w:pPr>
            <w:r w:rsidRPr="00C83611">
              <w:rPr>
                <w:rFonts w:eastAsia="Helvetica"/>
              </w:rPr>
              <w:t>0.092-0.124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9AE6FB" w14:textId="7F598387" w:rsidR="00316C2F" w:rsidRPr="00414BFD" w:rsidRDefault="00316C2F" w:rsidP="00397F27">
            <w:pPr>
              <w:rPr>
                <w:rFonts w:ascii="Helvetica" w:eastAsia="Helvetica" w:hAnsi="Helvetica" w:cs="Helvetica"/>
              </w:rPr>
            </w:pPr>
            <w:r w:rsidRPr="00C83611">
              <w:rPr>
                <w:rFonts w:eastAsia="Helvetica"/>
              </w:rPr>
              <w:t>0.3</w:t>
            </w:r>
            <w:r w:rsidRPr="00C83611">
              <w:rPr>
                <w:rFonts w:eastAsia="Helvetica"/>
                <w:vertAlign w:val="superscript"/>
              </w:rPr>
              <w:t>‡</w:t>
            </w:r>
          </w:p>
        </w:tc>
      </w:tr>
      <w:tr w:rsidR="004F4C6C" w:rsidRPr="00414BFD" w14:paraId="31F227F6"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A1C70A" w14:textId="04FDA034" w:rsidR="004F4C6C" w:rsidRPr="00414BFD" w:rsidRDefault="004F4C6C" w:rsidP="00397F27">
            <w:pPr>
              <w:rPr>
                <w:rFonts w:ascii="Helvetica" w:eastAsia="Helvetica" w:hAnsi="Helvetica" w:cs="Helvetica"/>
              </w:rPr>
            </w:pPr>
            <w:r w:rsidRPr="00C83611">
              <w:rPr>
                <w:rFonts w:eastAsia="Helvetica"/>
              </w:rPr>
              <w:t>5-9</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5DB70D" w14:textId="086BF7D7" w:rsidR="004F4C6C" w:rsidRPr="00414BFD" w:rsidRDefault="004F4C6C" w:rsidP="00397F27">
            <w:pPr>
              <w:rPr>
                <w:rFonts w:ascii="Helvetica" w:eastAsia="Helvetica" w:hAnsi="Helvetica" w:cs="Helvetica"/>
              </w:rPr>
            </w:pPr>
            <w:r w:rsidRPr="00C83611">
              <w:rPr>
                <w:rFonts w:eastAsia="Helvetica"/>
              </w:rPr>
              <w:t>8.69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4467A2" w14:textId="3EE405E8" w:rsidR="004F4C6C" w:rsidRPr="00414BFD" w:rsidRDefault="004F4C6C" w:rsidP="00397F27">
            <w:pPr>
              <w:rPr>
                <w:rFonts w:ascii="Helvetica" w:eastAsia="Helvetica" w:hAnsi="Helvetica" w:cs="Helvetica"/>
              </w:rPr>
            </w:pPr>
            <w:r w:rsidRPr="00C83611">
              <w:rPr>
                <w:rFonts w:eastAsia="Helvetica"/>
              </w:rPr>
              <w:t>2,774,367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4879B6" w14:textId="00B30821" w:rsidR="004F4C6C" w:rsidRPr="00414BFD" w:rsidRDefault="004F4C6C" w:rsidP="00397F27">
            <w:pPr>
              <w:rPr>
                <w:rFonts w:ascii="Helvetica" w:eastAsia="Helvetica" w:hAnsi="Helvetica" w:cs="Helvetica"/>
              </w:rPr>
            </w:pPr>
            <w:r w:rsidRPr="00C83611">
              <w:rPr>
                <w:rFonts w:eastAsia="Helvetica"/>
              </w:rPr>
              <w:t>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1F604" w14:textId="3D88020C" w:rsidR="004F4C6C" w:rsidRPr="00414BFD" w:rsidRDefault="004F4C6C" w:rsidP="00397F27">
            <w:pPr>
              <w:rPr>
                <w:rFonts w:ascii="Helvetica" w:eastAsia="Helvetica" w:hAnsi="Helvetica" w:cs="Helvetica"/>
              </w:rPr>
            </w:pPr>
            <w:r w:rsidRPr="00C83611">
              <w:rPr>
                <w:rFonts w:eastAsia="Helvetica"/>
              </w:rPr>
              <w:t>0.25</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F7A217" w14:textId="5148ED7A" w:rsidR="004F4C6C" w:rsidRPr="00414BFD" w:rsidRDefault="004F4C6C" w:rsidP="00397F27">
            <w:pPr>
              <w:rPr>
                <w:rFonts w:ascii="Helvetica" w:eastAsia="Helvetica" w:hAnsi="Helvetica" w:cs="Helvetica"/>
              </w:rPr>
            </w:pPr>
            <w:r w:rsidRPr="00C83611">
              <w:rPr>
                <w:rFonts w:eastAsia="Helvetica"/>
              </w:rPr>
              <w:t>0.02</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120D65" w14:textId="1286901A" w:rsidR="004F4C6C" w:rsidRPr="00414BFD" w:rsidRDefault="004F4C6C" w:rsidP="00397F27">
            <w:pPr>
              <w:rPr>
                <w:rFonts w:ascii="Helvetica" w:eastAsia="Helvetica" w:hAnsi="Helvetica" w:cs="Helvetica"/>
              </w:rPr>
            </w:pPr>
            <w:r w:rsidRPr="00C83611">
              <w:rPr>
                <w:rFonts w:eastAsia="Helvetica"/>
              </w:rPr>
              <w:t>0.015-0.030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98A8A4" w14:textId="3BA46D10" w:rsidR="004F4C6C" w:rsidRPr="00414BFD" w:rsidRDefault="004F4C6C" w:rsidP="00397F27">
            <w:pPr>
              <w:rPr>
                <w:rFonts w:ascii="Helvetica" w:eastAsia="Helvetica" w:hAnsi="Helvetica" w:cs="Helvetica"/>
              </w:rPr>
            </w:pPr>
            <w:r w:rsidRPr="00C83611">
              <w:rPr>
                <w:rFonts w:eastAsia="Helvetica"/>
              </w:rPr>
              <w:t>2,846,451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8A8A53" w14:textId="3B21386E" w:rsidR="004F4C6C" w:rsidRPr="00414BFD" w:rsidRDefault="004F4C6C" w:rsidP="00397F27">
            <w:pPr>
              <w:rPr>
                <w:rFonts w:ascii="Helvetica" w:eastAsia="Helvetica" w:hAnsi="Helvetica" w:cs="Helvetica"/>
              </w:rPr>
            </w:pPr>
            <w:r w:rsidRPr="00C83611">
              <w:rPr>
                <w:rFonts w:eastAsia="Helvetica"/>
              </w:rPr>
              <w:t>10.6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E95777" w14:textId="0C87D002" w:rsidR="004F4C6C" w:rsidRPr="00414BFD" w:rsidRDefault="004F4C6C" w:rsidP="00397F27">
            <w:pPr>
              <w:rPr>
                <w:rFonts w:ascii="Helvetica" w:eastAsia="Helvetica" w:hAnsi="Helvetica" w:cs="Helvetica"/>
              </w:rPr>
            </w:pPr>
            <w:r w:rsidRPr="00C83611">
              <w:rPr>
                <w:rFonts w:eastAsia="Helvetica"/>
              </w:rPr>
              <w:t>0.37</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CD2462" w14:textId="2884269D" w:rsidR="004F4C6C" w:rsidRPr="00414BFD" w:rsidRDefault="004F4C6C" w:rsidP="00397F27">
            <w:pPr>
              <w:rPr>
                <w:rFonts w:ascii="Helvetica" w:eastAsia="Helvetica" w:hAnsi="Helvetica" w:cs="Helvetica"/>
              </w:rPr>
            </w:pPr>
            <w:r w:rsidRPr="00C83611">
              <w:rPr>
                <w:rFonts w:eastAsia="Helvetica"/>
              </w:rPr>
              <w:t>0.03</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F98744" w14:textId="17BA15F2" w:rsidR="004F4C6C" w:rsidRPr="00414BFD" w:rsidRDefault="004F4C6C" w:rsidP="00397F27">
            <w:pPr>
              <w:rPr>
                <w:rFonts w:ascii="Helvetica" w:eastAsia="Helvetica" w:hAnsi="Helvetica" w:cs="Helvetica"/>
              </w:rPr>
            </w:pPr>
            <w:r w:rsidRPr="00C83611">
              <w:rPr>
                <w:rFonts w:eastAsia="Helvetica"/>
              </w:rPr>
              <w:t>0.024-0.042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C6F000" w14:textId="7086AAD7" w:rsidR="004F4C6C" w:rsidRPr="00414BFD" w:rsidRDefault="004F4C6C" w:rsidP="00397F27">
            <w:pPr>
              <w:rPr>
                <w:rFonts w:ascii="Helvetica" w:eastAsia="Helvetica" w:hAnsi="Helvetica" w:cs="Helvetica"/>
              </w:rPr>
            </w:pPr>
            <w:r w:rsidRPr="00C83611">
              <w:rPr>
                <w:rFonts w:eastAsia="Helvetica"/>
              </w:rPr>
              <w:t>0.088</w:t>
            </w:r>
          </w:p>
        </w:tc>
      </w:tr>
      <w:tr w:rsidR="004F4C6C" w:rsidRPr="00414BFD" w14:paraId="14B6971F"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F3DADD" w14:textId="48CC2035" w:rsidR="004F4C6C" w:rsidRPr="00414BFD" w:rsidRDefault="004F4C6C" w:rsidP="00397F27">
            <w:pPr>
              <w:rPr>
                <w:rFonts w:ascii="Helvetica" w:eastAsia="Helvetica" w:hAnsi="Helvetica" w:cs="Helvetica"/>
              </w:rPr>
            </w:pPr>
            <w:r w:rsidRPr="00C83611">
              <w:rPr>
                <w:rFonts w:eastAsia="Helvetica"/>
              </w:rPr>
              <w:t>10-14</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202999" w14:textId="46BEA5B2" w:rsidR="004F4C6C" w:rsidRPr="00414BFD" w:rsidRDefault="004F4C6C" w:rsidP="00397F27">
            <w:pPr>
              <w:rPr>
                <w:rFonts w:ascii="Helvetica" w:eastAsia="Helvetica" w:hAnsi="Helvetica" w:cs="Helvetica"/>
              </w:rPr>
            </w:pPr>
            <w:r w:rsidRPr="00C83611">
              <w:rPr>
                <w:rFonts w:eastAsia="Helvetica"/>
              </w:rPr>
              <w:t>8.60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8C034" w14:textId="3ED48B08" w:rsidR="004F4C6C" w:rsidRPr="00414BFD" w:rsidRDefault="004F4C6C" w:rsidP="00397F27">
            <w:pPr>
              <w:rPr>
                <w:rFonts w:ascii="Helvetica" w:eastAsia="Helvetica" w:hAnsi="Helvetica" w:cs="Helvetica"/>
              </w:rPr>
            </w:pPr>
            <w:r w:rsidRPr="00C83611">
              <w:rPr>
                <w:rFonts w:eastAsia="Helvetica"/>
              </w:rPr>
              <w:t>2,811,923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225AD8" w14:textId="7B40DC66" w:rsidR="004F4C6C" w:rsidRPr="00414BFD" w:rsidRDefault="004F4C6C" w:rsidP="00397F27">
            <w:pPr>
              <w:rPr>
                <w:rFonts w:ascii="Helvetica" w:eastAsia="Helvetica" w:hAnsi="Helvetica" w:cs="Helvetica"/>
              </w:rPr>
            </w:pPr>
            <w:r w:rsidRPr="00C83611">
              <w:rPr>
                <w:rFonts w:eastAsia="Helvetica"/>
              </w:rPr>
              <w:t>39.0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03BCAD" w14:textId="7197CD39" w:rsidR="004F4C6C" w:rsidRPr="00414BFD" w:rsidRDefault="004F4C6C" w:rsidP="00397F27">
            <w:pPr>
              <w:rPr>
                <w:rFonts w:ascii="Helvetica" w:eastAsia="Helvetica" w:hAnsi="Helvetica" w:cs="Helvetica"/>
              </w:rPr>
            </w:pPr>
            <w:r w:rsidRPr="00C83611">
              <w:rPr>
                <w:rFonts w:eastAsia="Helvetica"/>
              </w:rPr>
              <w:t>1.39</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6A1923" w14:textId="593BD36D" w:rsidR="004F4C6C" w:rsidRPr="00414BFD" w:rsidRDefault="004F4C6C" w:rsidP="00397F27">
            <w:pPr>
              <w:rPr>
                <w:rFonts w:ascii="Helvetica" w:eastAsia="Helvetica" w:hAnsi="Helvetica" w:cs="Helvetica"/>
              </w:rPr>
            </w:pPr>
            <w:r w:rsidRPr="00C83611">
              <w:rPr>
                <w:rFonts w:eastAsia="Helvetica"/>
              </w:rPr>
              <w:t>0.12</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53077D" w14:textId="7293AB4B" w:rsidR="004F4C6C" w:rsidRPr="00414BFD" w:rsidRDefault="004F4C6C" w:rsidP="00397F27">
            <w:pPr>
              <w:rPr>
                <w:rFonts w:ascii="Helvetica" w:eastAsia="Helvetica" w:hAnsi="Helvetica" w:cs="Helvetica"/>
              </w:rPr>
            </w:pPr>
            <w:r w:rsidRPr="00C83611">
              <w:rPr>
                <w:rFonts w:eastAsia="Helvetica"/>
              </w:rPr>
              <w:t>0.103-0.137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5333F5" w14:textId="1CF69045" w:rsidR="004F4C6C" w:rsidRPr="00414BFD" w:rsidRDefault="004F4C6C" w:rsidP="00397F27">
            <w:pPr>
              <w:rPr>
                <w:rFonts w:ascii="Helvetica" w:eastAsia="Helvetica" w:hAnsi="Helvetica" w:cs="Helvetica"/>
              </w:rPr>
            </w:pPr>
            <w:r w:rsidRPr="00C83611">
              <w:rPr>
                <w:rFonts w:eastAsia="Helvetica"/>
              </w:rPr>
              <w:t>2,875,127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FD06E8" w14:textId="15F7203F" w:rsidR="004F4C6C" w:rsidRPr="00414BFD" w:rsidRDefault="004F4C6C" w:rsidP="00397F27">
            <w:pPr>
              <w:rPr>
                <w:rFonts w:ascii="Helvetica" w:eastAsia="Helvetica" w:hAnsi="Helvetica" w:cs="Helvetica"/>
              </w:rPr>
            </w:pPr>
            <w:r w:rsidRPr="00C83611">
              <w:rPr>
                <w:rFonts w:eastAsia="Helvetica"/>
              </w:rPr>
              <w:t>19.2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FEE85E" w14:textId="4DCF8DD4" w:rsidR="004F4C6C" w:rsidRPr="00414BFD" w:rsidRDefault="004F4C6C" w:rsidP="00397F27">
            <w:pPr>
              <w:rPr>
                <w:rFonts w:ascii="Helvetica" w:eastAsia="Helvetica" w:hAnsi="Helvetica" w:cs="Helvetica"/>
              </w:rPr>
            </w:pPr>
            <w:r w:rsidRPr="00C83611">
              <w:rPr>
                <w:rFonts w:eastAsia="Helvetica"/>
              </w:rPr>
              <w:t>0.67</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5422D" w14:textId="1DE33562" w:rsidR="004F4C6C" w:rsidRPr="00414BFD" w:rsidRDefault="004F4C6C" w:rsidP="00397F27">
            <w:pPr>
              <w:rPr>
                <w:rFonts w:ascii="Helvetica" w:eastAsia="Helvetica" w:hAnsi="Helvetica" w:cs="Helvetica"/>
              </w:rPr>
            </w:pPr>
            <w:r w:rsidRPr="00C83611">
              <w:rPr>
                <w:rFonts w:eastAsia="Helvetica"/>
              </w:rPr>
              <w:t>0.06</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68A4FE" w14:textId="46797695" w:rsidR="004F4C6C" w:rsidRPr="00414BFD" w:rsidRDefault="004F4C6C" w:rsidP="00397F27">
            <w:pPr>
              <w:rPr>
                <w:rFonts w:ascii="Helvetica" w:eastAsia="Helvetica" w:hAnsi="Helvetica" w:cs="Helvetica"/>
              </w:rPr>
            </w:pPr>
            <w:r w:rsidRPr="00C83611">
              <w:rPr>
                <w:rFonts w:eastAsia="Helvetica"/>
              </w:rPr>
              <w:t>0.047-0.070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8E8CA6" w14:textId="3B81D680"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3B3CE10D"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D0396F" w14:textId="71A88E22" w:rsidR="004F4C6C" w:rsidRPr="00414BFD" w:rsidRDefault="004F4C6C" w:rsidP="00397F27">
            <w:pPr>
              <w:rPr>
                <w:rFonts w:ascii="Helvetica" w:eastAsia="Helvetica" w:hAnsi="Helvetica" w:cs="Helvetica"/>
              </w:rPr>
            </w:pPr>
            <w:r w:rsidRPr="00C83611">
              <w:rPr>
                <w:rFonts w:eastAsia="Helvetica"/>
              </w:rPr>
              <w:t>15-19</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382181" w14:textId="3E2DA975" w:rsidR="004F4C6C" w:rsidRPr="00414BFD" w:rsidRDefault="004F4C6C" w:rsidP="00397F27">
            <w:pPr>
              <w:rPr>
                <w:rFonts w:ascii="Helvetica" w:eastAsia="Helvetica" w:hAnsi="Helvetica" w:cs="Helvetica"/>
              </w:rPr>
            </w:pPr>
            <w:r w:rsidRPr="00C83611">
              <w:rPr>
                <w:rFonts w:eastAsia="Helvetica"/>
              </w:rPr>
              <w:t>8.47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6A24F6" w14:textId="158DB54F" w:rsidR="004F4C6C" w:rsidRPr="00414BFD" w:rsidRDefault="004F4C6C" w:rsidP="00397F27">
            <w:pPr>
              <w:rPr>
                <w:rFonts w:ascii="Helvetica" w:eastAsia="Helvetica" w:hAnsi="Helvetica" w:cs="Helvetica"/>
              </w:rPr>
            </w:pPr>
            <w:r w:rsidRPr="00C83611">
              <w:rPr>
                <w:rFonts w:eastAsia="Helvetica"/>
              </w:rPr>
              <w:t>2,540,033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18B5B4" w14:textId="2E71C29B" w:rsidR="004F4C6C" w:rsidRPr="00414BFD" w:rsidRDefault="004F4C6C" w:rsidP="00397F27">
            <w:pPr>
              <w:rPr>
                <w:rFonts w:ascii="Helvetica" w:eastAsia="Helvetica" w:hAnsi="Helvetica" w:cs="Helvetica"/>
              </w:rPr>
            </w:pPr>
            <w:r w:rsidRPr="00C83611">
              <w:rPr>
                <w:rFonts w:eastAsia="Helvetica"/>
              </w:rPr>
              <w:t>142.6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FF870B" w14:textId="01D3EEF3" w:rsidR="004F4C6C" w:rsidRPr="00414BFD" w:rsidRDefault="004F4C6C" w:rsidP="00397F27">
            <w:pPr>
              <w:rPr>
                <w:rFonts w:ascii="Helvetica" w:eastAsia="Helvetica" w:hAnsi="Helvetica" w:cs="Helvetica"/>
              </w:rPr>
            </w:pPr>
            <w:r w:rsidRPr="00C83611">
              <w:rPr>
                <w:rFonts w:eastAsia="Helvetica"/>
              </w:rPr>
              <w:t>5.61</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EC83DE" w14:textId="3D62B0B0" w:rsidR="004F4C6C" w:rsidRPr="00414BFD" w:rsidRDefault="004F4C6C" w:rsidP="00397F27">
            <w:pPr>
              <w:rPr>
                <w:rFonts w:ascii="Helvetica" w:eastAsia="Helvetica" w:hAnsi="Helvetica" w:cs="Helvetica"/>
              </w:rPr>
            </w:pPr>
            <w:r w:rsidRPr="00C83611">
              <w:rPr>
                <w:rFonts w:eastAsia="Helvetica"/>
              </w:rPr>
              <w:t>0.48</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8BB171" w14:textId="26418C04" w:rsidR="004F4C6C" w:rsidRPr="00414BFD" w:rsidRDefault="004F4C6C" w:rsidP="00397F27">
            <w:pPr>
              <w:rPr>
                <w:rFonts w:ascii="Helvetica" w:eastAsia="Helvetica" w:hAnsi="Helvetica" w:cs="Helvetica"/>
              </w:rPr>
            </w:pPr>
            <w:r w:rsidRPr="00C83611">
              <w:rPr>
                <w:rFonts w:eastAsia="Helvetica"/>
              </w:rPr>
              <w:t>0.441-0.512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231510" w14:textId="4AB29D89" w:rsidR="004F4C6C" w:rsidRPr="00414BFD" w:rsidRDefault="004F4C6C" w:rsidP="00397F27">
            <w:pPr>
              <w:rPr>
                <w:rFonts w:ascii="Helvetica" w:eastAsia="Helvetica" w:hAnsi="Helvetica" w:cs="Helvetica"/>
              </w:rPr>
            </w:pPr>
            <w:r w:rsidRPr="00C83611">
              <w:rPr>
                <w:rFonts w:eastAsia="Helvetica"/>
              </w:rPr>
              <w:t>2,573,677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EBFEEC" w14:textId="14BEF298" w:rsidR="004F4C6C" w:rsidRPr="00414BFD" w:rsidRDefault="004F4C6C" w:rsidP="00397F27">
            <w:pPr>
              <w:rPr>
                <w:rFonts w:ascii="Helvetica" w:eastAsia="Helvetica" w:hAnsi="Helvetica" w:cs="Helvetica"/>
              </w:rPr>
            </w:pPr>
            <w:r w:rsidRPr="00C83611">
              <w:rPr>
                <w:rFonts w:eastAsia="Helvetica"/>
              </w:rPr>
              <w:t>72.6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9F842B" w14:textId="0B74F593" w:rsidR="004F4C6C" w:rsidRPr="00414BFD" w:rsidRDefault="004F4C6C" w:rsidP="00397F27">
            <w:pPr>
              <w:rPr>
                <w:rFonts w:ascii="Helvetica" w:eastAsia="Helvetica" w:hAnsi="Helvetica" w:cs="Helvetica"/>
              </w:rPr>
            </w:pPr>
            <w:r w:rsidRPr="00C83611">
              <w:rPr>
                <w:rFonts w:eastAsia="Helvetica"/>
              </w:rPr>
              <w:t>2.82</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E36B1" w14:textId="3F404DE1" w:rsidR="004F4C6C" w:rsidRPr="00414BFD" w:rsidRDefault="004F4C6C" w:rsidP="00397F27">
            <w:pPr>
              <w:rPr>
                <w:rFonts w:ascii="Helvetica" w:eastAsia="Helvetica" w:hAnsi="Helvetica" w:cs="Helvetica"/>
              </w:rPr>
            </w:pPr>
            <w:r w:rsidRPr="00C83611">
              <w:rPr>
                <w:rFonts w:eastAsia="Helvetica"/>
              </w:rPr>
              <w:t>0.24</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A512AB" w14:textId="78E0AD55" w:rsidR="004F4C6C" w:rsidRPr="00414BFD" w:rsidRDefault="004F4C6C" w:rsidP="00397F27">
            <w:pPr>
              <w:rPr>
                <w:rFonts w:ascii="Helvetica" w:eastAsia="Helvetica" w:hAnsi="Helvetica" w:cs="Helvetica"/>
              </w:rPr>
            </w:pPr>
            <w:r w:rsidRPr="00C83611">
              <w:rPr>
                <w:rFonts w:eastAsia="Helvetica"/>
              </w:rPr>
              <w:t>0.215-0.265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CA1964" w14:textId="1FDABDEA"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650F6C90"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293C1" w14:textId="17574E85" w:rsidR="004F4C6C" w:rsidRPr="00414BFD" w:rsidRDefault="004F4C6C" w:rsidP="00397F27">
            <w:pPr>
              <w:rPr>
                <w:rFonts w:ascii="Helvetica" w:eastAsia="Helvetica" w:hAnsi="Helvetica" w:cs="Helvetica"/>
              </w:rPr>
            </w:pPr>
            <w:r w:rsidRPr="00C83611">
              <w:rPr>
                <w:rFonts w:eastAsia="Helvetica"/>
              </w:rPr>
              <w:t>20-24</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3B1965" w14:textId="4C15E9FD" w:rsidR="004F4C6C" w:rsidRPr="00414BFD" w:rsidRDefault="004F4C6C" w:rsidP="00397F27">
            <w:pPr>
              <w:rPr>
                <w:rFonts w:ascii="Helvetica" w:eastAsia="Helvetica" w:hAnsi="Helvetica" w:cs="Helvetica"/>
              </w:rPr>
            </w:pPr>
            <w:r w:rsidRPr="00C83611">
              <w:rPr>
                <w:rFonts w:eastAsia="Helvetica"/>
              </w:rPr>
              <w:t>8.22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4A2011" w14:textId="4935235C" w:rsidR="004F4C6C" w:rsidRPr="00414BFD" w:rsidRDefault="004F4C6C" w:rsidP="00397F27">
            <w:pPr>
              <w:rPr>
                <w:rFonts w:ascii="Helvetica" w:eastAsia="Helvetica" w:hAnsi="Helvetica" w:cs="Helvetica"/>
              </w:rPr>
            </w:pPr>
            <w:r w:rsidRPr="00C83611">
              <w:rPr>
                <w:rFonts w:eastAsia="Helvetica"/>
              </w:rPr>
              <w:t>2,348,302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BD0711" w14:textId="38AE2339" w:rsidR="004F4C6C" w:rsidRPr="00414BFD" w:rsidRDefault="004F4C6C" w:rsidP="00397F27">
            <w:pPr>
              <w:rPr>
                <w:rFonts w:ascii="Helvetica" w:eastAsia="Helvetica" w:hAnsi="Helvetica" w:cs="Helvetica"/>
              </w:rPr>
            </w:pPr>
            <w:r w:rsidRPr="00C83611">
              <w:rPr>
                <w:rFonts w:eastAsia="Helvetica"/>
              </w:rPr>
              <w:t>77.8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C4D751" w14:textId="4A0AF5A8" w:rsidR="004F4C6C" w:rsidRPr="00414BFD" w:rsidRDefault="004F4C6C" w:rsidP="00397F27">
            <w:pPr>
              <w:rPr>
                <w:rFonts w:ascii="Helvetica" w:eastAsia="Helvetica" w:hAnsi="Helvetica" w:cs="Helvetica"/>
              </w:rPr>
            </w:pPr>
            <w:r w:rsidRPr="00C83611">
              <w:rPr>
                <w:rFonts w:eastAsia="Helvetica"/>
              </w:rPr>
              <w:t>3.31</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85047B" w14:textId="1F91DC61" w:rsidR="004F4C6C" w:rsidRPr="00414BFD" w:rsidRDefault="004F4C6C" w:rsidP="00397F27">
            <w:pPr>
              <w:rPr>
                <w:rFonts w:ascii="Helvetica" w:eastAsia="Helvetica" w:hAnsi="Helvetica" w:cs="Helvetica"/>
              </w:rPr>
            </w:pPr>
            <w:r w:rsidRPr="00C83611">
              <w:rPr>
                <w:rFonts w:eastAsia="Helvetica"/>
              </w:rPr>
              <w:t>0.27</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09DC84" w14:textId="1CE97A84" w:rsidR="004F4C6C" w:rsidRPr="00414BFD" w:rsidRDefault="004F4C6C" w:rsidP="00397F27">
            <w:pPr>
              <w:rPr>
                <w:rFonts w:ascii="Helvetica" w:eastAsia="Helvetica" w:hAnsi="Helvetica" w:cs="Helvetica"/>
              </w:rPr>
            </w:pPr>
            <w:r w:rsidRPr="00C83611">
              <w:rPr>
                <w:rFonts w:eastAsia="Helvetica"/>
              </w:rPr>
              <w:t>0.246-0.301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5D9B21" w14:textId="6266316C" w:rsidR="004F4C6C" w:rsidRPr="00414BFD" w:rsidRDefault="004F4C6C" w:rsidP="00397F27">
            <w:pPr>
              <w:rPr>
                <w:rFonts w:ascii="Helvetica" w:eastAsia="Helvetica" w:hAnsi="Helvetica" w:cs="Helvetica"/>
              </w:rPr>
            </w:pPr>
            <w:r w:rsidRPr="00C83611">
              <w:rPr>
                <w:rFonts w:eastAsia="Helvetica"/>
              </w:rPr>
              <w:t>2,375,059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151F66" w14:textId="097D9002" w:rsidR="004F4C6C" w:rsidRPr="00414BFD" w:rsidRDefault="004F4C6C" w:rsidP="00397F27">
            <w:pPr>
              <w:rPr>
                <w:rFonts w:ascii="Helvetica" w:eastAsia="Helvetica" w:hAnsi="Helvetica" w:cs="Helvetica"/>
              </w:rPr>
            </w:pPr>
            <w:r w:rsidRPr="00C83611">
              <w:rPr>
                <w:rFonts w:eastAsia="Helvetica"/>
              </w:rPr>
              <w:t>101.8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260CD" w14:textId="7146C87F" w:rsidR="004F4C6C" w:rsidRPr="00414BFD" w:rsidRDefault="004F4C6C" w:rsidP="00397F27">
            <w:pPr>
              <w:rPr>
                <w:rFonts w:ascii="Helvetica" w:eastAsia="Helvetica" w:hAnsi="Helvetica" w:cs="Helvetica"/>
              </w:rPr>
            </w:pPr>
            <w:r w:rsidRPr="00C83611">
              <w:rPr>
                <w:rFonts w:eastAsia="Helvetica"/>
              </w:rPr>
              <w:t>4.29</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285CA8" w14:textId="1C81C0E5" w:rsidR="004F4C6C" w:rsidRPr="00414BFD" w:rsidRDefault="004F4C6C" w:rsidP="00397F27">
            <w:pPr>
              <w:rPr>
                <w:rFonts w:ascii="Helvetica" w:eastAsia="Helvetica" w:hAnsi="Helvetica" w:cs="Helvetica"/>
              </w:rPr>
            </w:pPr>
            <w:r w:rsidRPr="00C83611">
              <w:rPr>
                <w:rFonts w:eastAsia="Helvetica"/>
              </w:rPr>
              <w:t>0.35</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777E1C" w14:textId="66245B3E" w:rsidR="004F4C6C" w:rsidRPr="00414BFD" w:rsidRDefault="004F4C6C" w:rsidP="00397F27">
            <w:pPr>
              <w:rPr>
                <w:rFonts w:ascii="Helvetica" w:eastAsia="Helvetica" w:hAnsi="Helvetica" w:cs="Helvetica"/>
              </w:rPr>
            </w:pPr>
            <w:r w:rsidRPr="00C83611">
              <w:rPr>
                <w:rFonts w:eastAsia="Helvetica"/>
              </w:rPr>
              <w:t>0.322-0.384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2DD349" w14:textId="2DEFBDA7"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39F06815"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C4B060" w14:textId="26A29789" w:rsidR="004F4C6C" w:rsidRPr="00414BFD" w:rsidRDefault="004F4C6C" w:rsidP="00397F27">
            <w:pPr>
              <w:rPr>
                <w:rFonts w:ascii="Helvetica" w:eastAsia="Helvetica" w:hAnsi="Helvetica" w:cs="Helvetica"/>
              </w:rPr>
            </w:pPr>
            <w:r w:rsidRPr="00C83611">
              <w:rPr>
                <w:rFonts w:eastAsia="Helvetica"/>
              </w:rPr>
              <w:t>25-29</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F011B" w14:textId="6E7B5022" w:rsidR="004F4C6C" w:rsidRPr="00414BFD" w:rsidRDefault="004F4C6C" w:rsidP="00397F27">
            <w:pPr>
              <w:rPr>
                <w:rFonts w:ascii="Helvetica" w:eastAsia="Helvetica" w:hAnsi="Helvetica" w:cs="Helvetica"/>
              </w:rPr>
            </w:pPr>
            <w:r w:rsidRPr="00C83611">
              <w:rPr>
                <w:rFonts w:eastAsia="Helvetica"/>
              </w:rPr>
              <w:t>7.93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CA456B" w14:textId="1563AC96" w:rsidR="004F4C6C" w:rsidRPr="00414BFD" w:rsidRDefault="004F4C6C" w:rsidP="00397F27">
            <w:pPr>
              <w:rPr>
                <w:rFonts w:ascii="Helvetica" w:eastAsia="Helvetica" w:hAnsi="Helvetica" w:cs="Helvetica"/>
              </w:rPr>
            </w:pPr>
            <w:r w:rsidRPr="00C83611">
              <w:rPr>
                <w:rFonts w:eastAsia="Helvetica"/>
              </w:rPr>
              <w:t>2,573,460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60731" w14:textId="64C00272" w:rsidR="004F4C6C" w:rsidRPr="00414BFD" w:rsidRDefault="004F4C6C" w:rsidP="00397F27">
            <w:pPr>
              <w:rPr>
                <w:rFonts w:ascii="Helvetica" w:eastAsia="Helvetica" w:hAnsi="Helvetica" w:cs="Helvetica"/>
              </w:rPr>
            </w:pPr>
            <w:r w:rsidRPr="00C83611">
              <w:rPr>
                <w:rFonts w:eastAsia="Helvetica"/>
              </w:rPr>
              <w:t>62.0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DEBD2B" w14:textId="42E23ACF" w:rsidR="004F4C6C" w:rsidRPr="00414BFD" w:rsidRDefault="004F4C6C" w:rsidP="00397F27">
            <w:pPr>
              <w:rPr>
                <w:rFonts w:ascii="Helvetica" w:eastAsia="Helvetica" w:hAnsi="Helvetica" w:cs="Helvetica"/>
              </w:rPr>
            </w:pPr>
            <w:r w:rsidRPr="00C83611">
              <w:rPr>
                <w:rFonts w:eastAsia="Helvetica"/>
              </w:rPr>
              <w:t>2.41</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0BD059" w14:textId="4A8A09D0" w:rsidR="004F4C6C" w:rsidRPr="00414BFD" w:rsidRDefault="004F4C6C" w:rsidP="00397F27">
            <w:pPr>
              <w:rPr>
                <w:rFonts w:ascii="Helvetica" w:eastAsia="Helvetica" w:hAnsi="Helvetica" w:cs="Helvetica"/>
              </w:rPr>
            </w:pPr>
            <w:r w:rsidRPr="00C83611">
              <w:rPr>
                <w:rFonts w:eastAsia="Helvetica"/>
              </w:rPr>
              <w:t>0.19</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44A2E1" w14:textId="2C08BE9F" w:rsidR="004F4C6C" w:rsidRPr="00414BFD" w:rsidRDefault="004F4C6C" w:rsidP="00397F27">
            <w:pPr>
              <w:rPr>
                <w:rFonts w:ascii="Helvetica" w:eastAsia="Helvetica" w:hAnsi="Helvetica" w:cs="Helvetica"/>
              </w:rPr>
            </w:pPr>
            <w:r w:rsidRPr="00C83611">
              <w:rPr>
                <w:rFonts w:eastAsia="Helvetica"/>
              </w:rPr>
              <w:t>0.170-0.214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293C38" w14:textId="308780CB" w:rsidR="004F4C6C" w:rsidRPr="00414BFD" w:rsidRDefault="004F4C6C" w:rsidP="00397F27">
            <w:pPr>
              <w:rPr>
                <w:rFonts w:ascii="Helvetica" w:eastAsia="Helvetica" w:hAnsi="Helvetica" w:cs="Helvetica"/>
              </w:rPr>
            </w:pPr>
            <w:r w:rsidRPr="00C83611">
              <w:rPr>
                <w:rFonts w:eastAsia="Helvetica"/>
              </w:rPr>
              <w:t>2,623,535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F8302D" w14:textId="08872DFB" w:rsidR="004F4C6C" w:rsidRPr="00414BFD" w:rsidRDefault="004F4C6C" w:rsidP="00397F27">
            <w:pPr>
              <w:rPr>
                <w:rFonts w:ascii="Helvetica" w:eastAsia="Helvetica" w:hAnsi="Helvetica" w:cs="Helvetica"/>
              </w:rPr>
            </w:pPr>
            <w:r w:rsidRPr="00C83611">
              <w:rPr>
                <w:rFonts w:eastAsia="Helvetica"/>
              </w:rPr>
              <w:t>112.0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5CDD2E" w14:textId="05638D2D" w:rsidR="004F4C6C" w:rsidRPr="00414BFD" w:rsidRDefault="004F4C6C" w:rsidP="00397F27">
            <w:pPr>
              <w:rPr>
                <w:rFonts w:ascii="Helvetica" w:eastAsia="Helvetica" w:hAnsi="Helvetica" w:cs="Helvetica"/>
              </w:rPr>
            </w:pPr>
            <w:r w:rsidRPr="00C83611">
              <w:rPr>
                <w:rFonts w:eastAsia="Helvetica"/>
              </w:rPr>
              <w:t>4.27</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9DF559" w14:textId="3EC70F09" w:rsidR="004F4C6C" w:rsidRPr="00414BFD" w:rsidRDefault="004F4C6C" w:rsidP="00397F27">
            <w:pPr>
              <w:rPr>
                <w:rFonts w:ascii="Helvetica" w:eastAsia="Helvetica" w:hAnsi="Helvetica" w:cs="Helvetica"/>
              </w:rPr>
            </w:pPr>
            <w:r w:rsidRPr="00C83611">
              <w:rPr>
                <w:rFonts w:eastAsia="Helvetica"/>
              </w:rPr>
              <w:t>0.34</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9FD52" w14:textId="7B37DCB4" w:rsidR="004F4C6C" w:rsidRPr="00414BFD" w:rsidRDefault="004F4C6C" w:rsidP="00397F27">
            <w:pPr>
              <w:rPr>
                <w:rFonts w:ascii="Helvetica" w:eastAsia="Helvetica" w:hAnsi="Helvetica" w:cs="Helvetica"/>
              </w:rPr>
            </w:pPr>
            <w:r w:rsidRPr="00C83611">
              <w:rPr>
                <w:rFonts w:eastAsia="Helvetica"/>
              </w:rPr>
              <w:t>0.311-0.368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D81026" w14:textId="07F80931"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434D020A"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D5C525" w14:textId="056AC2AE" w:rsidR="004F4C6C" w:rsidRPr="00414BFD" w:rsidRDefault="004F4C6C" w:rsidP="00397F27">
            <w:pPr>
              <w:rPr>
                <w:rFonts w:ascii="Helvetica" w:eastAsia="Helvetica" w:hAnsi="Helvetica" w:cs="Helvetica"/>
              </w:rPr>
            </w:pPr>
            <w:r w:rsidRPr="00C83611">
              <w:rPr>
                <w:rFonts w:eastAsia="Helvetica"/>
              </w:rPr>
              <w:t>30-34</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F8FC46" w14:textId="0A348B89" w:rsidR="004F4C6C" w:rsidRPr="00414BFD" w:rsidRDefault="004F4C6C" w:rsidP="00397F27">
            <w:pPr>
              <w:rPr>
                <w:rFonts w:ascii="Helvetica" w:eastAsia="Helvetica" w:hAnsi="Helvetica" w:cs="Helvetica"/>
              </w:rPr>
            </w:pPr>
            <w:r w:rsidRPr="00C83611">
              <w:rPr>
                <w:rFonts w:eastAsia="Helvetica"/>
              </w:rPr>
              <w:t>7.61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F2EF7C" w14:textId="67749870" w:rsidR="004F4C6C" w:rsidRPr="00414BFD" w:rsidRDefault="004F4C6C" w:rsidP="00397F27">
            <w:pPr>
              <w:rPr>
                <w:rFonts w:ascii="Helvetica" w:eastAsia="Helvetica" w:hAnsi="Helvetica" w:cs="Helvetica"/>
              </w:rPr>
            </w:pPr>
            <w:r w:rsidRPr="00C83611">
              <w:rPr>
                <w:rFonts w:eastAsia="Helvetica"/>
              </w:rPr>
              <w:t>2,750,884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DA2AA9" w14:textId="12EAB0C0" w:rsidR="004F4C6C" w:rsidRPr="00414BFD" w:rsidRDefault="004F4C6C" w:rsidP="00397F27">
            <w:pPr>
              <w:rPr>
                <w:rFonts w:ascii="Helvetica" w:eastAsia="Helvetica" w:hAnsi="Helvetica" w:cs="Helvetica"/>
              </w:rPr>
            </w:pPr>
            <w:r w:rsidRPr="00C83611">
              <w:rPr>
                <w:rFonts w:eastAsia="Helvetica"/>
              </w:rPr>
              <w:t>49.2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A35B3B" w14:textId="1189CE24" w:rsidR="004F4C6C" w:rsidRPr="00414BFD" w:rsidRDefault="004F4C6C" w:rsidP="00397F27">
            <w:pPr>
              <w:rPr>
                <w:rFonts w:ascii="Helvetica" w:eastAsia="Helvetica" w:hAnsi="Helvetica" w:cs="Helvetica"/>
              </w:rPr>
            </w:pPr>
            <w:r w:rsidRPr="00C83611">
              <w:rPr>
                <w:rFonts w:eastAsia="Helvetica"/>
              </w:rPr>
              <w:t>1.79</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EFA501" w14:textId="52EFA1E1" w:rsidR="004F4C6C" w:rsidRPr="00414BFD" w:rsidRDefault="004F4C6C" w:rsidP="00397F27">
            <w:pPr>
              <w:rPr>
                <w:rFonts w:ascii="Helvetica" w:eastAsia="Helvetica" w:hAnsi="Helvetica" w:cs="Helvetica"/>
              </w:rPr>
            </w:pPr>
            <w:r w:rsidRPr="00C83611">
              <w:rPr>
                <w:rFonts w:eastAsia="Helvetica"/>
              </w:rPr>
              <w:t>0.14</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99BE2D" w14:textId="0E36B72E" w:rsidR="004F4C6C" w:rsidRPr="00414BFD" w:rsidRDefault="004F4C6C" w:rsidP="00397F27">
            <w:pPr>
              <w:rPr>
                <w:rFonts w:ascii="Helvetica" w:eastAsia="Helvetica" w:hAnsi="Helvetica" w:cs="Helvetica"/>
              </w:rPr>
            </w:pPr>
            <w:r w:rsidRPr="00C83611">
              <w:rPr>
                <w:rFonts w:eastAsia="Helvetica"/>
              </w:rPr>
              <w:t>0.120-0.154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21A1A2" w14:textId="6FF873EF" w:rsidR="004F4C6C" w:rsidRPr="00414BFD" w:rsidRDefault="004F4C6C" w:rsidP="00397F27">
            <w:pPr>
              <w:rPr>
                <w:rFonts w:ascii="Helvetica" w:eastAsia="Helvetica" w:hAnsi="Helvetica" w:cs="Helvetica"/>
              </w:rPr>
            </w:pPr>
            <w:r w:rsidRPr="00C83611">
              <w:rPr>
                <w:rFonts w:eastAsia="Helvetica"/>
              </w:rPr>
              <w:t>2,822,264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2A329" w14:textId="5FA94C33" w:rsidR="004F4C6C" w:rsidRPr="00414BFD" w:rsidRDefault="004F4C6C" w:rsidP="00397F27">
            <w:pPr>
              <w:rPr>
                <w:rFonts w:ascii="Helvetica" w:eastAsia="Helvetica" w:hAnsi="Helvetica" w:cs="Helvetica"/>
              </w:rPr>
            </w:pPr>
            <w:r w:rsidRPr="00C83611">
              <w:rPr>
                <w:rFonts w:eastAsia="Helvetica"/>
              </w:rPr>
              <w:t>122.8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A3789" w14:textId="4DD58571" w:rsidR="004F4C6C" w:rsidRPr="00414BFD" w:rsidRDefault="004F4C6C" w:rsidP="00397F27">
            <w:pPr>
              <w:rPr>
                <w:rFonts w:ascii="Helvetica" w:eastAsia="Helvetica" w:hAnsi="Helvetica" w:cs="Helvetica"/>
              </w:rPr>
            </w:pPr>
            <w:r w:rsidRPr="00C83611">
              <w:rPr>
                <w:rFonts w:eastAsia="Helvetica"/>
              </w:rPr>
              <w:t>4.35</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B13BDD" w14:textId="5E4FF16D" w:rsidR="004F4C6C" w:rsidRPr="00414BFD" w:rsidRDefault="004F4C6C" w:rsidP="00397F27">
            <w:pPr>
              <w:rPr>
                <w:rFonts w:ascii="Helvetica" w:eastAsia="Helvetica" w:hAnsi="Helvetica" w:cs="Helvetica"/>
              </w:rPr>
            </w:pPr>
            <w:r w:rsidRPr="00C83611">
              <w:rPr>
                <w:rFonts w:eastAsia="Helvetica"/>
              </w:rPr>
              <w:t>0.33</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5276DC" w14:textId="2C628F57" w:rsidR="004F4C6C" w:rsidRPr="00414BFD" w:rsidRDefault="004F4C6C" w:rsidP="00397F27">
            <w:pPr>
              <w:rPr>
                <w:rFonts w:ascii="Helvetica" w:eastAsia="Helvetica" w:hAnsi="Helvetica" w:cs="Helvetica"/>
              </w:rPr>
            </w:pPr>
            <w:r w:rsidRPr="00C83611">
              <w:rPr>
                <w:rFonts w:eastAsia="Helvetica"/>
              </w:rPr>
              <w:t>0.305-0.358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A6AD24" w14:textId="18692DE2"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68BEF296"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5409CD" w14:textId="4A102E0A" w:rsidR="004F4C6C" w:rsidRPr="00414BFD" w:rsidRDefault="004F4C6C" w:rsidP="00397F27">
            <w:pPr>
              <w:rPr>
                <w:rFonts w:ascii="Helvetica" w:eastAsia="Helvetica" w:hAnsi="Helvetica" w:cs="Helvetica"/>
              </w:rPr>
            </w:pPr>
            <w:r w:rsidRPr="00C83611">
              <w:rPr>
                <w:rFonts w:eastAsia="Helvetica"/>
              </w:rPr>
              <w:t>35-39</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090B50" w14:textId="7A7D6EE7" w:rsidR="004F4C6C" w:rsidRPr="00414BFD" w:rsidRDefault="004F4C6C" w:rsidP="00397F27">
            <w:pPr>
              <w:rPr>
                <w:rFonts w:ascii="Helvetica" w:eastAsia="Helvetica" w:hAnsi="Helvetica" w:cs="Helvetica"/>
              </w:rPr>
            </w:pPr>
            <w:r w:rsidRPr="00C83611">
              <w:rPr>
                <w:rFonts w:eastAsia="Helvetica"/>
              </w:rPr>
              <w:t>7.15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03D00E" w14:textId="64BA040F" w:rsidR="004F4C6C" w:rsidRPr="00414BFD" w:rsidRDefault="004F4C6C" w:rsidP="00397F27">
            <w:pPr>
              <w:rPr>
                <w:rFonts w:ascii="Helvetica" w:eastAsia="Helvetica" w:hAnsi="Helvetica" w:cs="Helvetica"/>
              </w:rPr>
            </w:pPr>
            <w:r w:rsidRPr="00C83611">
              <w:rPr>
                <w:rFonts w:eastAsia="Helvetica"/>
              </w:rPr>
              <w:t>2,539,900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519AAE" w14:textId="1841D3E8" w:rsidR="004F4C6C" w:rsidRPr="00414BFD" w:rsidRDefault="004F4C6C" w:rsidP="00397F27">
            <w:pPr>
              <w:rPr>
                <w:rFonts w:ascii="Helvetica" w:eastAsia="Helvetica" w:hAnsi="Helvetica" w:cs="Helvetica"/>
              </w:rPr>
            </w:pPr>
            <w:r w:rsidRPr="00C83611">
              <w:rPr>
                <w:rFonts w:eastAsia="Helvetica"/>
              </w:rPr>
              <w:t>38.2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7C6C7" w14:textId="18EC65A0" w:rsidR="004F4C6C" w:rsidRPr="00414BFD" w:rsidRDefault="004F4C6C" w:rsidP="00397F27">
            <w:pPr>
              <w:rPr>
                <w:rFonts w:ascii="Helvetica" w:eastAsia="Helvetica" w:hAnsi="Helvetica" w:cs="Helvetica"/>
              </w:rPr>
            </w:pPr>
            <w:r w:rsidRPr="00C83611">
              <w:rPr>
                <w:rFonts w:eastAsia="Helvetica"/>
              </w:rPr>
              <w:t>1.50</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81714D" w14:textId="5DA15C7C" w:rsidR="004F4C6C" w:rsidRPr="00414BFD" w:rsidRDefault="004F4C6C" w:rsidP="00397F27">
            <w:pPr>
              <w:rPr>
                <w:rFonts w:ascii="Helvetica" w:eastAsia="Helvetica" w:hAnsi="Helvetica" w:cs="Helvetica"/>
              </w:rPr>
            </w:pPr>
            <w:r w:rsidRPr="00C83611">
              <w:rPr>
                <w:rFonts w:eastAsia="Helvetica"/>
              </w:rPr>
              <w:t>0.11</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E45983" w14:textId="6AF50C54" w:rsidR="004F4C6C" w:rsidRPr="00414BFD" w:rsidRDefault="004F4C6C" w:rsidP="00397F27">
            <w:pPr>
              <w:rPr>
                <w:rFonts w:ascii="Helvetica" w:eastAsia="Helvetica" w:hAnsi="Helvetica" w:cs="Helvetica"/>
              </w:rPr>
            </w:pPr>
            <w:r w:rsidRPr="00C83611">
              <w:rPr>
                <w:rFonts w:eastAsia="Helvetica"/>
              </w:rPr>
              <w:t>0.093-0.124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4AB575" w14:textId="175C35A2" w:rsidR="004F4C6C" w:rsidRPr="00414BFD" w:rsidRDefault="004F4C6C" w:rsidP="00397F27">
            <w:pPr>
              <w:rPr>
                <w:rFonts w:ascii="Helvetica" w:eastAsia="Helvetica" w:hAnsi="Helvetica" w:cs="Helvetica"/>
              </w:rPr>
            </w:pPr>
            <w:r w:rsidRPr="00C83611">
              <w:rPr>
                <w:rFonts w:eastAsia="Helvetica"/>
              </w:rPr>
              <w:t>2,571,477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200C30" w14:textId="69927E0A" w:rsidR="004F4C6C" w:rsidRPr="00414BFD" w:rsidRDefault="004F4C6C" w:rsidP="00397F27">
            <w:pPr>
              <w:rPr>
                <w:rFonts w:ascii="Helvetica" w:eastAsia="Helvetica" w:hAnsi="Helvetica" w:cs="Helvetica"/>
              </w:rPr>
            </w:pPr>
            <w:r w:rsidRPr="00C83611">
              <w:rPr>
                <w:rFonts w:eastAsia="Helvetica"/>
              </w:rPr>
              <w:t>95.6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80809A" w14:textId="2181697F" w:rsidR="004F4C6C" w:rsidRPr="00414BFD" w:rsidRDefault="004F4C6C" w:rsidP="00397F27">
            <w:pPr>
              <w:rPr>
                <w:rFonts w:ascii="Helvetica" w:eastAsia="Helvetica" w:hAnsi="Helvetica" w:cs="Helvetica"/>
              </w:rPr>
            </w:pPr>
            <w:r w:rsidRPr="00C83611">
              <w:rPr>
                <w:rFonts w:eastAsia="Helvetica"/>
              </w:rPr>
              <w:t>3.72</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274D5" w14:textId="5E6AB7BA" w:rsidR="004F4C6C" w:rsidRPr="00414BFD" w:rsidRDefault="004F4C6C" w:rsidP="00397F27">
            <w:pPr>
              <w:rPr>
                <w:rFonts w:ascii="Helvetica" w:eastAsia="Helvetica" w:hAnsi="Helvetica" w:cs="Helvetica"/>
              </w:rPr>
            </w:pPr>
            <w:r w:rsidRPr="00C83611">
              <w:rPr>
                <w:rFonts w:eastAsia="Helvetica"/>
              </w:rPr>
              <w:t>0.27</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D8BD88" w14:textId="7BB20A3D" w:rsidR="004F4C6C" w:rsidRPr="00414BFD" w:rsidRDefault="004F4C6C" w:rsidP="00397F27">
            <w:pPr>
              <w:rPr>
                <w:rFonts w:ascii="Helvetica" w:eastAsia="Helvetica" w:hAnsi="Helvetica" w:cs="Helvetica"/>
              </w:rPr>
            </w:pPr>
            <w:r w:rsidRPr="00C83611">
              <w:rPr>
                <w:rFonts w:eastAsia="Helvetica"/>
              </w:rPr>
              <w:t>0.243-0.291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C066A" w14:textId="425627C6"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3EA92C5A"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6D5BC8" w14:textId="1137D959" w:rsidR="004F4C6C" w:rsidRPr="00414BFD" w:rsidRDefault="004F4C6C" w:rsidP="00397F27">
            <w:pPr>
              <w:rPr>
                <w:rFonts w:ascii="Helvetica" w:eastAsia="Helvetica" w:hAnsi="Helvetica" w:cs="Helvetica"/>
              </w:rPr>
            </w:pPr>
            <w:r w:rsidRPr="00C83611">
              <w:rPr>
                <w:rFonts w:eastAsia="Helvetica"/>
              </w:rPr>
              <w:t>40-44</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66C1B9" w14:textId="782DBB0F" w:rsidR="004F4C6C" w:rsidRPr="00414BFD" w:rsidRDefault="004F4C6C" w:rsidP="00397F27">
            <w:pPr>
              <w:rPr>
                <w:rFonts w:ascii="Helvetica" w:eastAsia="Helvetica" w:hAnsi="Helvetica" w:cs="Helvetica"/>
              </w:rPr>
            </w:pPr>
            <w:r w:rsidRPr="00C83611">
              <w:rPr>
                <w:rFonts w:eastAsia="Helvetica"/>
              </w:rPr>
              <w:t>6.59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2CDA5" w14:textId="5409B08E" w:rsidR="004F4C6C" w:rsidRPr="00414BFD" w:rsidRDefault="004F4C6C" w:rsidP="00397F27">
            <w:pPr>
              <w:rPr>
                <w:rFonts w:ascii="Helvetica" w:eastAsia="Helvetica" w:hAnsi="Helvetica" w:cs="Helvetica"/>
              </w:rPr>
            </w:pPr>
            <w:r w:rsidRPr="00C83611">
              <w:rPr>
                <w:rFonts w:eastAsia="Helvetica"/>
              </w:rPr>
              <w:t>2,050,188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8067D" w14:textId="7CFF5138" w:rsidR="004F4C6C" w:rsidRPr="00414BFD" w:rsidRDefault="004F4C6C" w:rsidP="00397F27">
            <w:pPr>
              <w:rPr>
                <w:rFonts w:ascii="Helvetica" w:eastAsia="Helvetica" w:hAnsi="Helvetica" w:cs="Helvetica"/>
              </w:rPr>
            </w:pPr>
            <w:r w:rsidRPr="00C83611">
              <w:rPr>
                <w:rFonts w:eastAsia="Helvetica"/>
              </w:rPr>
              <w:t>21.6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5DB132" w14:textId="304DA1AE" w:rsidR="004F4C6C" w:rsidRPr="00414BFD" w:rsidRDefault="004F4C6C" w:rsidP="00397F27">
            <w:pPr>
              <w:rPr>
                <w:rFonts w:ascii="Helvetica" w:eastAsia="Helvetica" w:hAnsi="Helvetica" w:cs="Helvetica"/>
              </w:rPr>
            </w:pPr>
            <w:r w:rsidRPr="00C83611">
              <w:rPr>
                <w:rFonts w:eastAsia="Helvetica"/>
              </w:rPr>
              <w:t>1.05</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637F16" w14:textId="19C9F690" w:rsidR="004F4C6C" w:rsidRPr="00414BFD" w:rsidRDefault="004F4C6C" w:rsidP="00397F27">
            <w:pPr>
              <w:rPr>
                <w:rFonts w:ascii="Helvetica" w:eastAsia="Helvetica" w:hAnsi="Helvetica" w:cs="Helvetica"/>
              </w:rPr>
            </w:pPr>
            <w:r w:rsidRPr="00C83611">
              <w:rPr>
                <w:rFonts w:eastAsia="Helvetica"/>
              </w:rPr>
              <w:t>0.07</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0F6A7A" w14:textId="73BD4C81" w:rsidR="004F4C6C" w:rsidRPr="00414BFD" w:rsidRDefault="004F4C6C" w:rsidP="00397F27">
            <w:pPr>
              <w:rPr>
                <w:rFonts w:ascii="Helvetica" w:eastAsia="Helvetica" w:hAnsi="Helvetica" w:cs="Helvetica"/>
              </w:rPr>
            </w:pPr>
            <w:r w:rsidRPr="00C83611">
              <w:rPr>
                <w:rFonts w:eastAsia="Helvetica"/>
              </w:rPr>
              <w:t>0.057-0.084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748AFC" w14:textId="17C9E3AF" w:rsidR="004F4C6C" w:rsidRPr="00414BFD" w:rsidRDefault="004F4C6C" w:rsidP="00397F27">
            <w:pPr>
              <w:rPr>
                <w:rFonts w:ascii="Helvetica" w:eastAsia="Helvetica" w:hAnsi="Helvetica" w:cs="Helvetica"/>
              </w:rPr>
            </w:pPr>
            <w:r w:rsidRPr="00C83611">
              <w:rPr>
                <w:rFonts w:eastAsia="Helvetica"/>
              </w:rPr>
              <w:t>2,002,275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04B605" w14:textId="575E2E2D" w:rsidR="004F4C6C" w:rsidRPr="00414BFD" w:rsidRDefault="004F4C6C" w:rsidP="00397F27">
            <w:pPr>
              <w:rPr>
                <w:rFonts w:ascii="Helvetica" w:eastAsia="Helvetica" w:hAnsi="Helvetica" w:cs="Helvetica"/>
              </w:rPr>
            </w:pPr>
            <w:r w:rsidRPr="00C83611">
              <w:rPr>
                <w:rFonts w:eastAsia="Helvetica"/>
              </w:rPr>
              <w:t>79.2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C7BACE" w14:textId="4F8D17DF" w:rsidR="004F4C6C" w:rsidRPr="00414BFD" w:rsidRDefault="004F4C6C" w:rsidP="00397F27">
            <w:pPr>
              <w:rPr>
                <w:rFonts w:ascii="Helvetica" w:eastAsia="Helvetica" w:hAnsi="Helvetica" w:cs="Helvetica"/>
              </w:rPr>
            </w:pPr>
            <w:r w:rsidRPr="00C83611">
              <w:rPr>
                <w:rFonts w:eastAsia="Helvetica"/>
              </w:rPr>
              <w:t>3.96</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563445" w14:textId="2406C6A7" w:rsidR="004F4C6C" w:rsidRPr="00414BFD" w:rsidRDefault="004F4C6C" w:rsidP="00397F27">
            <w:pPr>
              <w:rPr>
                <w:rFonts w:ascii="Helvetica" w:eastAsia="Helvetica" w:hAnsi="Helvetica" w:cs="Helvetica"/>
              </w:rPr>
            </w:pPr>
            <w:r w:rsidRPr="00C83611">
              <w:rPr>
                <w:rFonts w:eastAsia="Helvetica"/>
              </w:rPr>
              <w:t>0.26</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202730" w14:textId="1521A245" w:rsidR="004F4C6C" w:rsidRPr="00414BFD" w:rsidRDefault="004F4C6C" w:rsidP="00397F27">
            <w:pPr>
              <w:rPr>
                <w:rFonts w:ascii="Helvetica" w:eastAsia="Helvetica" w:hAnsi="Helvetica" w:cs="Helvetica"/>
              </w:rPr>
            </w:pPr>
            <w:r w:rsidRPr="00C83611">
              <w:rPr>
                <w:rFonts w:eastAsia="Helvetica"/>
              </w:rPr>
              <w:t>0.236-0.288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8C3A66" w14:textId="2B9650C9"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46E308D6"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17559A" w14:textId="3A758B33" w:rsidR="004F4C6C" w:rsidRPr="00414BFD" w:rsidRDefault="004F4C6C" w:rsidP="00397F27">
            <w:pPr>
              <w:rPr>
                <w:rFonts w:ascii="Helvetica" w:eastAsia="Helvetica" w:hAnsi="Helvetica" w:cs="Helvetica"/>
              </w:rPr>
            </w:pPr>
            <w:r w:rsidRPr="00C83611">
              <w:rPr>
                <w:rFonts w:eastAsia="Helvetica"/>
              </w:rPr>
              <w:t>45-49</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3BFE24" w14:textId="60A53FBF" w:rsidR="004F4C6C" w:rsidRPr="00414BFD" w:rsidRDefault="004F4C6C" w:rsidP="00397F27">
            <w:pPr>
              <w:rPr>
                <w:rFonts w:ascii="Helvetica" w:eastAsia="Helvetica" w:hAnsi="Helvetica" w:cs="Helvetica"/>
              </w:rPr>
            </w:pPr>
            <w:r w:rsidRPr="00C83611">
              <w:rPr>
                <w:rFonts w:eastAsia="Helvetica"/>
              </w:rPr>
              <w:t>6.04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917509" w14:textId="0803F934" w:rsidR="004F4C6C" w:rsidRPr="00414BFD" w:rsidRDefault="004F4C6C" w:rsidP="00397F27">
            <w:pPr>
              <w:rPr>
                <w:rFonts w:ascii="Helvetica" w:eastAsia="Helvetica" w:hAnsi="Helvetica" w:cs="Helvetica"/>
              </w:rPr>
            </w:pPr>
            <w:r w:rsidRPr="00C83611">
              <w:rPr>
                <w:rFonts w:eastAsia="Helvetica"/>
              </w:rPr>
              <w:t>1,693,946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439875" w14:textId="002B0CAF" w:rsidR="004F4C6C" w:rsidRPr="00414BFD" w:rsidRDefault="004F4C6C" w:rsidP="00397F27">
            <w:pPr>
              <w:rPr>
                <w:rFonts w:ascii="Helvetica" w:eastAsia="Helvetica" w:hAnsi="Helvetica" w:cs="Helvetica"/>
              </w:rPr>
            </w:pPr>
            <w:r w:rsidRPr="00C83611">
              <w:rPr>
                <w:rFonts w:eastAsia="Helvetica"/>
              </w:rPr>
              <w:t>13.0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3CB790" w14:textId="1AE721F8" w:rsidR="004F4C6C" w:rsidRPr="00414BFD" w:rsidRDefault="004F4C6C" w:rsidP="00397F27">
            <w:pPr>
              <w:rPr>
                <w:rFonts w:ascii="Helvetica" w:eastAsia="Helvetica" w:hAnsi="Helvetica" w:cs="Helvetica"/>
              </w:rPr>
            </w:pPr>
            <w:r w:rsidRPr="00C83611">
              <w:rPr>
                <w:rFonts w:eastAsia="Helvetica"/>
              </w:rPr>
              <w:t>0.77</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5B0147" w14:textId="4955798C" w:rsidR="004F4C6C" w:rsidRPr="00414BFD" w:rsidRDefault="004F4C6C" w:rsidP="00397F27">
            <w:pPr>
              <w:rPr>
                <w:rFonts w:ascii="Helvetica" w:eastAsia="Helvetica" w:hAnsi="Helvetica" w:cs="Helvetica"/>
              </w:rPr>
            </w:pPr>
            <w:r w:rsidRPr="00C83611">
              <w:rPr>
                <w:rFonts w:eastAsia="Helvetica"/>
              </w:rPr>
              <w:t>0.05</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4CE545" w14:textId="745A272B" w:rsidR="004F4C6C" w:rsidRPr="00414BFD" w:rsidRDefault="004F4C6C" w:rsidP="00397F27">
            <w:pPr>
              <w:rPr>
                <w:rFonts w:ascii="Helvetica" w:eastAsia="Helvetica" w:hAnsi="Helvetica" w:cs="Helvetica"/>
              </w:rPr>
            </w:pPr>
            <w:r w:rsidRPr="00C83611">
              <w:rPr>
                <w:rFonts w:eastAsia="Helvetica"/>
              </w:rPr>
              <w:t>0.036-0.059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04783D" w14:textId="529C8A2E" w:rsidR="004F4C6C" w:rsidRPr="00414BFD" w:rsidRDefault="004F4C6C" w:rsidP="00397F27">
            <w:pPr>
              <w:rPr>
                <w:rFonts w:ascii="Helvetica" w:eastAsia="Helvetica" w:hAnsi="Helvetica" w:cs="Helvetica"/>
              </w:rPr>
            </w:pPr>
            <w:r w:rsidRPr="00C83611">
              <w:rPr>
                <w:rFonts w:eastAsia="Helvetica"/>
              </w:rPr>
              <w:t>1,607,566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56C7E" w14:textId="456EA5D5" w:rsidR="004F4C6C" w:rsidRPr="00414BFD" w:rsidRDefault="004F4C6C" w:rsidP="00397F27">
            <w:pPr>
              <w:rPr>
                <w:rFonts w:ascii="Helvetica" w:eastAsia="Helvetica" w:hAnsi="Helvetica" w:cs="Helvetica"/>
              </w:rPr>
            </w:pPr>
            <w:r w:rsidRPr="00C83611">
              <w:rPr>
                <w:rFonts w:eastAsia="Helvetica"/>
              </w:rPr>
              <w:t>42.0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9FD752" w14:textId="6F136AD5" w:rsidR="004F4C6C" w:rsidRPr="00414BFD" w:rsidRDefault="004F4C6C" w:rsidP="00397F27">
            <w:pPr>
              <w:rPr>
                <w:rFonts w:ascii="Helvetica" w:eastAsia="Helvetica" w:hAnsi="Helvetica" w:cs="Helvetica"/>
              </w:rPr>
            </w:pPr>
            <w:r w:rsidRPr="00C83611">
              <w:rPr>
                <w:rFonts w:eastAsia="Helvetica"/>
              </w:rPr>
              <w:t>2.61</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142B73" w14:textId="432AC917" w:rsidR="004F4C6C" w:rsidRPr="00414BFD" w:rsidRDefault="004F4C6C" w:rsidP="00397F27">
            <w:pPr>
              <w:rPr>
                <w:rFonts w:ascii="Helvetica" w:eastAsia="Helvetica" w:hAnsi="Helvetica" w:cs="Helvetica"/>
              </w:rPr>
            </w:pPr>
            <w:r w:rsidRPr="00C83611">
              <w:rPr>
                <w:rFonts w:eastAsia="Helvetica"/>
              </w:rPr>
              <w:t>0.16</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D39944" w14:textId="25EE5535" w:rsidR="004F4C6C" w:rsidRPr="00414BFD" w:rsidRDefault="004F4C6C" w:rsidP="00397F27">
            <w:pPr>
              <w:rPr>
                <w:rFonts w:ascii="Helvetica" w:eastAsia="Helvetica" w:hAnsi="Helvetica" w:cs="Helvetica"/>
              </w:rPr>
            </w:pPr>
            <w:r w:rsidRPr="00C83611">
              <w:rPr>
                <w:rFonts w:eastAsia="Helvetica"/>
              </w:rPr>
              <w:t>0.137-0.181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ABB247" w14:textId="2D9F5D8B"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52CAFF47"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D6D8AE" w14:textId="4E7243C6" w:rsidR="004F4C6C" w:rsidRPr="00414BFD" w:rsidRDefault="004F4C6C" w:rsidP="00397F27">
            <w:pPr>
              <w:rPr>
                <w:rFonts w:ascii="Helvetica" w:eastAsia="Helvetica" w:hAnsi="Helvetica" w:cs="Helvetica"/>
              </w:rPr>
            </w:pPr>
            <w:r w:rsidRPr="00C83611">
              <w:rPr>
                <w:rFonts w:eastAsia="Helvetica"/>
              </w:rPr>
              <w:t>50-54</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434401" w14:textId="39E71EF9" w:rsidR="004F4C6C" w:rsidRPr="00414BFD" w:rsidRDefault="004F4C6C" w:rsidP="00397F27">
            <w:pPr>
              <w:rPr>
                <w:rFonts w:ascii="Helvetica" w:eastAsia="Helvetica" w:hAnsi="Helvetica" w:cs="Helvetica"/>
              </w:rPr>
            </w:pPr>
            <w:r w:rsidRPr="00C83611">
              <w:rPr>
                <w:rFonts w:eastAsia="Helvetica"/>
              </w:rPr>
              <w:t>5.37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94CE6E" w14:textId="64F6CA23" w:rsidR="004F4C6C" w:rsidRPr="00414BFD" w:rsidRDefault="004F4C6C" w:rsidP="00397F27">
            <w:pPr>
              <w:rPr>
                <w:rFonts w:ascii="Helvetica" w:eastAsia="Helvetica" w:hAnsi="Helvetica" w:cs="Helvetica"/>
              </w:rPr>
            </w:pPr>
            <w:r w:rsidRPr="00C83611">
              <w:rPr>
                <w:rFonts w:eastAsia="Helvetica"/>
              </w:rPr>
              <w:t>1,431,048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0134D" w14:textId="52A6832A" w:rsidR="004F4C6C" w:rsidRPr="00414BFD" w:rsidRDefault="004F4C6C" w:rsidP="00397F27">
            <w:pPr>
              <w:rPr>
                <w:rFonts w:ascii="Helvetica" w:eastAsia="Helvetica" w:hAnsi="Helvetica" w:cs="Helvetica"/>
              </w:rPr>
            </w:pPr>
            <w:r w:rsidRPr="00C83611">
              <w:rPr>
                <w:rFonts w:eastAsia="Helvetica"/>
              </w:rPr>
              <w:t>12.2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B13370" w14:textId="5CEAAF3B" w:rsidR="004F4C6C" w:rsidRPr="00414BFD" w:rsidRDefault="004F4C6C" w:rsidP="00397F27">
            <w:pPr>
              <w:rPr>
                <w:rFonts w:ascii="Helvetica" w:eastAsia="Helvetica" w:hAnsi="Helvetica" w:cs="Helvetica"/>
              </w:rPr>
            </w:pPr>
            <w:r w:rsidRPr="00C83611">
              <w:rPr>
                <w:rFonts w:eastAsia="Helvetica"/>
              </w:rPr>
              <w:t>0.85</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0F0796" w14:textId="73B7B776" w:rsidR="004F4C6C" w:rsidRPr="00414BFD" w:rsidRDefault="004F4C6C" w:rsidP="00397F27">
            <w:pPr>
              <w:rPr>
                <w:rFonts w:ascii="Helvetica" w:eastAsia="Helvetica" w:hAnsi="Helvetica" w:cs="Helvetica"/>
              </w:rPr>
            </w:pPr>
            <w:r w:rsidRPr="00C83611">
              <w:rPr>
                <w:rFonts w:eastAsia="Helvetica"/>
              </w:rPr>
              <w:t>0.05</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A2CC4E" w14:textId="05A0734C" w:rsidR="004F4C6C" w:rsidRPr="00414BFD" w:rsidRDefault="004F4C6C" w:rsidP="00397F27">
            <w:pPr>
              <w:rPr>
                <w:rFonts w:ascii="Helvetica" w:eastAsia="Helvetica" w:hAnsi="Helvetica" w:cs="Helvetica"/>
              </w:rPr>
            </w:pPr>
            <w:r w:rsidRPr="00C83611">
              <w:rPr>
                <w:rFonts w:eastAsia="Helvetica"/>
              </w:rPr>
              <w:t>0.035-0.059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47266" w14:textId="30898148" w:rsidR="004F4C6C" w:rsidRPr="00414BFD" w:rsidRDefault="004F4C6C" w:rsidP="00397F27">
            <w:pPr>
              <w:rPr>
                <w:rFonts w:ascii="Helvetica" w:eastAsia="Helvetica" w:hAnsi="Helvetica" w:cs="Helvetica"/>
              </w:rPr>
            </w:pPr>
            <w:r w:rsidRPr="00C83611">
              <w:rPr>
                <w:rFonts w:eastAsia="Helvetica"/>
              </w:rPr>
              <w:t>1,268,174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259763" w14:textId="51D2E377" w:rsidR="004F4C6C" w:rsidRPr="00414BFD" w:rsidRDefault="004F4C6C" w:rsidP="00397F27">
            <w:pPr>
              <w:rPr>
                <w:rFonts w:ascii="Helvetica" w:eastAsia="Helvetica" w:hAnsi="Helvetica" w:cs="Helvetica"/>
              </w:rPr>
            </w:pPr>
            <w:r w:rsidRPr="00C83611">
              <w:rPr>
                <w:rFonts w:eastAsia="Helvetica"/>
              </w:rPr>
              <w:t>28.2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2D6CD4" w14:textId="537F2E00" w:rsidR="004F4C6C" w:rsidRPr="00414BFD" w:rsidRDefault="004F4C6C" w:rsidP="00397F27">
            <w:pPr>
              <w:rPr>
                <w:rFonts w:ascii="Helvetica" w:eastAsia="Helvetica" w:hAnsi="Helvetica" w:cs="Helvetica"/>
              </w:rPr>
            </w:pPr>
            <w:r w:rsidRPr="00C83611">
              <w:rPr>
                <w:rFonts w:eastAsia="Helvetica"/>
              </w:rPr>
              <w:t>2.22</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5063C" w14:textId="1C5AC2BB" w:rsidR="004F4C6C" w:rsidRPr="00414BFD" w:rsidRDefault="004F4C6C" w:rsidP="00397F27">
            <w:pPr>
              <w:rPr>
                <w:rFonts w:ascii="Helvetica" w:eastAsia="Helvetica" w:hAnsi="Helvetica" w:cs="Helvetica"/>
              </w:rPr>
            </w:pPr>
            <w:r w:rsidRPr="00C83611">
              <w:rPr>
                <w:rFonts w:eastAsia="Helvetica"/>
              </w:rPr>
              <w:t>0.12</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BD2A5A" w14:textId="0672997A" w:rsidR="004F4C6C" w:rsidRPr="00414BFD" w:rsidRDefault="004F4C6C" w:rsidP="00397F27">
            <w:pPr>
              <w:rPr>
                <w:rFonts w:ascii="Helvetica" w:eastAsia="Helvetica" w:hAnsi="Helvetica" w:cs="Helvetica"/>
              </w:rPr>
            </w:pPr>
            <w:r w:rsidRPr="00C83611">
              <w:rPr>
                <w:rFonts w:eastAsia="Helvetica"/>
              </w:rPr>
              <w:t>0.101-0.141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0E9085" w14:textId="5FC8FD5A"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531A6A9B"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B03323" w14:textId="36B24095" w:rsidR="004F4C6C" w:rsidRPr="00414BFD" w:rsidRDefault="004F4C6C" w:rsidP="00397F27">
            <w:pPr>
              <w:rPr>
                <w:rFonts w:ascii="Helvetica" w:eastAsia="Helvetica" w:hAnsi="Helvetica" w:cs="Helvetica"/>
              </w:rPr>
            </w:pPr>
            <w:r w:rsidRPr="00C83611">
              <w:rPr>
                <w:rFonts w:eastAsia="Helvetica"/>
              </w:rPr>
              <w:t>55-59</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A6B895" w14:textId="778E7AC9" w:rsidR="004F4C6C" w:rsidRPr="00414BFD" w:rsidRDefault="004F4C6C" w:rsidP="00397F27">
            <w:pPr>
              <w:rPr>
                <w:rFonts w:ascii="Helvetica" w:eastAsia="Helvetica" w:hAnsi="Helvetica" w:cs="Helvetica"/>
              </w:rPr>
            </w:pPr>
            <w:r w:rsidRPr="00C83611">
              <w:rPr>
                <w:rFonts w:eastAsia="Helvetica"/>
              </w:rPr>
              <w:t>4.55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03F111" w14:textId="72D105E7" w:rsidR="004F4C6C" w:rsidRPr="00414BFD" w:rsidRDefault="004F4C6C" w:rsidP="00397F27">
            <w:pPr>
              <w:rPr>
                <w:rFonts w:ascii="Helvetica" w:eastAsia="Helvetica" w:hAnsi="Helvetica" w:cs="Helvetica"/>
              </w:rPr>
            </w:pPr>
            <w:r w:rsidRPr="00C83611">
              <w:rPr>
                <w:rFonts w:eastAsia="Helvetica"/>
              </w:rPr>
              <w:t>1,261,311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43D0D9" w14:textId="3D7D76FF" w:rsidR="004F4C6C" w:rsidRPr="00414BFD" w:rsidRDefault="004F4C6C" w:rsidP="00397F27">
            <w:pPr>
              <w:rPr>
                <w:rFonts w:ascii="Helvetica" w:eastAsia="Helvetica" w:hAnsi="Helvetica" w:cs="Helvetica"/>
              </w:rPr>
            </w:pPr>
            <w:r w:rsidRPr="00C83611">
              <w:rPr>
                <w:rFonts w:eastAsia="Helvetica"/>
              </w:rPr>
              <w:t>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AFED19" w14:textId="01BCFABB" w:rsidR="004F4C6C" w:rsidRPr="00414BFD" w:rsidRDefault="004F4C6C" w:rsidP="00397F27">
            <w:pPr>
              <w:rPr>
                <w:rFonts w:ascii="Helvetica" w:eastAsia="Helvetica" w:hAnsi="Helvetica" w:cs="Helvetica"/>
              </w:rPr>
            </w:pPr>
            <w:r w:rsidRPr="00C83611">
              <w:rPr>
                <w:rFonts w:eastAsia="Helvetica"/>
              </w:rPr>
              <w:t>0.36</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27B0E0" w14:textId="6BC33327" w:rsidR="004F4C6C" w:rsidRPr="00414BFD" w:rsidRDefault="004F4C6C" w:rsidP="00397F27">
            <w:pPr>
              <w:rPr>
                <w:rFonts w:ascii="Helvetica" w:eastAsia="Helvetica" w:hAnsi="Helvetica" w:cs="Helvetica"/>
              </w:rPr>
            </w:pPr>
            <w:r w:rsidRPr="00C83611">
              <w:rPr>
                <w:rFonts w:eastAsia="Helvetica"/>
              </w:rPr>
              <w:t>0.02</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B93E37" w14:textId="02131B17" w:rsidR="004F4C6C" w:rsidRPr="00414BFD" w:rsidRDefault="004F4C6C" w:rsidP="00397F27">
            <w:pPr>
              <w:rPr>
                <w:rFonts w:ascii="Helvetica" w:eastAsia="Helvetica" w:hAnsi="Helvetica" w:cs="Helvetica"/>
              </w:rPr>
            </w:pPr>
            <w:r w:rsidRPr="00C83611">
              <w:rPr>
                <w:rFonts w:eastAsia="Helvetica"/>
              </w:rPr>
              <w:t>0.011-0.025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94B0B5" w14:textId="3862EAF0" w:rsidR="004F4C6C" w:rsidRPr="00414BFD" w:rsidRDefault="004F4C6C" w:rsidP="00397F27">
            <w:pPr>
              <w:rPr>
                <w:rFonts w:ascii="Helvetica" w:eastAsia="Helvetica" w:hAnsi="Helvetica" w:cs="Helvetica"/>
              </w:rPr>
            </w:pPr>
            <w:r w:rsidRPr="00C83611">
              <w:rPr>
                <w:rFonts w:eastAsia="Helvetica"/>
              </w:rPr>
              <w:t>1,000,475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4BB272" w14:textId="1E7D76BC" w:rsidR="004F4C6C" w:rsidRPr="00414BFD" w:rsidRDefault="004F4C6C" w:rsidP="00397F27">
            <w:pPr>
              <w:rPr>
                <w:rFonts w:ascii="Helvetica" w:eastAsia="Helvetica" w:hAnsi="Helvetica" w:cs="Helvetica"/>
              </w:rPr>
            </w:pPr>
            <w:r w:rsidRPr="00C83611">
              <w:rPr>
                <w:rFonts w:eastAsia="Helvetica"/>
              </w:rPr>
              <w:t>21.2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099D14" w14:textId="247DE973" w:rsidR="004F4C6C" w:rsidRPr="00414BFD" w:rsidRDefault="004F4C6C" w:rsidP="00397F27">
            <w:pPr>
              <w:rPr>
                <w:rFonts w:ascii="Helvetica" w:eastAsia="Helvetica" w:hAnsi="Helvetica" w:cs="Helvetica"/>
              </w:rPr>
            </w:pPr>
            <w:r w:rsidRPr="00C83611">
              <w:rPr>
                <w:rFonts w:eastAsia="Helvetica"/>
              </w:rPr>
              <w:t>2.12</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DBC928" w14:textId="5B56BC01" w:rsidR="004F4C6C" w:rsidRPr="00414BFD" w:rsidRDefault="004F4C6C" w:rsidP="00397F27">
            <w:pPr>
              <w:rPr>
                <w:rFonts w:ascii="Helvetica" w:eastAsia="Helvetica" w:hAnsi="Helvetica" w:cs="Helvetica"/>
              </w:rPr>
            </w:pPr>
            <w:r w:rsidRPr="00C83611">
              <w:rPr>
                <w:rFonts w:eastAsia="Helvetica"/>
              </w:rPr>
              <w:t>0.10</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C0C28D" w14:textId="64734D5E" w:rsidR="004F4C6C" w:rsidRPr="00414BFD" w:rsidRDefault="004F4C6C" w:rsidP="00397F27">
            <w:pPr>
              <w:rPr>
                <w:rFonts w:ascii="Helvetica" w:eastAsia="Helvetica" w:hAnsi="Helvetica" w:cs="Helvetica"/>
              </w:rPr>
            </w:pPr>
            <w:r w:rsidRPr="00C83611">
              <w:rPr>
                <w:rFonts w:eastAsia="Helvetica"/>
              </w:rPr>
              <w:t>0.079-0.117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F4457C" w14:textId="6576FC56"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62DC3FDE"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789DDE" w14:textId="5186FBE5" w:rsidR="004F4C6C" w:rsidRPr="00414BFD" w:rsidRDefault="004F4C6C" w:rsidP="00397F27">
            <w:pPr>
              <w:rPr>
                <w:rFonts w:ascii="Helvetica" w:eastAsia="Helvetica" w:hAnsi="Helvetica" w:cs="Helvetica"/>
              </w:rPr>
            </w:pPr>
            <w:r w:rsidRPr="00C83611">
              <w:rPr>
                <w:rFonts w:eastAsia="Helvetica"/>
              </w:rPr>
              <w:t>60-64</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4D1428" w14:textId="6DB115FC" w:rsidR="004F4C6C" w:rsidRPr="00414BFD" w:rsidRDefault="004F4C6C" w:rsidP="00397F27">
            <w:pPr>
              <w:rPr>
                <w:rFonts w:ascii="Helvetica" w:eastAsia="Helvetica" w:hAnsi="Helvetica" w:cs="Helvetica"/>
              </w:rPr>
            </w:pPr>
            <w:r w:rsidRPr="00C83611">
              <w:rPr>
                <w:rFonts w:eastAsia="Helvetica"/>
              </w:rPr>
              <w:t>3.72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0B1974" w14:textId="0C9E30EF" w:rsidR="004F4C6C" w:rsidRPr="00414BFD" w:rsidRDefault="004F4C6C" w:rsidP="00397F27">
            <w:pPr>
              <w:rPr>
                <w:rFonts w:ascii="Helvetica" w:eastAsia="Helvetica" w:hAnsi="Helvetica" w:cs="Helvetica"/>
              </w:rPr>
            </w:pPr>
            <w:r w:rsidRPr="00C83611">
              <w:rPr>
                <w:rFonts w:eastAsia="Helvetica"/>
              </w:rPr>
              <w:t>1,070,153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DC1F39" w14:textId="2F1F74BA" w:rsidR="004F4C6C" w:rsidRPr="00414BFD" w:rsidRDefault="004F4C6C" w:rsidP="00397F27">
            <w:pPr>
              <w:rPr>
                <w:rFonts w:ascii="Helvetica" w:eastAsia="Helvetica" w:hAnsi="Helvetica" w:cs="Helvetica"/>
              </w:rPr>
            </w:pPr>
            <w:r w:rsidRPr="00C83611">
              <w:rPr>
                <w:rFonts w:eastAsia="Helvetica"/>
              </w:rPr>
              <w:t>4.4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A6D4BB" w14:textId="45D1180E" w:rsidR="004F4C6C" w:rsidRPr="00414BFD" w:rsidRDefault="004F4C6C" w:rsidP="00397F27">
            <w:pPr>
              <w:rPr>
                <w:rFonts w:ascii="Helvetica" w:eastAsia="Helvetica" w:hAnsi="Helvetica" w:cs="Helvetica"/>
              </w:rPr>
            </w:pPr>
            <w:r w:rsidRPr="00C83611">
              <w:rPr>
                <w:rFonts w:eastAsia="Helvetica"/>
              </w:rPr>
              <w:t>0.41</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3BC98D" w14:textId="3D1B128A" w:rsidR="004F4C6C" w:rsidRPr="00414BFD" w:rsidRDefault="004F4C6C" w:rsidP="00397F27">
            <w:pPr>
              <w:rPr>
                <w:rFonts w:ascii="Helvetica" w:eastAsia="Helvetica" w:hAnsi="Helvetica" w:cs="Helvetica"/>
              </w:rPr>
            </w:pPr>
            <w:r w:rsidRPr="00C83611">
              <w:rPr>
                <w:rFonts w:eastAsia="Helvetica"/>
              </w:rPr>
              <w:t>0.02</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AFE1DD" w14:textId="563FEBB8" w:rsidR="004F4C6C" w:rsidRPr="00414BFD" w:rsidRDefault="004F4C6C" w:rsidP="00397F27">
            <w:pPr>
              <w:rPr>
                <w:rFonts w:ascii="Helvetica" w:eastAsia="Helvetica" w:hAnsi="Helvetica" w:cs="Helvetica"/>
              </w:rPr>
            </w:pPr>
            <w:r w:rsidRPr="00C83611">
              <w:rPr>
                <w:rFonts w:eastAsia="Helvetica"/>
              </w:rPr>
              <w:t>0.010-0.023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8D71A" w14:textId="38FF6E0E" w:rsidR="004F4C6C" w:rsidRPr="00414BFD" w:rsidRDefault="004F4C6C" w:rsidP="00397F27">
            <w:pPr>
              <w:rPr>
                <w:rFonts w:ascii="Helvetica" w:eastAsia="Helvetica" w:hAnsi="Helvetica" w:cs="Helvetica"/>
              </w:rPr>
            </w:pPr>
            <w:r w:rsidRPr="00C83611">
              <w:rPr>
                <w:rFonts w:eastAsia="Helvetica"/>
              </w:rPr>
              <w:t>783,006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E0F3B0" w14:textId="0BD53A3A" w:rsidR="004F4C6C" w:rsidRPr="00414BFD" w:rsidRDefault="004F4C6C" w:rsidP="00397F27">
            <w:pPr>
              <w:rPr>
                <w:rFonts w:ascii="Helvetica" w:eastAsia="Helvetica" w:hAnsi="Helvetica" w:cs="Helvetica"/>
              </w:rPr>
            </w:pPr>
            <w:r w:rsidRPr="00C83611">
              <w:rPr>
                <w:rFonts w:eastAsia="Helvetica"/>
              </w:rPr>
              <w:t>12.8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F16859" w14:textId="18CE03A0" w:rsidR="004F4C6C" w:rsidRPr="00414BFD" w:rsidRDefault="004F4C6C" w:rsidP="00397F27">
            <w:pPr>
              <w:rPr>
                <w:rFonts w:ascii="Helvetica" w:eastAsia="Helvetica" w:hAnsi="Helvetica" w:cs="Helvetica"/>
              </w:rPr>
            </w:pPr>
            <w:r w:rsidRPr="00C83611">
              <w:rPr>
                <w:rFonts w:eastAsia="Helvetica"/>
              </w:rPr>
              <w:t>1.63</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3D0E21" w14:textId="371F2500" w:rsidR="004F4C6C" w:rsidRPr="00414BFD" w:rsidRDefault="004F4C6C" w:rsidP="00397F27">
            <w:pPr>
              <w:rPr>
                <w:rFonts w:ascii="Helvetica" w:eastAsia="Helvetica" w:hAnsi="Helvetica" w:cs="Helvetica"/>
              </w:rPr>
            </w:pPr>
            <w:r w:rsidRPr="00C83611">
              <w:rPr>
                <w:rFonts w:eastAsia="Helvetica"/>
              </w:rPr>
              <w:t>0.06</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53BBC4" w14:textId="349CD0C4" w:rsidR="004F4C6C" w:rsidRPr="00414BFD" w:rsidRDefault="004F4C6C" w:rsidP="00397F27">
            <w:pPr>
              <w:rPr>
                <w:rFonts w:ascii="Helvetica" w:eastAsia="Helvetica" w:hAnsi="Helvetica" w:cs="Helvetica"/>
              </w:rPr>
            </w:pPr>
            <w:r w:rsidRPr="00C83611">
              <w:rPr>
                <w:rFonts w:eastAsia="Helvetica"/>
              </w:rPr>
              <w:t>0.047-0.078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571562" w14:textId="00E10FD0"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27401F7B" w14:textId="77777777" w:rsidTr="004F4C6C">
        <w:trPr>
          <w:trHeight w:val="20"/>
          <w:jc w:val="center"/>
        </w:trPr>
        <w:tc>
          <w:tcPr>
            <w:tcW w:w="6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8B1DD0" w14:textId="063962D0" w:rsidR="004F4C6C" w:rsidRPr="00414BFD" w:rsidRDefault="004F4C6C" w:rsidP="00397F27">
            <w:pPr>
              <w:rPr>
                <w:rFonts w:ascii="Helvetica" w:eastAsia="Helvetica" w:hAnsi="Helvetica" w:cs="Helvetica"/>
              </w:rPr>
            </w:pPr>
            <w:r w:rsidRPr="00C83611">
              <w:rPr>
                <w:rFonts w:eastAsia="Helvetica"/>
              </w:rPr>
              <w:t>65+</w:t>
            </w:r>
          </w:p>
        </w:tc>
        <w:tc>
          <w:tcPr>
            <w:tcW w:w="90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037933" w14:textId="58BA463F" w:rsidR="004F4C6C" w:rsidRPr="00414BFD" w:rsidRDefault="004F4C6C" w:rsidP="00397F27">
            <w:pPr>
              <w:rPr>
                <w:rFonts w:ascii="Helvetica" w:eastAsia="Helvetica" w:hAnsi="Helvetica" w:cs="Helvetica"/>
              </w:rPr>
            </w:pPr>
            <w:r w:rsidRPr="00C83611">
              <w:rPr>
                <w:rFonts w:eastAsia="Helvetica"/>
              </w:rPr>
              <w:t>8.23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4D5BB1" w14:textId="2E2C06B7" w:rsidR="004F4C6C" w:rsidRPr="00414BFD" w:rsidRDefault="004F4C6C" w:rsidP="00397F27">
            <w:pPr>
              <w:rPr>
                <w:rFonts w:ascii="Helvetica" w:eastAsia="Helvetica" w:hAnsi="Helvetica" w:cs="Helvetica"/>
              </w:rPr>
            </w:pPr>
            <w:r w:rsidRPr="00C83611">
              <w:rPr>
                <w:rFonts w:eastAsia="Helvetica"/>
              </w:rPr>
              <w:t>2,351,912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C357AF" w14:textId="2A23AD3E" w:rsidR="004F4C6C" w:rsidRPr="00414BFD" w:rsidRDefault="004F4C6C" w:rsidP="00397F27">
            <w:pPr>
              <w:rPr>
                <w:rFonts w:ascii="Helvetica" w:eastAsia="Helvetica" w:hAnsi="Helvetica" w:cs="Helvetica"/>
              </w:rPr>
            </w:pPr>
            <w:r w:rsidRPr="00C83611">
              <w:rPr>
                <w:rFonts w:eastAsia="Helvetica"/>
              </w:rPr>
              <w:t>8.2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07D23C" w14:textId="3B50A96C" w:rsidR="004F4C6C" w:rsidRPr="00414BFD" w:rsidRDefault="004F4C6C" w:rsidP="00397F27">
            <w:pPr>
              <w:rPr>
                <w:rFonts w:ascii="Helvetica" w:eastAsia="Helvetica" w:hAnsi="Helvetica" w:cs="Helvetica"/>
              </w:rPr>
            </w:pPr>
            <w:r w:rsidRPr="00C83611">
              <w:rPr>
                <w:rFonts w:eastAsia="Helvetica"/>
              </w:rPr>
              <w:t>0.35</w:t>
            </w:r>
          </w:p>
        </w:tc>
        <w:tc>
          <w:tcPr>
            <w:tcW w:w="13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18EC71" w14:textId="7AC95809" w:rsidR="004F4C6C" w:rsidRPr="00414BFD" w:rsidRDefault="004F4C6C" w:rsidP="00397F27">
            <w:pPr>
              <w:rPr>
                <w:rFonts w:ascii="Helvetica" w:eastAsia="Helvetica" w:hAnsi="Helvetica" w:cs="Helvetica"/>
              </w:rPr>
            </w:pPr>
            <w:r w:rsidRPr="00C83611">
              <w:rPr>
                <w:rFonts w:eastAsia="Helvetica"/>
              </w:rPr>
              <w:t>0.03</w:t>
            </w:r>
          </w:p>
        </w:tc>
        <w:tc>
          <w:tcPr>
            <w:tcW w:w="11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357B6" w14:textId="4603E76E" w:rsidR="004F4C6C" w:rsidRPr="00414BFD" w:rsidRDefault="004F4C6C" w:rsidP="00397F27">
            <w:pPr>
              <w:rPr>
                <w:rFonts w:ascii="Helvetica" w:eastAsia="Helvetica" w:hAnsi="Helvetica" w:cs="Helvetica"/>
              </w:rPr>
            </w:pPr>
            <w:r w:rsidRPr="00C83611">
              <w:rPr>
                <w:rFonts w:eastAsia="Helvetica"/>
              </w:rPr>
              <w:t>0.021-0.039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B89E7C" w14:textId="01A57A50" w:rsidR="004F4C6C" w:rsidRPr="00414BFD" w:rsidRDefault="004F4C6C" w:rsidP="00397F27">
            <w:pPr>
              <w:rPr>
                <w:rFonts w:ascii="Helvetica" w:eastAsia="Helvetica" w:hAnsi="Helvetica" w:cs="Helvetica"/>
              </w:rPr>
            </w:pPr>
            <w:r w:rsidRPr="00C83611">
              <w:rPr>
                <w:rFonts w:eastAsia="Helvetica"/>
              </w:rPr>
              <w:t>1,421,514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A4CBD2" w14:textId="1B9C7E43" w:rsidR="004F4C6C" w:rsidRPr="00414BFD" w:rsidRDefault="004F4C6C" w:rsidP="00397F27">
            <w:pPr>
              <w:rPr>
                <w:rFonts w:ascii="Helvetica" w:eastAsia="Helvetica" w:hAnsi="Helvetica" w:cs="Helvetica"/>
              </w:rPr>
            </w:pPr>
            <w:r w:rsidRPr="00C83611">
              <w:rPr>
                <w:rFonts w:eastAsia="Helvetica"/>
              </w:rPr>
              <w:t>13.6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2C09C9" w14:textId="0DB79FB4" w:rsidR="004F4C6C" w:rsidRPr="00414BFD" w:rsidRDefault="004F4C6C" w:rsidP="00397F27">
            <w:pPr>
              <w:rPr>
                <w:rFonts w:ascii="Helvetica" w:eastAsia="Helvetica" w:hAnsi="Helvetica" w:cs="Helvetica"/>
              </w:rPr>
            </w:pPr>
            <w:r w:rsidRPr="00C83611">
              <w:rPr>
                <w:rFonts w:eastAsia="Helvetica"/>
              </w:rPr>
              <w:t>0.96</w:t>
            </w:r>
          </w:p>
        </w:tc>
        <w:tc>
          <w:tcPr>
            <w:tcW w:w="13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803D56" w14:textId="50A340DB" w:rsidR="004F4C6C" w:rsidRPr="00414BFD" w:rsidRDefault="004F4C6C" w:rsidP="00397F27">
            <w:pPr>
              <w:rPr>
                <w:rFonts w:ascii="Helvetica" w:eastAsia="Helvetica" w:hAnsi="Helvetica" w:cs="Helvetica"/>
              </w:rPr>
            </w:pPr>
            <w:r w:rsidRPr="00C83611">
              <w:rPr>
                <w:rFonts w:eastAsia="Helvetica"/>
              </w:rPr>
              <w:t>0.08</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BDD37F" w14:textId="5B9BD608" w:rsidR="004F4C6C" w:rsidRPr="00414BFD" w:rsidRDefault="004F4C6C" w:rsidP="00397F27">
            <w:pPr>
              <w:rPr>
                <w:rFonts w:ascii="Helvetica" w:eastAsia="Helvetica" w:hAnsi="Helvetica" w:cs="Helvetica"/>
              </w:rPr>
            </w:pPr>
            <w:r w:rsidRPr="00C83611">
              <w:rPr>
                <w:rFonts w:eastAsia="Helvetica"/>
              </w:rPr>
              <w:t>0.061-0.100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67A55F" w14:textId="2B58FC8F" w:rsidR="004F4C6C" w:rsidRPr="00414BFD" w:rsidRDefault="004F4C6C" w:rsidP="00397F27">
            <w:pPr>
              <w:rPr>
                <w:rFonts w:ascii="Helvetica" w:eastAsia="Helvetica" w:hAnsi="Helvetica" w:cs="Helvetica"/>
              </w:rPr>
            </w:pPr>
            <w:r w:rsidRPr="00C83611">
              <w:rPr>
                <w:rFonts w:eastAsia="Helvetica"/>
              </w:rPr>
              <w:t>&lt;0.001</w:t>
            </w:r>
          </w:p>
        </w:tc>
      </w:tr>
      <w:tr w:rsidR="004F4C6C" w:rsidRPr="00414BFD" w14:paraId="5C9AEE3F" w14:textId="77777777" w:rsidTr="004F4C6C">
        <w:trPr>
          <w:trHeight w:val="20"/>
          <w:jc w:val="center"/>
        </w:trPr>
        <w:tc>
          <w:tcPr>
            <w:tcW w:w="61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046FB9" w14:textId="4807EC9D" w:rsidR="004F4C6C" w:rsidRPr="00414BFD" w:rsidRDefault="004F4C6C" w:rsidP="00397F27">
            <w:pPr>
              <w:rPr>
                <w:rFonts w:ascii="Helvetica" w:eastAsia="Helvetica" w:hAnsi="Helvetica" w:cs="Helvetica"/>
              </w:rPr>
            </w:pPr>
            <w:r w:rsidRPr="00C83611">
              <w:rPr>
                <w:rFonts w:eastAsia="Helvetica"/>
              </w:rPr>
              <w:t>Total</w:t>
            </w:r>
          </w:p>
        </w:tc>
        <w:tc>
          <w:tcPr>
            <w:tcW w:w="90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3EF554" w14:textId="5725658C" w:rsidR="004F4C6C" w:rsidRPr="00414BFD" w:rsidRDefault="004F4C6C" w:rsidP="00397F27">
            <w:pPr>
              <w:rPr>
                <w:rFonts w:ascii="Helvetica" w:eastAsia="Helvetica" w:hAnsi="Helvetica" w:cs="Helvetica"/>
              </w:rPr>
            </w:pPr>
            <w:r w:rsidRPr="00C83611">
              <w:rPr>
                <w:rFonts w:eastAsia="Helvetica"/>
              </w:rPr>
              <w:t>100.00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5691A7" w14:textId="62BF48B1" w:rsidR="004F4C6C" w:rsidRPr="00414BFD" w:rsidRDefault="004F4C6C" w:rsidP="00397F27">
            <w:pPr>
              <w:rPr>
                <w:rFonts w:ascii="Helvetica" w:eastAsia="Helvetica" w:hAnsi="Helvetica" w:cs="Helvetica"/>
              </w:rPr>
            </w:pPr>
            <w:r w:rsidRPr="00C83611">
              <w:rPr>
                <w:rFonts w:eastAsia="Helvetica"/>
              </w:rPr>
              <w:t>30,997,802</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1E69FE" w14:textId="4C72B6A9" w:rsidR="004F4C6C" w:rsidRPr="00414BFD" w:rsidRDefault="004F4C6C" w:rsidP="00397F27">
            <w:pPr>
              <w:rPr>
                <w:rFonts w:ascii="Helvetica" w:eastAsia="Helvetica" w:hAnsi="Helvetica" w:cs="Helvetica"/>
              </w:rPr>
            </w:pPr>
            <w:r w:rsidRPr="00C83611">
              <w:rPr>
                <w:rFonts w:eastAsia="Helvetica"/>
              </w:rPr>
              <w:t>494.4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D50333" w14:textId="2145232A" w:rsidR="004F4C6C" w:rsidRPr="00414BFD" w:rsidRDefault="004F4C6C" w:rsidP="00397F27">
            <w:pPr>
              <w:rPr>
                <w:rFonts w:ascii="Helvetica" w:eastAsia="Helvetica" w:hAnsi="Helvetica" w:cs="Helvetica"/>
              </w:rPr>
            </w:pPr>
            <w:r w:rsidRPr="00C83611">
              <w:rPr>
                <w:rFonts w:eastAsia="Helvetica"/>
              </w:rPr>
              <w:t>1.59</w:t>
            </w:r>
          </w:p>
        </w:tc>
        <w:tc>
          <w:tcPr>
            <w:tcW w:w="137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891C5" w14:textId="0AE57355" w:rsidR="004F4C6C" w:rsidRPr="00414BFD" w:rsidRDefault="004F4C6C" w:rsidP="00397F27">
            <w:pPr>
              <w:rPr>
                <w:rFonts w:ascii="Helvetica" w:eastAsia="Helvetica" w:hAnsi="Helvetica" w:cs="Helvetica"/>
              </w:rPr>
            </w:pPr>
            <w:r w:rsidRPr="00C83611">
              <w:rPr>
                <w:rFonts w:eastAsia="Helvetica"/>
              </w:rPr>
              <w:t>1.59</w:t>
            </w:r>
          </w:p>
        </w:tc>
        <w:tc>
          <w:tcPr>
            <w:tcW w:w="11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2D0F07" w14:textId="7CDDDA85" w:rsidR="004F4C6C" w:rsidRPr="00414BFD" w:rsidRDefault="004F4C6C" w:rsidP="00397F27">
            <w:pPr>
              <w:rPr>
                <w:rFonts w:ascii="Helvetica" w:eastAsia="Helvetica" w:hAnsi="Helvetica" w:cs="Helvetica"/>
              </w:rPr>
            </w:pPr>
            <w:r w:rsidRPr="00C83611">
              <w:rPr>
                <w:rFonts w:eastAsia="Helvetica"/>
              </w:rPr>
              <w:t>1.533-1.659</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A65EED" w14:textId="4FEFC9B5" w:rsidR="004F4C6C" w:rsidRPr="00414BFD" w:rsidRDefault="004F4C6C" w:rsidP="00397F27">
            <w:pPr>
              <w:rPr>
                <w:rFonts w:ascii="Helvetica" w:eastAsia="Helvetica" w:hAnsi="Helvetica" w:cs="Helvetica"/>
              </w:rPr>
            </w:pPr>
            <w:r w:rsidRPr="00C83611">
              <w:rPr>
                <w:rFonts w:eastAsia="Helvetica"/>
              </w:rPr>
              <w:t>29,644,888</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48CB4" w14:textId="27E74ECD" w:rsidR="004F4C6C" w:rsidRPr="00414BFD" w:rsidRDefault="004F4C6C" w:rsidP="00397F27">
            <w:pPr>
              <w:rPr>
                <w:rFonts w:ascii="Helvetica" w:eastAsia="Helvetica" w:hAnsi="Helvetica" w:cs="Helvetica"/>
              </w:rPr>
            </w:pPr>
            <w:r w:rsidRPr="00C83611">
              <w:rPr>
                <w:rFonts w:eastAsia="Helvetica"/>
              </w:rPr>
              <w:t>760.2</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6B0BB" w14:textId="38336BA1" w:rsidR="004F4C6C" w:rsidRPr="00414BFD" w:rsidRDefault="004F4C6C" w:rsidP="00397F27">
            <w:pPr>
              <w:rPr>
                <w:rFonts w:ascii="Helvetica" w:eastAsia="Helvetica" w:hAnsi="Helvetica" w:cs="Helvetica"/>
              </w:rPr>
            </w:pPr>
            <w:r w:rsidRPr="00C83611">
              <w:rPr>
                <w:rFonts w:eastAsia="Helvetica"/>
              </w:rPr>
              <w:t>2.56</w:t>
            </w:r>
          </w:p>
        </w:tc>
        <w:tc>
          <w:tcPr>
            <w:tcW w:w="134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16B985" w14:textId="5F95021A" w:rsidR="004F4C6C" w:rsidRPr="00414BFD" w:rsidRDefault="004F4C6C" w:rsidP="00397F27">
            <w:pPr>
              <w:rPr>
                <w:rFonts w:ascii="Helvetica" w:eastAsia="Helvetica" w:hAnsi="Helvetica" w:cs="Helvetica"/>
              </w:rPr>
            </w:pPr>
            <w:r w:rsidRPr="00C83611">
              <w:rPr>
                <w:rFonts w:eastAsia="Helvetica"/>
              </w:rPr>
              <w:t>2.56</w:t>
            </w:r>
          </w:p>
        </w:tc>
        <w:tc>
          <w:tcPr>
            <w:tcW w:w="11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7F704" w14:textId="79673288" w:rsidR="004F4C6C" w:rsidRPr="00414BFD" w:rsidRDefault="004F4C6C" w:rsidP="00397F27">
            <w:pPr>
              <w:rPr>
                <w:rFonts w:ascii="Helvetica" w:eastAsia="Helvetica" w:hAnsi="Helvetica" w:cs="Helvetica"/>
              </w:rPr>
            </w:pPr>
            <w:r w:rsidRPr="00C83611">
              <w:rPr>
                <w:rFonts w:eastAsia="Helvetica"/>
              </w:rPr>
              <w:t>2.483-2.647</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C03CF" w14:textId="3B4CE967" w:rsidR="004F4C6C" w:rsidRPr="00414BFD" w:rsidRDefault="004F4C6C" w:rsidP="00397F27">
            <w:pPr>
              <w:rPr>
                <w:rFonts w:ascii="Helvetica" w:eastAsia="Helvetica" w:hAnsi="Helvetica" w:cs="Helvetica"/>
              </w:rPr>
            </w:pPr>
            <w:r w:rsidRPr="00C83611">
              <w:rPr>
                <w:rFonts w:eastAsia="Helvetica"/>
              </w:rPr>
              <w:t>&lt;0.001</w:t>
            </w:r>
          </w:p>
        </w:tc>
      </w:tr>
      <w:tr w:rsidR="00B03D04" w:rsidRPr="00414BFD" w14:paraId="6A001818" w14:textId="77777777" w:rsidTr="00F80F2C">
        <w:trPr>
          <w:trHeight w:val="20"/>
          <w:jc w:val="center"/>
        </w:trPr>
        <w:tc>
          <w:tcPr>
            <w:tcW w:w="0" w:type="auto"/>
            <w:gridSpan w:val="1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B2BCC1" w14:textId="77777777" w:rsidR="00B03D04" w:rsidRPr="00414BFD" w:rsidRDefault="00B03D04" w:rsidP="00397F27">
            <w:pPr>
              <w:rPr>
                <w:rFonts w:eastAsia="Helvetica"/>
              </w:rPr>
            </w:pPr>
            <w:r w:rsidRPr="00414BFD">
              <w:rPr>
                <w:rFonts w:eastAsia="Helvetica"/>
                <w:vertAlign w:val="superscript"/>
              </w:rPr>
              <w:t>*</w:t>
            </w:r>
            <w:r w:rsidRPr="00414BFD">
              <w:rPr>
                <w:rFonts w:eastAsia="Helvetica"/>
              </w:rPr>
              <w:t>Population estimates are taken from Statistics SA, info on the 0-1 year age group can be found in the methodology. Average populations and average cases from the 5 year period (2020-2024) are presented for South Africa. Age-specific Rates and Age Standardised Rates are rates per 100 000 person years.</w:t>
            </w:r>
          </w:p>
        </w:tc>
      </w:tr>
      <w:tr w:rsidR="00B03D04" w:rsidRPr="00414BFD" w14:paraId="18BDB47D" w14:textId="77777777" w:rsidTr="00F80F2C">
        <w:trPr>
          <w:trHeight w:val="20"/>
          <w:jc w:val="center"/>
        </w:trPr>
        <w:tc>
          <w:tcPr>
            <w:tcW w:w="0" w:type="auto"/>
            <w:gridSpan w:val="1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A944B6" w14:textId="2E947C89" w:rsidR="00B03D04" w:rsidRPr="00414BFD" w:rsidRDefault="00B03D04" w:rsidP="00397F27">
            <w:pPr>
              <w:rPr>
                <w:rFonts w:eastAsia="Helvetica"/>
              </w:rPr>
            </w:pPr>
            <w:r w:rsidRPr="00414BFD">
              <w:rPr>
                <w:rFonts w:eastAsia="Helvetica"/>
                <w:vertAlign w:val="superscript"/>
              </w:rPr>
              <w:t>†</w:t>
            </w:r>
            <w:r w:rsidRPr="00414BFD">
              <w:rPr>
                <w:rFonts w:eastAsia="Helvetica"/>
              </w:rPr>
              <w:t xml:space="preserve">Age Standardised Rates (ASR) are </w:t>
            </w:r>
            <w:r w:rsidR="00DA0AB7" w:rsidRPr="00414BFD">
              <w:rPr>
                <w:rFonts w:eastAsia="Helvetica"/>
              </w:rPr>
              <w:t>calculated</w:t>
            </w:r>
            <w:r w:rsidRPr="00414BFD">
              <w:rPr>
                <w:rFonts w:eastAsia="Helvetica"/>
              </w:rPr>
              <w:t xml:space="preserve"> by </w:t>
            </w:r>
            <w:r w:rsidR="00DA0AB7" w:rsidRPr="00414BFD">
              <w:rPr>
                <w:rFonts w:eastAsia="Helvetica"/>
              </w:rPr>
              <w:t>multiplying</w:t>
            </w:r>
            <w:r w:rsidRPr="00414BFD">
              <w:rPr>
                <w:rFonts w:eastAsia="Helvetica"/>
              </w:rPr>
              <w:t xml:space="preserve"> the weight (as a proportion) from the WHO world standard population for each age category by the age-specific rate for that age category.</w:t>
            </w:r>
          </w:p>
        </w:tc>
      </w:tr>
      <w:tr w:rsidR="00B03D04" w:rsidRPr="00414BFD" w14:paraId="69A11F28" w14:textId="77777777" w:rsidTr="00F80F2C">
        <w:trPr>
          <w:trHeight w:val="20"/>
          <w:jc w:val="center"/>
        </w:trPr>
        <w:tc>
          <w:tcPr>
            <w:tcW w:w="0" w:type="auto"/>
            <w:gridSpan w:val="1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C1E5FE" w14:textId="77777777" w:rsidR="00B03D04" w:rsidRPr="00414BFD" w:rsidRDefault="00B03D04" w:rsidP="00397F27">
            <w:pPr>
              <w:rPr>
                <w:rFonts w:eastAsia="Helvetica"/>
              </w:rPr>
            </w:pPr>
            <w:r w:rsidRPr="00414BFD">
              <w:rPr>
                <w:rFonts w:eastAsia="Helvetica"/>
                <w:vertAlign w:val="superscript"/>
              </w:rPr>
              <w:t>‡</w:t>
            </w:r>
            <w:r w:rsidRPr="00414BFD">
              <w:rPr>
                <w:rFonts w:eastAsia="Helvetica"/>
              </w:rPr>
              <w:t>Two-sample Poisson exact test comparing female vs male incidence within each age group (two-sided).</w:t>
            </w:r>
          </w:p>
        </w:tc>
      </w:tr>
    </w:tbl>
    <w:p w14:paraId="52F0197A" w14:textId="77777777" w:rsidR="00E97DC8" w:rsidRDefault="00E97DC8" w:rsidP="00397F27"/>
    <w:p w14:paraId="3C270190" w14:textId="77777777" w:rsidR="00E97DC8" w:rsidRPr="001C63CD" w:rsidRDefault="00E97DC8" w:rsidP="00397F27">
      <w:pPr>
        <w:pStyle w:val="Default"/>
      </w:pPr>
    </w:p>
    <w:p w14:paraId="3E55851B" w14:textId="77777777" w:rsidR="0069630D" w:rsidRDefault="0069630D" w:rsidP="00397F27">
      <w:pPr>
        <w:rPr>
          <w:color w:val="44546A" w:themeColor="text2"/>
          <w:sz w:val="18"/>
          <w:szCs w:val="18"/>
        </w:rPr>
      </w:pPr>
      <w:r>
        <w:br w:type="page"/>
      </w:r>
    </w:p>
    <w:p w14:paraId="5882C9E0" w14:textId="0A38E365" w:rsidR="00BA1F29" w:rsidRPr="001C63CD" w:rsidRDefault="008E4E4D" w:rsidP="00397F27">
      <w:pPr>
        <w:pStyle w:val="Caption"/>
      </w:pPr>
      <w:r>
        <w:lastRenderedPageBreak/>
        <w:t>Supplementary table</w:t>
      </w:r>
      <w:r w:rsidR="001E4408">
        <w:t xml:space="preserve"> 3</w:t>
      </w:r>
      <w:r w:rsidR="00BA1F29" w:rsidRPr="001C63CD">
        <w:t>: Supplementary tab</w:t>
      </w:r>
      <w:r w:rsidR="00417927">
        <w:t>le describing the calls analysed to the PIH by</w:t>
      </w:r>
      <w:r w:rsidR="009E302E">
        <w:t xml:space="preserve"> whether or not they were Accidental or Self-harm. </w:t>
      </w:r>
    </w:p>
    <w:tbl>
      <w:tblPr>
        <w:tblW w:w="5000" w:type="pct"/>
        <w:jc w:val="center"/>
        <w:tblLook w:val="0420" w:firstRow="1" w:lastRow="0" w:firstColumn="0" w:lastColumn="0" w:noHBand="0" w:noVBand="1"/>
      </w:tblPr>
      <w:tblGrid>
        <w:gridCol w:w="4396"/>
        <w:gridCol w:w="1241"/>
        <w:gridCol w:w="1138"/>
        <w:gridCol w:w="2579"/>
        <w:gridCol w:w="1138"/>
        <w:gridCol w:w="2579"/>
        <w:gridCol w:w="887"/>
      </w:tblGrid>
      <w:tr w:rsidR="00D11873" w14:paraId="3E196C28" w14:textId="77777777" w:rsidTr="005C7581">
        <w:trPr>
          <w:gridAfter w:val="2"/>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86AEAC" w14:textId="77777777" w:rsidR="00D11873" w:rsidRDefault="00D11873" w:rsidP="00397F27">
            <w:pPr>
              <w:rPr>
                <w:rFonts w:eastAsia="Helvetica"/>
              </w:rPr>
            </w:pP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E7E3CF" w14:textId="77777777" w:rsidR="00D11873" w:rsidRDefault="00D11873" w:rsidP="00397F27">
            <w:pPr>
              <w:rPr>
                <w:rFonts w:eastAsia="Helvetica"/>
              </w:rPr>
            </w:pPr>
            <w:r>
              <w:rPr>
                <w:rFonts w:eastAsia="Helvetica"/>
                <w:b/>
              </w:rPr>
              <w:t>Overall</w:t>
            </w:r>
            <w:r>
              <w:rPr>
                <w:rFonts w:eastAsia="Helvetica"/>
              </w:rPr>
              <w:t xml:space="preserve">  </w:t>
            </w:r>
            <w:r>
              <w:rPr>
                <w:rFonts w:eastAsia="Helvetica"/>
              </w:rPr>
              <w:br/>
              <w:t>N = 4,700</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81B68A0" w14:textId="77777777" w:rsidR="00D11873" w:rsidRDefault="00D11873" w:rsidP="00397F27">
            <w:pPr>
              <w:rPr>
                <w:rFonts w:eastAsia="Helvetica"/>
              </w:rPr>
            </w:pPr>
            <w:r>
              <w:rPr>
                <w:rFonts w:eastAsia="Helvetica"/>
                <w:b/>
              </w:rPr>
              <w:t>Self-harm</w:t>
            </w:r>
            <w:r>
              <w:rPr>
                <w:rFonts w:eastAsia="Helvetica"/>
              </w:rPr>
              <w:t xml:space="preserve">  </w:t>
            </w:r>
            <w:r>
              <w:rPr>
                <w:rFonts w:eastAsia="Helvetica"/>
              </w:rPr>
              <w:br/>
              <w:t>N = 2,818</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896F3B" w14:textId="77777777" w:rsidR="00D11873" w:rsidRDefault="00D11873" w:rsidP="00397F27">
            <w:pPr>
              <w:rPr>
                <w:rFonts w:eastAsia="Helvetica"/>
              </w:rPr>
            </w:pPr>
            <w:r>
              <w:rPr>
                <w:rFonts w:eastAsia="Helvetica"/>
              </w:rPr>
              <w:t xml:space="preserve">Unintentional poisoning  </w:t>
            </w:r>
            <w:r>
              <w:rPr>
                <w:rFonts w:eastAsia="Helvetica"/>
              </w:rPr>
              <w:br/>
              <w:t>N = 1,882</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7D119D" w14:textId="77777777" w:rsidR="00D11873" w:rsidRDefault="00D11873" w:rsidP="00397F27">
            <w:pPr>
              <w:rPr>
                <w:rFonts w:eastAsia="Helvetica"/>
              </w:rPr>
            </w:pPr>
            <w:r>
              <w:rPr>
                <w:rFonts w:eastAsia="Helvetica"/>
              </w:rPr>
              <w:t>p-value</w:t>
            </w:r>
            <w:r>
              <w:rPr>
                <w:rFonts w:eastAsia="Helvetica"/>
                <w:vertAlign w:val="superscript"/>
              </w:rPr>
              <w:t>1</w:t>
            </w:r>
          </w:p>
        </w:tc>
      </w:tr>
      <w:tr w:rsidR="00D11873" w14:paraId="5DCA6DD1" w14:textId="77777777" w:rsidTr="005C7581">
        <w:trPr>
          <w:gridAfter w:val="2"/>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7163E" w14:textId="77777777" w:rsidR="00D11873" w:rsidRDefault="00D11873" w:rsidP="00397F27">
            <w:pPr>
              <w:rPr>
                <w:rFonts w:eastAsia="Helvetica"/>
              </w:rPr>
            </w:pPr>
            <w:r>
              <w:rPr>
                <w:rFonts w:eastAsia="Helvetica"/>
              </w:rPr>
              <w:t>Patient age, n (%)</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D2EF3" w14:textId="77777777" w:rsidR="00D11873" w:rsidRDefault="00D11873" w:rsidP="00397F27">
            <w:pPr>
              <w:rPr>
                <w:rFonts w:eastAsia="Helvetica"/>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F05CF" w14:textId="77777777" w:rsidR="00D11873" w:rsidRDefault="00D11873" w:rsidP="00397F27">
            <w:pPr>
              <w:rPr>
                <w:rFonts w:eastAsia="Helvetica"/>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E8E66" w14:textId="77777777" w:rsidR="00D11873" w:rsidRDefault="00D11873" w:rsidP="00397F27">
            <w:pPr>
              <w:rPr>
                <w:rFonts w:eastAsia="Helvetica"/>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99B60" w14:textId="77777777" w:rsidR="00D11873" w:rsidRDefault="00D11873" w:rsidP="00397F27">
            <w:pPr>
              <w:rPr>
                <w:rFonts w:eastAsia="Helvetica"/>
              </w:rPr>
            </w:pPr>
            <w:r>
              <w:rPr>
                <w:rFonts w:eastAsia="Helvetica"/>
              </w:rPr>
              <w:t>&lt;0.001</w:t>
            </w:r>
          </w:p>
        </w:tc>
      </w:tr>
      <w:tr w:rsidR="00D11873" w14:paraId="692157C3"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3D0C1" w14:textId="77777777" w:rsidR="00D11873" w:rsidRDefault="00D11873" w:rsidP="00397F27">
            <w:pPr>
              <w:rPr>
                <w:rFonts w:eastAsia="Helvetica"/>
              </w:rPr>
            </w:pPr>
            <w:r>
              <w:rPr>
                <w:rFonts w:eastAsia="Helvetica"/>
              </w:rPr>
              <w:t>&lt;5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CC502E" w14:textId="77777777" w:rsidR="00D11873" w:rsidRDefault="00D11873" w:rsidP="00397F27">
            <w:pPr>
              <w:rPr>
                <w:rFonts w:eastAsia="Helvetica"/>
              </w:rPr>
            </w:pPr>
            <w:r>
              <w:rPr>
                <w:rFonts w:eastAsia="Helvetica"/>
              </w:rPr>
              <w:t>696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CED46" w14:textId="77777777" w:rsidR="00D11873" w:rsidRDefault="00D11873" w:rsidP="00397F27">
            <w:pPr>
              <w:rPr>
                <w:rFonts w:eastAsia="Helvetica"/>
              </w:rPr>
            </w:pPr>
            <w:r>
              <w:rPr>
                <w:rFonts w:eastAsia="Helvetica"/>
              </w:rPr>
              <w:t>7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753F2" w14:textId="77777777" w:rsidR="00D11873" w:rsidRDefault="00D11873" w:rsidP="00397F27">
            <w:pPr>
              <w:rPr>
                <w:rFonts w:eastAsia="Helvetica"/>
              </w:rPr>
            </w:pPr>
            <w:r>
              <w:rPr>
                <w:rFonts w:eastAsia="Helvetica"/>
              </w:rPr>
              <w:t>689 (99)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C49A1" w14:textId="77777777" w:rsidR="00D11873" w:rsidRDefault="00D11873" w:rsidP="00397F27">
            <w:pPr>
              <w:rPr>
                <w:rFonts w:eastAsia="Helvetica"/>
              </w:rPr>
            </w:pPr>
          </w:p>
        </w:tc>
      </w:tr>
      <w:tr w:rsidR="00D11873" w14:paraId="636465E5"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0CF79" w14:textId="77777777" w:rsidR="00D11873" w:rsidRDefault="00D11873" w:rsidP="00397F27">
            <w:pPr>
              <w:rPr>
                <w:rFonts w:eastAsia="Helvetica"/>
              </w:rPr>
            </w:pPr>
            <w:r>
              <w:rPr>
                <w:rFonts w:eastAsia="Helvetica"/>
              </w:rPr>
              <w:t>5-12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4238E" w14:textId="77777777" w:rsidR="00D11873" w:rsidRDefault="00D11873" w:rsidP="00397F27">
            <w:pPr>
              <w:rPr>
                <w:rFonts w:eastAsia="Helvetica"/>
              </w:rPr>
            </w:pPr>
            <w:r>
              <w:rPr>
                <w:rFonts w:eastAsia="Helvetica"/>
              </w:rPr>
              <w:t>179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4ED2F" w14:textId="77777777" w:rsidR="00D11873" w:rsidRDefault="00D11873" w:rsidP="00397F27">
            <w:pPr>
              <w:rPr>
                <w:rFonts w:eastAsia="Helvetica"/>
              </w:rPr>
            </w:pPr>
            <w:r>
              <w:rPr>
                <w:rFonts w:eastAsia="Helvetica"/>
              </w:rPr>
              <w:t>50 (28)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BDB72" w14:textId="77777777" w:rsidR="00D11873" w:rsidRDefault="00D11873" w:rsidP="00397F27">
            <w:pPr>
              <w:rPr>
                <w:rFonts w:eastAsia="Helvetica"/>
              </w:rPr>
            </w:pPr>
            <w:r>
              <w:rPr>
                <w:rFonts w:eastAsia="Helvetica"/>
              </w:rPr>
              <w:t>129 (72)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E872B" w14:textId="77777777" w:rsidR="00D11873" w:rsidRDefault="00D11873" w:rsidP="00397F27">
            <w:pPr>
              <w:rPr>
                <w:rFonts w:eastAsia="Helvetica"/>
              </w:rPr>
            </w:pPr>
          </w:p>
        </w:tc>
      </w:tr>
      <w:tr w:rsidR="00D11873" w14:paraId="6707E0C1"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5E3E6" w14:textId="77777777" w:rsidR="00D11873" w:rsidRDefault="00D11873" w:rsidP="00397F27">
            <w:pPr>
              <w:rPr>
                <w:rFonts w:eastAsia="Helvetica"/>
              </w:rPr>
            </w:pPr>
            <w:r>
              <w:rPr>
                <w:rFonts w:eastAsia="Helvetica"/>
              </w:rPr>
              <w:t>13-19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4C301" w14:textId="77777777" w:rsidR="00D11873" w:rsidRDefault="00D11873" w:rsidP="00397F27">
            <w:pPr>
              <w:rPr>
                <w:rFonts w:eastAsia="Helvetica"/>
              </w:rPr>
            </w:pPr>
            <w:r>
              <w:rPr>
                <w:rFonts w:eastAsia="Helvetica"/>
              </w:rPr>
              <w:t>666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9A5AD" w14:textId="77777777" w:rsidR="00D11873" w:rsidRDefault="00D11873" w:rsidP="00397F27">
            <w:pPr>
              <w:rPr>
                <w:rFonts w:eastAsia="Helvetica"/>
              </w:rPr>
            </w:pPr>
            <w:r>
              <w:rPr>
                <w:rFonts w:eastAsia="Helvetica"/>
              </w:rPr>
              <w:t>600 (90)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5AD0D" w14:textId="77777777" w:rsidR="00D11873" w:rsidRDefault="00D11873" w:rsidP="00397F27">
            <w:pPr>
              <w:rPr>
                <w:rFonts w:eastAsia="Helvetica"/>
              </w:rPr>
            </w:pPr>
            <w:r>
              <w:rPr>
                <w:rFonts w:eastAsia="Helvetica"/>
              </w:rPr>
              <w:t>66 (9.9)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3C8D5D" w14:textId="77777777" w:rsidR="00D11873" w:rsidRDefault="00D11873" w:rsidP="00397F27">
            <w:pPr>
              <w:rPr>
                <w:rFonts w:eastAsia="Helvetica"/>
              </w:rPr>
            </w:pPr>
          </w:p>
        </w:tc>
      </w:tr>
      <w:tr w:rsidR="00D11873" w14:paraId="4A3CE3ED"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64041" w14:textId="77777777" w:rsidR="00D11873" w:rsidRDefault="00D11873" w:rsidP="00397F27">
            <w:pPr>
              <w:rPr>
                <w:rFonts w:eastAsia="Helvetica"/>
              </w:rPr>
            </w:pPr>
            <w:r>
              <w:rPr>
                <w:rFonts w:eastAsia="Helvetica"/>
              </w:rPr>
              <w:t>20-59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BC5EC" w14:textId="77777777" w:rsidR="00D11873" w:rsidRDefault="00D11873" w:rsidP="00397F27">
            <w:pPr>
              <w:rPr>
                <w:rFonts w:eastAsia="Helvetica"/>
              </w:rPr>
            </w:pPr>
            <w:r>
              <w:rPr>
                <w:rFonts w:eastAsia="Helvetica"/>
              </w:rPr>
              <w:t>2,707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4AD12" w14:textId="77777777" w:rsidR="00D11873" w:rsidRDefault="00D11873" w:rsidP="00397F27">
            <w:pPr>
              <w:rPr>
                <w:rFonts w:eastAsia="Helvetica"/>
              </w:rPr>
            </w:pPr>
            <w:r>
              <w:rPr>
                <w:rFonts w:eastAsia="Helvetica"/>
              </w:rPr>
              <w:t>2,022 (75)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09089" w14:textId="77777777" w:rsidR="00D11873" w:rsidRDefault="00D11873" w:rsidP="00397F27">
            <w:pPr>
              <w:rPr>
                <w:rFonts w:eastAsia="Helvetica"/>
              </w:rPr>
            </w:pPr>
            <w:r>
              <w:rPr>
                <w:rFonts w:eastAsia="Helvetica"/>
              </w:rPr>
              <w:t>685 (25)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E5C17F" w14:textId="77777777" w:rsidR="00D11873" w:rsidRDefault="00D11873" w:rsidP="00397F27">
            <w:pPr>
              <w:rPr>
                <w:rFonts w:eastAsia="Helvetica"/>
              </w:rPr>
            </w:pPr>
          </w:p>
        </w:tc>
      </w:tr>
      <w:tr w:rsidR="00D11873" w14:paraId="1A9216E7"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0DD2E" w14:textId="77777777" w:rsidR="00D11873" w:rsidRDefault="00D11873" w:rsidP="00397F27">
            <w:pPr>
              <w:rPr>
                <w:rFonts w:eastAsia="Helvetica"/>
              </w:rPr>
            </w:pPr>
            <w:r>
              <w:rPr>
                <w:rFonts w:eastAsia="Helvetica"/>
              </w:rPr>
              <w:t>≥60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1FEA2" w14:textId="77777777" w:rsidR="00D11873" w:rsidRDefault="00D11873" w:rsidP="00397F27">
            <w:pPr>
              <w:rPr>
                <w:rFonts w:eastAsia="Helvetica"/>
              </w:rPr>
            </w:pPr>
            <w:r>
              <w:rPr>
                <w:rFonts w:eastAsia="Helvetica"/>
              </w:rPr>
              <w:t>187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26D49" w14:textId="77777777" w:rsidR="00D11873" w:rsidRDefault="00D11873" w:rsidP="00397F27">
            <w:pPr>
              <w:rPr>
                <w:rFonts w:eastAsia="Helvetica"/>
              </w:rPr>
            </w:pPr>
            <w:r>
              <w:rPr>
                <w:rFonts w:eastAsia="Helvetica"/>
              </w:rPr>
              <w:t>75 (40)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75A98" w14:textId="77777777" w:rsidR="00D11873" w:rsidRDefault="00D11873" w:rsidP="00397F27">
            <w:pPr>
              <w:rPr>
                <w:rFonts w:eastAsia="Helvetica"/>
              </w:rPr>
            </w:pPr>
            <w:r>
              <w:rPr>
                <w:rFonts w:eastAsia="Helvetica"/>
              </w:rPr>
              <w:t>112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B413A" w14:textId="77777777" w:rsidR="00D11873" w:rsidRDefault="00D11873" w:rsidP="00397F27">
            <w:pPr>
              <w:rPr>
                <w:rFonts w:eastAsia="Helvetica"/>
              </w:rPr>
            </w:pPr>
          </w:p>
        </w:tc>
      </w:tr>
      <w:tr w:rsidR="00D11873" w14:paraId="492CDAF0"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564AC" w14:textId="77777777" w:rsidR="00D11873" w:rsidRDefault="00D11873" w:rsidP="00397F27">
            <w:pPr>
              <w:rPr>
                <w:rFonts w:eastAsia="Helvetica"/>
              </w:rPr>
            </w:pPr>
            <w:r>
              <w:rPr>
                <w:rFonts w:eastAsia="Helvetica"/>
              </w:rPr>
              <w:t>Unknown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7402A3" w14:textId="77777777" w:rsidR="00D11873" w:rsidRDefault="00D11873" w:rsidP="00397F27">
            <w:pPr>
              <w:rPr>
                <w:rFonts w:eastAsia="Helvetica"/>
              </w:rPr>
            </w:pPr>
            <w:r>
              <w:rPr>
                <w:rFonts w:eastAsia="Helvetica"/>
              </w:rPr>
              <w:t>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5ED1F" w14:textId="77777777" w:rsidR="00D11873" w:rsidRDefault="00D11873" w:rsidP="00397F27">
            <w:pPr>
              <w:rPr>
                <w:rFonts w:eastAsia="Helvetica"/>
              </w:rPr>
            </w:pPr>
            <w:r>
              <w:rPr>
                <w:rFonts w:eastAsia="Helvetica"/>
              </w:rPr>
              <w:t>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6AA2A" w14:textId="77777777" w:rsidR="00D11873" w:rsidRDefault="00D11873" w:rsidP="00397F27">
            <w:pPr>
              <w:rPr>
                <w:rFonts w:eastAsia="Helvetica"/>
              </w:rPr>
            </w:pPr>
            <w:r>
              <w:rPr>
                <w:rFonts w:eastAsia="Helvetica"/>
              </w:rPr>
              <w:t>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AAFF3" w14:textId="77777777" w:rsidR="00D11873" w:rsidRDefault="00D11873" w:rsidP="00397F27">
            <w:pPr>
              <w:rPr>
                <w:rFonts w:eastAsia="Helvetica"/>
              </w:rPr>
            </w:pPr>
          </w:p>
        </w:tc>
      </w:tr>
      <w:tr w:rsidR="00D11873" w14:paraId="5DFB1BF1"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804F9" w14:textId="77777777" w:rsidR="00D11873" w:rsidRDefault="00D11873" w:rsidP="00397F27">
            <w:pPr>
              <w:rPr>
                <w:rFonts w:eastAsia="Helvetica"/>
              </w:rPr>
            </w:pPr>
            <w:r>
              <w:rPr>
                <w:rFonts w:eastAsia="Helvetica"/>
              </w:rPr>
              <w:t>Substance use category,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3B1D9" w14:textId="77777777" w:rsidR="00D11873"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AD987" w14:textId="77777777" w:rsidR="00D11873"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7E815" w14:textId="77777777" w:rsidR="00D11873"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F57E0" w14:textId="77777777" w:rsidR="00D11873" w:rsidRDefault="00D11873" w:rsidP="00397F27">
            <w:pPr>
              <w:rPr>
                <w:rFonts w:eastAsia="Helvetica"/>
              </w:rPr>
            </w:pPr>
            <w:r>
              <w:rPr>
                <w:rFonts w:eastAsia="Helvetica"/>
              </w:rPr>
              <w:t>0.039</w:t>
            </w:r>
          </w:p>
        </w:tc>
      </w:tr>
      <w:tr w:rsidR="00D11873" w14:paraId="4A780069"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BD827" w14:textId="77777777" w:rsidR="00D11873" w:rsidRDefault="00D11873" w:rsidP="00397F27">
            <w:pPr>
              <w:rPr>
                <w:rFonts w:eastAsia="Helvetica"/>
              </w:rPr>
            </w:pPr>
            <w:r>
              <w:rPr>
                <w:rFonts w:eastAsia="Helvetica"/>
              </w:rPr>
              <w:t>Agri (Herb, Fungicide, 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FFD5A" w14:textId="77777777" w:rsidR="00D11873" w:rsidRDefault="00D11873" w:rsidP="00397F27">
            <w:pPr>
              <w:rPr>
                <w:rFonts w:eastAsia="Helvetica"/>
              </w:rPr>
            </w:pPr>
            <w:r>
              <w:rPr>
                <w:rFonts w:eastAsia="Helvetica"/>
              </w:rPr>
              <w:t>727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B72D7A" w14:textId="77777777" w:rsidR="00D11873" w:rsidRDefault="00D11873" w:rsidP="00397F27">
            <w:pPr>
              <w:rPr>
                <w:rFonts w:eastAsia="Helvetica"/>
              </w:rPr>
            </w:pPr>
            <w:r>
              <w:rPr>
                <w:rFonts w:eastAsia="Helvetica"/>
              </w:rPr>
              <w:t>461 (63)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87B9B" w14:textId="77777777" w:rsidR="00D11873" w:rsidRDefault="00D11873" w:rsidP="00397F27">
            <w:pPr>
              <w:rPr>
                <w:rFonts w:eastAsia="Helvetica"/>
              </w:rPr>
            </w:pPr>
            <w:r>
              <w:rPr>
                <w:rFonts w:eastAsia="Helvetica"/>
              </w:rPr>
              <w:t>266 (37)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AE4CA" w14:textId="77777777" w:rsidR="00D11873" w:rsidRDefault="00D11873" w:rsidP="00397F27">
            <w:pPr>
              <w:rPr>
                <w:rFonts w:eastAsia="Helvetica"/>
              </w:rPr>
            </w:pPr>
          </w:p>
        </w:tc>
      </w:tr>
      <w:tr w:rsidR="00D11873" w14:paraId="166F76E8"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48CB0" w14:textId="77777777" w:rsidR="00D11873" w:rsidRDefault="00D11873" w:rsidP="00397F27">
            <w:pPr>
              <w:rPr>
                <w:rFonts w:eastAsia="Helvetica"/>
              </w:rPr>
            </w:pPr>
            <w:r>
              <w:rPr>
                <w:rFonts w:eastAsia="Helvetica"/>
              </w:rPr>
              <w:t>Insecticides &amp; Rodenticides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64641" w14:textId="77777777" w:rsidR="00D11873" w:rsidRDefault="00D11873" w:rsidP="00397F27">
            <w:pPr>
              <w:rPr>
                <w:rFonts w:eastAsia="Helvetica"/>
              </w:rPr>
            </w:pPr>
            <w:r>
              <w:rPr>
                <w:rFonts w:eastAsia="Helvetica"/>
              </w:rPr>
              <w:t>3,973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2114A" w14:textId="77777777" w:rsidR="00D11873" w:rsidRDefault="00D11873" w:rsidP="00397F27">
            <w:pPr>
              <w:rPr>
                <w:rFonts w:eastAsia="Helvetica"/>
              </w:rPr>
            </w:pPr>
            <w:r>
              <w:rPr>
                <w:rFonts w:eastAsia="Helvetica"/>
              </w:rPr>
              <w:t>2,357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9E3062" w14:textId="77777777" w:rsidR="00D11873" w:rsidRDefault="00D11873" w:rsidP="00397F27">
            <w:pPr>
              <w:rPr>
                <w:rFonts w:eastAsia="Helvetica"/>
              </w:rPr>
            </w:pPr>
            <w:r>
              <w:rPr>
                <w:rFonts w:eastAsia="Helvetica"/>
              </w:rPr>
              <w:t>1,616 (41)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2D3AC" w14:textId="77777777" w:rsidR="00D11873" w:rsidRDefault="00D11873" w:rsidP="00397F27">
            <w:pPr>
              <w:rPr>
                <w:rFonts w:eastAsia="Helvetica"/>
              </w:rPr>
            </w:pPr>
          </w:p>
        </w:tc>
      </w:tr>
      <w:tr w:rsidR="00D11873" w14:paraId="33827B53"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15AB4" w14:textId="77777777" w:rsidR="00D11873" w:rsidRDefault="00D11873" w:rsidP="00397F27">
            <w:pPr>
              <w:rPr>
                <w:rFonts w:eastAsia="Helvetica"/>
              </w:rPr>
            </w:pPr>
            <w:r>
              <w:rPr>
                <w:rFonts w:eastAsia="Helvetica"/>
              </w:rPr>
              <w:t>Substance Category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717C9C" w14:textId="77777777" w:rsidR="00D11873"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668FB" w14:textId="77777777" w:rsidR="00D11873"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625DA" w14:textId="77777777" w:rsidR="00D11873"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6C64D" w14:textId="77777777" w:rsidR="00D11873" w:rsidRDefault="00D11873" w:rsidP="00397F27">
            <w:pPr>
              <w:rPr>
                <w:rFonts w:eastAsia="Helvetica"/>
              </w:rPr>
            </w:pPr>
          </w:p>
        </w:tc>
      </w:tr>
      <w:tr w:rsidR="00D11873" w14:paraId="7A641E08"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C1E2AA" w14:textId="77777777" w:rsidR="00D11873" w:rsidRDefault="00D11873" w:rsidP="00397F27">
            <w:pPr>
              <w:rPr>
                <w:rFonts w:eastAsia="Helvetica"/>
              </w:rPr>
            </w:pPr>
            <w:r>
              <w:rPr>
                <w:rFonts w:eastAsia="Helvetica"/>
              </w:rPr>
              <w:t>Reported Unknown,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1607C" w14:textId="77777777" w:rsidR="00D11873" w:rsidRDefault="00D11873" w:rsidP="00397F27">
            <w:pPr>
              <w:rPr>
                <w:rFonts w:eastAsia="Helvetica"/>
              </w:rPr>
            </w:pPr>
            <w:r>
              <w:rPr>
                <w:rFonts w:eastAsia="Helvetica"/>
              </w:rPr>
              <w:t>1,195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F4EE2" w14:textId="77777777" w:rsidR="00D11873" w:rsidRDefault="00D11873" w:rsidP="00397F27">
            <w:pPr>
              <w:rPr>
                <w:rFonts w:eastAsia="Helvetica"/>
              </w:rPr>
            </w:pPr>
            <w:r>
              <w:rPr>
                <w:rFonts w:eastAsia="Helvetica"/>
              </w:rPr>
              <w:t>788 (32)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22C24" w14:textId="77777777" w:rsidR="00D11873" w:rsidRDefault="00D11873" w:rsidP="00397F27">
            <w:pPr>
              <w:rPr>
                <w:rFonts w:eastAsia="Helvetica"/>
              </w:rPr>
            </w:pPr>
            <w:r>
              <w:rPr>
                <w:rFonts w:eastAsia="Helvetica"/>
              </w:rPr>
              <w:t>407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4141A" w14:textId="77777777" w:rsidR="00D11873" w:rsidRDefault="00D11873" w:rsidP="00397F27">
            <w:pPr>
              <w:rPr>
                <w:rFonts w:eastAsia="Helvetica"/>
              </w:rPr>
            </w:pPr>
            <w:r>
              <w:rPr>
                <w:rFonts w:eastAsia="Helvetica"/>
              </w:rPr>
              <w:t>&lt;0.001</w:t>
            </w:r>
          </w:p>
        </w:tc>
      </w:tr>
      <w:tr w:rsidR="00D11873" w14:paraId="5F5332FA"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E10B05" w14:textId="77777777" w:rsidR="00D11873" w:rsidRDefault="00D11873" w:rsidP="00397F27">
            <w:pPr>
              <w:rPr>
                <w:rFonts w:eastAsia="Helvetica"/>
              </w:rPr>
            </w:pPr>
            <w:r>
              <w:rPr>
                <w:rFonts w:eastAsia="Helvetica"/>
              </w:rPr>
              <w:t>Carbamates,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0B13B" w14:textId="77777777" w:rsidR="00D11873" w:rsidRDefault="00D11873" w:rsidP="00397F27">
            <w:pPr>
              <w:rPr>
                <w:rFonts w:eastAsia="Helvetica"/>
              </w:rPr>
            </w:pPr>
            <w:r>
              <w:rPr>
                <w:rFonts w:eastAsia="Helvetica"/>
              </w:rPr>
              <w:t>558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C0C5D" w14:textId="77777777" w:rsidR="00D11873" w:rsidRDefault="00D11873" w:rsidP="00397F27">
            <w:pPr>
              <w:rPr>
                <w:rFonts w:eastAsia="Helvetica"/>
              </w:rPr>
            </w:pPr>
            <w:r>
              <w:rPr>
                <w:rFonts w:eastAsia="Helvetica"/>
              </w:rPr>
              <w:t>367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2FCDD" w14:textId="77777777" w:rsidR="00D11873" w:rsidRDefault="00D11873" w:rsidP="00397F27">
            <w:pPr>
              <w:rPr>
                <w:rFonts w:eastAsia="Helvetica"/>
              </w:rPr>
            </w:pPr>
            <w:r>
              <w:rPr>
                <w:rFonts w:eastAsia="Helvetica"/>
              </w:rPr>
              <w:t>191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B8326" w14:textId="77777777" w:rsidR="00D11873" w:rsidRDefault="00D11873" w:rsidP="00397F27">
            <w:pPr>
              <w:rPr>
                <w:rFonts w:eastAsia="Helvetica"/>
              </w:rPr>
            </w:pPr>
            <w:r>
              <w:rPr>
                <w:rFonts w:eastAsia="Helvetica"/>
              </w:rPr>
              <w:t>0.030</w:t>
            </w:r>
          </w:p>
        </w:tc>
      </w:tr>
      <w:tr w:rsidR="00D11873" w14:paraId="527C1C08"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7896C" w14:textId="77777777" w:rsidR="00D11873" w:rsidRDefault="00D11873" w:rsidP="00397F27">
            <w:pPr>
              <w:rPr>
                <w:rFonts w:eastAsia="Helvetica"/>
              </w:rPr>
            </w:pPr>
            <w:r>
              <w:rPr>
                <w:rFonts w:eastAsia="Helvetica"/>
              </w:rPr>
              <w:t>Pyrethroids,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FBD98" w14:textId="77777777" w:rsidR="00D11873" w:rsidRDefault="00D11873" w:rsidP="00397F27">
            <w:pPr>
              <w:rPr>
                <w:rFonts w:eastAsia="Helvetica"/>
              </w:rPr>
            </w:pPr>
            <w:r>
              <w:rPr>
                <w:rFonts w:eastAsia="Helvetica"/>
              </w:rPr>
              <w:t>441 (11)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91D07" w14:textId="77777777" w:rsidR="00D11873" w:rsidRDefault="00D11873" w:rsidP="00397F27">
            <w:pPr>
              <w:rPr>
                <w:rFonts w:eastAsia="Helvetica"/>
              </w:rPr>
            </w:pPr>
            <w:r>
              <w:rPr>
                <w:rFonts w:eastAsia="Helvetica"/>
              </w:rPr>
              <w:t>161 (6.6)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B60D9" w14:textId="77777777" w:rsidR="00D11873" w:rsidRDefault="00D11873" w:rsidP="00397F27">
            <w:pPr>
              <w:rPr>
                <w:rFonts w:eastAsia="Helvetica"/>
              </w:rPr>
            </w:pPr>
            <w:r>
              <w:rPr>
                <w:rFonts w:eastAsia="Helvetica"/>
              </w:rPr>
              <w:t>280 (18)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F2D5D" w14:textId="77777777" w:rsidR="00D11873" w:rsidRDefault="00D11873" w:rsidP="00397F27">
            <w:pPr>
              <w:rPr>
                <w:rFonts w:eastAsia="Helvetica"/>
              </w:rPr>
            </w:pPr>
            <w:r>
              <w:rPr>
                <w:rFonts w:eastAsia="Helvetica"/>
              </w:rPr>
              <w:t>&lt;0.001</w:t>
            </w:r>
          </w:p>
        </w:tc>
      </w:tr>
      <w:tr w:rsidR="00D11873" w14:paraId="475EAC7B"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C312D" w14:textId="77777777" w:rsidR="00D11873" w:rsidRDefault="00D11873" w:rsidP="00397F27">
            <w:pPr>
              <w:rPr>
                <w:rFonts w:eastAsia="Helvetica"/>
              </w:rPr>
            </w:pPr>
            <w:r>
              <w:rPr>
                <w:rFonts w:eastAsia="Helvetica"/>
              </w:rPr>
              <w:t>Organophosphates,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7761F" w14:textId="77777777" w:rsidR="00D11873" w:rsidRDefault="00D11873" w:rsidP="00397F27">
            <w:pPr>
              <w:rPr>
                <w:rFonts w:eastAsia="Helvetica"/>
              </w:rPr>
            </w:pPr>
            <w:r>
              <w:rPr>
                <w:rFonts w:eastAsia="Helvetica"/>
              </w:rPr>
              <w:t>334 (8.4)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B56F5" w14:textId="77777777" w:rsidR="00D11873" w:rsidRDefault="00D11873" w:rsidP="00397F27">
            <w:pPr>
              <w:rPr>
                <w:rFonts w:eastAsia="Helvetica"/>
              </w:rPr>
            </w:pPr>
            <w:r>
              <w:rPr>
                <w:rFonts w:eastAsia="Helvetica"/>
              </w:rPr>
              <w:t>226 (9.2)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53CAB9" w14:textId="77777777" w:rsidR="00D11873" w:rsidRDefault="00D11873" w:rsidP="00397F27">
            <w:pPr>
              <w:rPr>
                <w:rFonts w:eastAsia="Helvetica"/>
              </w:rPr>
            </w:pPr>
            <w:r>
              <w:rPr>
                <w:rFonts w:eastAsia="Helvetica"/>
              </w:rPr>
              <w:t>108 (7.1)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4ED42" w14:textId="77777777" w:rsidR="00D11873" w:rsidRDefault="00D11873" w:rsidP="00397F27">
            <w:pPr>
              <w:rPr>
                <w:rFonts w:eastAsia="Helvetica"/>
              </w:rPr>
            </w:pPr>
            <w:r>
              <w:rPr>
                <w:rFonts w:eastAsia="Helvetica"/>
              </w:rPr>
              <w:t>0.018</w:t>
            </w:r>
          </w:p>
        </w:tc>
      </w:tr>
      <w:tr w:rsidR="00D11873" w14:paraId="3468BB63"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BCAAB" w14:textId="77777777" w:rsidR="00D11873" w:rsidRDefault="00D11873" w:rsidP="00397F27">
            <w:pPr>
              <w:rPr>
                <w:rFonts w:eastAsia="Helvetica"/>
              </w:rPr>
            </w:pPr>
            <w:r>
              <w:rPr>
                <w:rFonts w:eastAsia="Helvetica"/>
              </w:rPr>
              <w:t>Formamidine Insecticides,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ACFBF" w14:textId="77777777" w:rsidR="00D11873" w:rsidRDefault="00D11873" w:rsidP="00397F27">
            <w:pPr>
              <w:rPr>
                <w:rFonts w:eastAsia="Helvetica"/>
              </w:rPr>
            </w:pPr>
            <w:r>
              <w:rPr>
                <w:rFonts w:eastAsia="Helvetica"/>
              </w:rPr>
              <w:t>315 (7.9)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0B31E" w14:textId="77777777" w:rsidR="00D11873" w:rsidRDefault="00D11873" w:rsidP="00397F27">
            <w:pPr>
              <w:rPr>
                <w:rFonts w:eastAsia="Helvetica"/>
              </w:rPr>
            </w:pPr>
            <w:r>
              <w:rPr>
                <w:rFonts w:eastAsia="Helvetica"/>
              </w:rPr>
              <w:t>201 (8.2)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472D8" w14:textId="77777777" w:rsidR="00D11873" w:rsidRDefault="00D11873" w:rsidP="00397F27">
            <w:pPr>
              <w:rPr>
                <w:rFonts w:eastAsia="Helvetica"/>
              </w:rPr>
            </w:pPr>
            <w:r>
              <w:rPr>
                <w:rFonts w:eastAsia="Helvetica"/>
              </w:rPr>
              <w:t>114 (7.5)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6A65A" w14:textId="77777777" w:rsidR="00D11873" w:rsidRDefault="00D11873" w:rsidP="00397F27">
            <w:pPr>
              <w:rPr>
                <w:rFonts w:eastAsia="Helvetica"/>
              </w:rPr>
            </w:pPr>
            <w:r>
              <w:rPr>
                <w:rFonts w:eastAsia="Helvetica"/>
              </w:rPr>
              <w:t>0.41</w:t>
            </w:r>
          </w:p>
        </w:tc>
      </w:tr>
      <w:tr w:rsidR="00D11873" w14:paraId="1AA058BD"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9A600" w14:textId="77777777" w:rsidR="00D11873" w:rsidRDefault="00D11873" w:rsidP="00397F27">
            <w:pPr>
              <w:rPr>
                <w:rFonts w:eastAsia="Helvetica"/>
              </w:rPr>
            </w:pPr>
            <w:r>
              <w:rPr>
                <w:rFonts w:eastAsia="Helvetica"/>
              </w:rPr>
              <w:t>Anticoagulant Rodenticides,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20A19" w14:textId="77777777" w:rsidR="00D11873" w:rsidRDefault="00D11873" w:rsidP="00397F27">
            <w:pPr>
              <w:rPr>
                <w:rFonts w:eastAsia="Helvetica"/>
              </w:rPr>
            </w:pPr>
            <w:r>
              <w:rPr>
                <w:rFonts w:eastAsia="Helvetica"/>
              </w:rPr>
              <w:t>314 (7.9)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A081F" w14:textId="77777777" w:rsidR="00D11873" w:rsidRDefault="00D11873" w:rsidP="00397F27">
            <w:pPr>
              <w:rPr>
                <w:rFonts w:eastAsia="Helvetica"/>
              </w:rPr>
            </w:pPr>
            <w:r>
              <w:rPr>
                <w:rFonts w:eastAsia="Helvetica"/>
              </w:rPr>
              <w:t>239 (9.8)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65918" w14:textId="77777777" w:rsidR="00D11873" w:rsidRDefault="00D11873" w:rsidP="00397F27">
            <w:pPr>
              <w:rPr>
                <w:rFonts w:eastAsia="Helvetica"/>
              </w:rPr>
            </w:pPr>
            <w:r>
              <w:rPr>
                <w:rFonts w:eastAsia="Helvetica"/>
              </w:rPr>
              <w:t>75 (4.9)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49A4E" w14:textId="77777777" w:rsidR="00D11873" w:rsidRDefault="00D11873" w:rsidP="00397F27">
            <w:pPr>
              <w:rPr>
                <w:rFonts w:eastAsia="Helvetica"/>
              </w:rPr>
            </w:pPr>
            <w:r>
              <w:rPr>
                <w:rFonts w:eastAsia="Helvetica"/>
              </w:rPr>
              <w:t>&lt;0.001</w:t>
            </w:r>
          </w:p>
        </w:tc>
      </w:tr>
      <w:tr w:rsidR="00D11873" w14:paraId="0EB4197A"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8F932" w14:textId="77777777" w:rsidR="00D11873" w:rsidRDefault="00D11873" w:rsidP="00397F27">
            <w:pPr>
              <w:rPr>
                <w:rFonts w:eastAsia="Helvetica"/>
              </w:rPr>
            </w:pPr>
            <w:r>
              <w:rPr>
                <w:rFonts w:eastAsia="Helvetica"/>
              </w:rPr>
              <w:t>Herbicides,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C9EEB" w14:textId="77777777" w:rsidR="00D11873" w:rsidRDefault="00D11873" w:rsidP="00397F27">
            <w:pPr>
              <w:rPr>
                <w:rFonts w:eastAsia="Helvetica"/>
              </w:rPr>
            </w:pPr>
            <w:r>
              <w:rPr>
                <w:rFonts w:eastAsia="Helvetica"/>
              </w:rPr>
              <w:t>301 (7.6)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9A093" w14:textId="77777777" w:rsidR="00D11873" w:rsidRDefault="00D11873" w:rsidP="00397F27">
            <w:pPr>
              <w:rPr>
                <w:rFonts w:eastAsia="Helvetica"/>
              </w:rPr>
            </w:pPr>
            <w:r>
              <w:rPr>
                <w:rFonts w:eastAsia="Helvetica"/>
              </w:rPr>
              <w:t>208 (8.5)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41DCFB" w14:textId="77777777" w:rsidR="00D11873" w:rsidRDefault="00D11873" w:rsidP="00397F27">
            <w:pPr>
              <w:rPr>
                <w:rFonts w:eastAsia="Helvetica"/>
              </w:rPr>
            </w:pPr>
            <w:r>
              <w:rPr>
                <w:rFonts w:eastAsia="Helvetica"/>
              </w:rPr>
              <w:t>93 (6.1)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737C9" w14:textId="77777777" w:rsidR="00D11873" w:rsidRDefault="00D11873" w:rsidP="00397F27">
            <w:pPr>
              <w:rPr>
                <w:rFonts w:eastAsia="Helvetica"/>
              </w:rPr>
            </w:pPr>
            <w:r>
              <w:rPr>
                <w:rFonts w:eastAsia="Helvetica"/>
              </w:rPr>
              <w:t>0.006</w:t>
            </w:r>
          </w:p>
        </w:tc>
      </w:tr>
      <w:tr w:rsidR="00D11873" w14:paraId="75EBA92C"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20FC0" w14:textId="77777777" w:rsidR="00D11873" w:rsidRDefault="00D11873" w:rsidP="00397F27">
            <w:pPr>
              <w:rPr>
                <w:rFonts w:eastAsia="Helvetica"/>
              </w:rPr>
            </w:pPr>
            <w:r>
              <w:rPr>
                <w:rFonts w:eastAsia="Helvetica"/>
              </w:rPr>
              <w:t>Other Toxicants,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2F598" w14:textId="77777777" w:rsidR="00D11873" w:rsidRDefault="00D11873" w:rsidP="00397F27">
            <w:pPr>
              <w:rPr>
                <w:rFonts w:eastAsia="Helvetica"/>
              </w:rPr>
            </w:pPr>
            <w:r>
              <w:rPr>
                <w:rFonts w:eastAsia="Helvetica"/>
              </w:rPr>
              <w:t>154 (3.9)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48E93" w14:textId="77777777" w:rsidR="00D11873" w:rsidRDefault="00D11873" w:rsidP="00397F27">
            <w:pPr>
              <w:rPr>
                <w:rFonts w:eastAsia="Helvetica"/>
              </w:rPr>
            </w:pPr>
            <w:r>
              <w:rPr>
                <w:rFonts w:eastAsia="Helvetica"/>
              </w:rPr>
              <w:t>27 (1.1)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E8CC0" w14:textId="77777777" w:rsidR="00D11873" w:rsidRDefault="00D11873" w:rsidP="00397F27">
            <w:pPr>
              <w:rPr>
                <w:rFonts w:eastAsia="Helvetica"/>
              </w:rPr>
            </w:pPr>
            <w:r>
              <w:rPr>
                <w:rFonts w:eastAsia="Helvetica"/>
              </w:rPr>
              <w:t>127 (8.3)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A5214" w14:textId="77777777" w:rsidR="00D11873" w:rsidRDefault="00D11873" w:rsidP="00397F27">
            <w:pPr>
              <w:rPr>
                <w:rFonts w:eastAsia="Helvetica"/>
              </w:rPr>
            </w:pPr>
            <w:r>
              <w:rPr>
                <w:rFonts w:eastAsia="Helvetica"/>
              </w:rPr>
              <w:t>&lt;0.001</w:t>
            </w:r>
          </w:p>
        </w:tc>
      </w:tr>
      <w:tr w:rsidR="00D11873" w14:paraId="4F2A23BA"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C5EA01" w14:textId="77777777" w:rsidR="00D11873" w:rsidRDefault="00D11873" w:rsidP="00397F27">
            <w:pPr>
              <w:rPr>
                <w:rFonts w:eastAsia="Helvetica"/>
              </w:rPr>
            </w:pPr>
            <w:r>
              <w:rPr>
                <w:rFonts w:eastAsia="Helvetica"/>
              </w:rPr>
              <w:t>Paraquat,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F0D4A" w14:textId="77777777" w:rsidR="00D11873" w:rsidRDefault="00D11873" w:rsidP="00397F27">
            <w:pPr>
              <w:rPr>
                <w:rFonts w:eastAsia="Helvetica"/>
              </w:rPr>
            </w:pPr>
            <w:r>
              <w:rPr>
                <w:rFonts w:eastAsia="Helvetica"/>
              </w:rPr>
              <w:t>111 (2.8)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DC37E" w14:textId="77777777" w:rsidR="00D11873" w:rsidRDefault="00D11873" w:rsidP="00397F27">
            <w:pPr>
              <w:rPr>
                <w:rFonts w:eastAsia="Helvetica"/>
              </w:rPr>
            </w:pPr>
            <w:r>
              <w:rPr>
                <w:rFonts w:eastAsia="Helvetica"/>
              </w:rPr>
              <w:t>72 (2.9)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1C377" w14:textId="77777777" w:rsidR="00D11873" w:rsidRDefault="00D11873" w:rsidP="00397F27">
            <w:pPr>
              <w:rPr>
                <w:rFonts w:eastAsia="Helvetica"/>
              </w:rPr>
            </w:pPr>
            <w:r>
              <w:rPr>
                <w:rFonts w:eastAsia="Helvetica"/>
              </w:rPr>
              <w:t>39 (2.6)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48E77" w14:textId="77777777" w:rsidR="00D11873" w:rsidRDefault="00D11873" w:rsidP="00397F27">
            <w:pPr>
              <w:rPr>
                <w:rFonts w:eastAsia="Helvetica"/>
              </w:rPr>
            </w:pPr>
            <w:r>
              <w:rPr>
                <w:rFonts w:eastAsia="Helvetica"/>
              </w:rPr>
              <w:t>0.48</w:t>
            </w:r>
          </w:p>
        </w:tc>
      </w:tr>
      <w:tr w:rsidR="00D11873" w14:paraId="065A6246"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96EC3" w14:textId="77777777" w:rsidR="00D11873" w:rsidRDefault="00D11873" w:rsidP="00397F27">
            <w:pPr>
              <w:rPr>
                <w:rFonts w:eastAsia="Helvetica"/>
              </w:rPr>
            </w:pPr>
            <w:r>
              <w:rPr>
                <w:rFonts w:eastAsia="Helvetica"/>
              </w:rPr>
              <w:t>Phosphides/Phosphine/Phosphates,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B00A9" w14:textId="77777777" w:rsidR="00D11873" w:rsidRDefault="00D11873" w:rsidP="00397F27">
            <w:pPr>
              <w:rPr>
                <w:rFonts w:eastAsia="Helvetica"/>
              </w:rPr>
            </w:pPr>
            <w:r>
              <w:rPr>
                <w:rFonts w:eastAsia="Helvetica"/>
              </w:rPr>
              <w:t>102 (2.6)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53AB8" w14:textId="77777777" w:rsidR="00D11873" w:rsidRDefault="00D11873" w:rsidP="00397F27">
            <w:pPr>
              <w:rPr>
                <w:rFonts w:eastAsia="Helvetica"/>
              </w:rPr>
            </w:pPr>
            <w:r>
              <w:rPr>
                <w:rFonts w:eastAsia="Helvetica"/>
              </w:rPr>
              <w:t>76 (3.1)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A9131" w14:textId="77777777" w:rsidR="00D11873" w:rsidRDefault="00D11873" w:rsidP="00397F27">
            <w:pPr>
              <w:rPr>
                <w:rFonts w:eastAsia="Helvetica"/>
              </w:rPr>
            </w:pPr>
            <w:r>
              <w:rPr>
                <w:rFonts w:eastAsia="Helvetica"/>
              </w:rPr>
              <w:t>26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B0D14D" w14:textId="77777777" w:rsidR="00D11873" w:rsidRDefault="00D11873" w:rsidP="00397F27">
            <w:pPr>
              <w:rPr>
                <w:rFonts w:eastAsia="Helvetica"/>
              </w:rPr>
            </w:pPr>
            <w:r>
              <w:rPr>
                <w:rFonts w:eastAsia="Helvetica"/>
              </w:rPr>
              <w:t>0.007</w:t>
            </w:r>
          </w:p>
        </w:tc>
      </w:tr>
      <w:tr w:rsidR="00D11873" w14:paraId="6E40D08B"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78CF1A" w14:textId="77777777" w:rsidR="00D11873" w:rsidRDefault="00D11873" w:rsidP="00397F27">
            <w:pPr>
              <w:rPr>
                <w:rFonts w:eastAsia="Helvetica"/>
              </w:rPr>
            </w:pPr>
            <w:r>
              <w:rPr>
                <w:rFonts w:eastAsia="Helvetica"/>
              </w:rPr>
              <w:t>Phenylpyrazoles,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DF0B6" w14:textId="77777777" w:rsidR="00D11873" w:rsidRDefault="00D11873" w:rsidP="00397F27">
            <w:pPr>
              <w:rPr>
                <w:rFonts w:eastAsia="Helvetica"/>
              </w:rPr>
            </w:pPr>
            <w:r>
              <w:rPr>
                <w:rFonts w:eastAsia="Helvetica"/>
              </w:rPr>
              <w:t>92 (2.3)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84EE8" w14:textId="77777777" w:rsidR="00D11873" w:rsidRDefault="00D11873" w:rsidP="00397F27">
            <w:pPr>
              <w:rPr>
                <w:rFonts w:eastAsia="Helvetica"/>
              </w:rPr>
            </w:pPr>
            <w:r>
              <w:rPr>
                <w:rFonts w:eastAsia="Helvetica"/>
              </w:rPr>
              <w:t>64 (2.6)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7FD7D" w14:textId="77777777" w:rsidR="00D11873" w:rsidRDefault="00D11873" w:rsidP="00397F27">
            <w:pPr>
              <w:rPr>
                <w:rFonts w:eastAsia="Helvetica"/>
              </w:rPr>
            </w:pPr>
            <w:r>
              <w:rPr>
                <w:rFonts w:eastAsia="Helvetica"/>
              </w:rPr>
              <w:t>28 (1.8)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46AC5" w14:textId="77777777" w:rsidR="00D11873" w:rsidRDefault="00D11873" w:rsidP="00397F27">
            <w:pPr>
              <w:rPr>
                <w:rFonts w:eastAsia="Helvetica"/>
              </w:rPr>
            </w:pPr>
            <w:r>
              <w:rPr>
                <w:rFonts w:eastAsia="Helvetica"/>
              </w:rPr>
              <w:t>0.11</w:t>
            </w:r>
          </w:p>
        </w:tc>
      </w:tr>
      <w:tr w:rsidR="00D11873" w14:paraId="7BBC5FF6" w14:textId="77777777" w:rsidTr="005C7581">
        <w:trPr>
          <w:gridAfter w:val="2"/>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D618D" w14:textId="77777777" w:rsidR="00D11873" w:rsidRDefault="00D11873" w:rsidP="00397F27">
            <w:pPr>
              <w:rPr>
                <w:rFonts w:eastAsia="Helvetica"/>
              </w:rPr>
            </w:pPr>
            <w:r>
              <w:rPr>
                <w:rFonts w:eastAsia="Helvetica"/>
              </w:rPr>
              <w:t>Fungicides &amp; Inorganics,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43E35" w14:textId="77777777" w:rsidR="00D11873" w:rsidRDefault="00D11873" w:rsidP="00397F27">
            <w:pPr>
              <w:rPr>
                <w:rFonts w:eastAsia="Helvetica"/>
              </w:rPr>
            </w:pPr>
            <w:r>
              <w:rPr>
                <w:rFonts w:eastAsia="Helvetica"/>
              </w:rPr>
              <w:t>27 (0.7)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3344E1" w14:textId="77777777" w:rsidR="00D11873" w:rsidRDefault="00D11873" w:rsidP="00397F27">
            <w:pPr>
              <w:rPr>
                <w:rFonts w:eastAsia="Helvetica"/>
              </w:rPr>
            </w:pPr>
            <w:r>
              <w:rPr>
                <w:rFonts w:eastAsia="Helvetica"/>
              </w:rPr>
              <w:t>6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64C78" w14:textId="77777777" w:rsidR="00D11873" w:rsidRDefault="00D11873" w:rsidP="00397F27">
            <w:pPr>
              <w:rPr>
                <w:rFonts w:eastAsia="Helvetica"/>
              </w:rPr>
            </w:pPr>
            <w:r>
              <w:rPr>
                <w:rFonts w:eastAsia="Helvetica"/>
              </w:rPr>
              <w:t>21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0849E" w14:textId="77777777" w:rsidR="00D11873" w:rsidRDefault="00D11873" w:rsidP="00397F27">
            <w:pPr>
              <w:rPr>
                <w:rFonts w:eastAsia="Helvetica"/>
              </w:rPr>
            </w:pPr>
            <w:r>
              <w:rPr>
                <w:rFonts w:eastAsia="Helvetica"/>
              </w:rPr>
              <w:t>&lt;0.001</w:t>
            </w:r>
          </w:p>
        </w:tc>
      </w:tr>
      <w:tr w:rsidR="00D11873" w14:paraId="068C68FC" w14:textId="77777777" w:rsidTr="005C7581">
        <w:trPr>
          <w:gridAfter w:val="2"/>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4BA53E9" w14:textId="77777777" w:rsidR="00D11873" w:rsidRDefault="00D11873" w:rsidP="00397F27">
            <w:pPr>
              <w:rPr>
                <w:rFonts w:eastAsia="Helvetica"/>
              </w:rPr>
            </w:pPr>
            <w:r>
              <w:rPr>
                <w:rFonts w:eastAsia="Helvetica"/>
              </w:rPr>
              <w:t>Neonicotinoids, n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31C890" w14:textId="77777777" w:rsidR="00D11873" w:rsidRDefault="00D11873" w:rsidP="00397F27">
            <w:pPr>
              <w:rPr>
                <w:rFonts w:eastAsia="Helvetica"/>
              </w:rPr>
            </w:pPr>
            <w:r>
              <w:rPr>
                <w:rFonts w:eastAsia="Helvetica"/>
              </w:rPr>
              <w:t>25 (0.6)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E841FC" w14:textId="77777777" w:rsidR="00D11873" w:rsidRDefault="00D11873" w:rsidP="00397F27">
            <w:pPr>
              <w:rPr>
                <w:rFonts w:eastAsia="Helvetica"/>
              </w:rPr>
            </w:pPr>
            <w:r>
              <w:rPr>
                <w:rFonts w:eastAsia="Helvetica"/>
              </w:rPr>
              <w:t>11 (0.4)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C383C2F" w14:textId="77777777" w:rsidR="00D11873" w:rsidRDefault="00D11873" w:rsidP="00397F27">
            <w:pPr>
              <w:rPr>
                <w:rFonts w:eastAsia="Helvetica"/>
              </w:rPr>
            </w:pPr>
            <w:r>
              <w:rPr>
                <w:rFonts w:eastAsia="Helvetica"/>
              </w:rPr>
              <w:t>14 (0.9)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469B689" w14:textId="77777777" w:rsidR="00D11873" w:rsidRDefault="00D11873" w:rsidP="00397F27">
            <w:pPr>
              <w:rPr>
                <w:rFonts w:eastAsia="Helvetica"/>
              </w:rPr>
            </w:pPr>
            <w:r>
              <w:rPr>
                <w:rFonts w:eastAsia="Helvetica"/>
              </w:rPr>
              <w:t>0.069</w:t>
            </w:r>
          </w:p>
        </w:tc>
      </w:tr>
      <w:tr w:rsidR="00D11873" w14:paraId="5EADFF60" w14:textId="77777777" w:rsidTr="005C7581">
        <w:trPr>
          <w:gridAfter w:val="2"/>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A43C66" w14:textId="77777777" w:rsidR="00D11873" w:rsidRDefault="00D11873" w:rsidP="00397F27">
            <w:pPr>
              <w:rPr>
                <w:rFonts w:eastAsia="Helvetica"/>
              </w:rPr>
            </w:pPr>
            <w:r>
              <w:rPr>
                <w:rFonts w:eastAsia="Helvetica"/>
                <w:vertAlign w:val="superscript"/>
              </w:rPr>
              <w:t>1</w:t>
            </w:r>
            <w:r>
              <w:rPr>
                <w:rFonts w:eastAsia="Helvetica"/>
              </w:rPr>
              <w:t>Pearson's Chi-squared test</w:t>
            </w:r>
          </w:p>
        </w:tc>
      </w:tr>
      <w:tr w:rsidR="00D11873" w:rsidRPr="00D11873" w14:paraId="13DF21CD" w14:textId="77777777" w:rsidTr="005C7581">
        <w:trPr>
          <w:tblHeader/>
          <w:jc w:val="center"/>
        </w:trPr>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F5EDCA" w14:textId="77777777" w:rsidR="00D11873" w:rsidRPr="00BE0E64" w:rsidRDefault="00D11873" w:rsidP="00397F27">
            <w:pPr>
              <w:rPr>
                <w:rFonts w:eastAsia="Helvetica"/>
              </w:rPr>
            </w:pP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AB055F9" w14:textId="77777777" w:rsidR="00D11873" w:rsidRPr="00BE0E64" w:rsidRDefault="00D11873" w:rsidP="00397F27">
            <w:pPr>
              <w:rPr>
                <w:rFonts w:eastAsia="Helvetica"/>
              </w:rPr>
            </w:pPr>
            <w:r w:rsidRPr="00BE0E64">
              <w:rPr>
                <w:rFonts w:eastAsia="Helvetica"/>
                <w:b/>
              </w:rPr>
              <w:t>Overall</w:t>
            </w:r>
            <w:r w:rsidRPr="00BE0E64">
              <w:rPr>
                <w:rFonts w:eastAsia="Helvetica"/>
              </w:rPr>
              <w:t xml:space="preserve">  </w:t>
            </w:r>
            <w:r w:rsidRPr="00BE0E64">
              <w:rPr>
                <w:rFonts w:eastAsia="Helvetica"/>
              </w:rPr>
              <w:br/>
              <w:t>N = 4,700</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DEE109" w14:textId="77777777" w:rsidR="00D11873" w:rsidRPr="00BE0E64" w:rsidRDefault="00D11873" w:rsidP="00397F27">
            <w:pPr>
              <w:rPr>
                <w:rFonts w:eastAsia="Helvetica"/>
              </w:rPr>
            </w:pPr>
            <w:r w:rsidRPr="00BE0E64">
              <w:rPr>
                <w:rFonts w:eastAsia="Helvetica"/>
                <w:b/>
              </w:rPr>
              <w:t>Self-harm</w:t>
            </w:r>
            <w:r w:rsidRPr="00BE0E64">
              <w:rPr>
                <w:rFonts w:eastAsia="Helvetica"/>
              </w:rPr>
              <w:t xml:space="preserve">  </w:t>
            </w:r>
            <w:r w:rsidRPr="00BE0E64">
              <w:rPr>
                <w:rFonts w:eastAsia="Helvetica"/>
              </w:rPr>
              <w:br/>
              <w:t>N = 2,818</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6BFD38" w14:textId="77777777" w:rsidR="00D11873" w:rsidRPr="00BE0E64" w:rsidRDefault="00D11873" w:rsidP="00397F27">
            <w:pPr>
              <w:rPr>
                <w:rFonts w:eastAsia="Helvetica"/>
              </w:rPr>
            </w:pPr>
            <w:r w:rsidRPr="00BE0E64">
              <w:rPr>
                <w:rFonts w:eastAsia="Helvetica"/>
              </w:rPr>
              <w:t xml:space="preserve">Unintentional poisoning  </w:t>
            </w:r>
            <w:r w:rsidRPr="00BE0E64">
              <w:rPr>
                <w:rFonts w:eastAsia="Helvetica"/>
              </w:rPr>
              <w:br/>
              <w:t>N = 1,882</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DE3D37" w14:textId="77777777" w:rsidR="00D11873" w:rsidRPr="00BE0E64" w:rsidRDefault="00D11873" w:rsidP="00397F27">
            <w:pPr>
              <w:rPr>
                <w:rFonts w:eastAsia="Helvetica"/>
              </w:rPr>
            </w:pPr>
            <w:r w:rsidRPr="00BE0E64">
              <w:rPr>
                <w:rFonts w:eastAsia="Helvetica"/>
              </w:rPr>
              <w:t>p-value</w:t>
            </w:r>
            <w:r w:rsidRPr="00BE0E64">
              <w:rPr>
                <w:rFonts w:eastAsia="Helvetica"/>
                <w:vertAlign w:val="superscript"/>
              </w:rPr>
              <w:t>1</w:t>
            </w:r>
          </w:p>
        </w:tc>
      </w:tr>
      <w:tr w:rsidR="00D11873" w:rsidRPr="00D11873" w14:paraId="7E228D02" w14:textId="77777777" w:rsidTr="005C7581">
        <w:trPr>
          <w:jc w:val="center"/>
        </w:trPr>
        <w:tc>
          <w:tcPr>
            <w:tcW w:w="0" w:type="auto"/>
            <w:gridSpan w:val="3"/>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07F80" w14:textId="77777777" w:rsidR="00D11873" w:rsidRPr="00BE0E64" w:rsidRDefault="00D11873" w:rsidP="00397F27">
            <w:pPr>
              <w:rPr>
                <w:rFonts w:eastAsia="Helvetica"/>
              </w:rPr>
            </w:pPr>
            <w:r w:rsidRPr="00BE0E64">
              <w:rPr>
                <w:rFonts w:eastAsia="Helvetica"/>
              </w:rPr>
              <w:t>Patient age, n (%)</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83D05" w14:textId="77777777" w:rsidR="00D11873" w:rsidRPr="00BE0E64" w:rsidRDefault="00D11873" w:rsidP="00397F27">
            <w:pPr>
              <w:rPr>
                <w:rFonts w:eastAsia="Helvetica"/>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9DBD6" w14:textId="77777777" w:rsidR="00D11873" w:rsidRPr="00BE0E64" w:rsidRDefault="00D11873" w:rsidP="00397F27">
            <w:pPr>
              <w:rPr>
                <w:rFonts w:eastAsia="Helvetica"/>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34D40" w14:textId="77777777" w:rsidR="00D11873" w:rsidRPr="00BE0E64" w:rsidRDefault="00D11873" w:rsidP="00397F27">
            <w:pPr>
              <w:rPr>
                <w:rFonts w:eastAsia="Helvetica"/>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7660A" w14:textId="77777777" w:rsidR="00D11873" w:rsidRPr="00BE0E64" w:rsidRDefault="00D11873" w:rsidP="00397F27">
            <w:pPr>
              <w:rPr>
                <w:rFonts w:eastAsia="Helvetica"/>
              </w:rPr>
            </w:pPr>
            <w:r w:rsidRPr="00BE0E64">
              <w:rPr>
                <w:rFonts w:eastAsia="Helvetica"/>
              </w:rPr>
              <w:t>&lt;0.001</w:t>
            </w:r>
          </w:p>
        </w:tc>
      </w:tr>
      <w:tr w:rsidR="00D11873" w:rsidRPr="00D11873" w14:paraId="055B57D1"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87DD7" w14:textId="77777777" w:rsidR="00D11873" w:rsidRPr="00BE0E64" w:rsidRDefault="00D11873" w:rsidP="00397F27">
            <w:pPr>
              <w:rPr>
                <w:rFonts w:eastAsia="Helvetica"/>
              </w:rPr>
            </w:pPr>
            <w:r w:rsidRPr="00BE0E64">
              <w:rPr>
                <w:rFonts w:eastAsia="Helvetica"/>
              </w:rPr>
              <w:t>&lt;5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05B2D" w14:textId="77777777" w:rsidR="00D11873" w:rsidRPr="00BE0E64" w:rsidRDefault="00D11873" w:rsidP="00397F27">
            <w:pPr>
              <w:rPr>
                <w:rFonts w:eastAsia="Helvetica"/>
              </w:rPr>
            </w:pPr>
            <w:r w:rsidRPr="00BE0E64">
              <w:rPr>
                <w:rFonts w:eastAsia="Helvetica"/>
              </w:rPr>
              <w:t>696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69E6C" w14:textId="77777777" w:rsidR="00D11873" w:rsidRPr="00BE0E64" w:rsidRDefault="00D11873" w:rsidP="00397F27">
            <w:pPr>
              <w:rPr>
                <w:rFonts w:eastAsia="Helvetica"/>
              </w:rPr>
            </w:pPr>
            <w:r w:rsidRPr="00BE0E64">
              <w:rPr>
                <w:rFonts w:eastAsia="Helvetica"/>
              </w:rPr>
              <w:t>7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B85D3D" w14:textId="77777777" w:rsidR="00D11873" w:rsidRPr="00BE0E64" w:rsidRDefault="00D11873" w:rsidP="00397F27">
            <w:pPr>
              <w:rPr>
                <w:rFonts w:eastAsia="Helvetica"/>
              </w:rPr>
            </w:pPr>
            <w:r w:rsidRPr="00BE0E64">
              <w:rPr>
                <w:rFonts w:eastAsia="Helvetica"/>
              </w:rPr>
              <w:t>689 (99)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DDC5B" w14:textId="77777777" w:rsidR="00D11873" w:rsidRPr="00BE0E64" w:rsidRDefault="00D11873" w:rsidP="00397F27">
            <w:pPr>
              <w:rPr>
                <w:rFonts w:eastAsia="Helvetica"/>
              </w:rPr>
            </w:pPr>
          </w:p>
        </w:tc>
      </w:tr>
      <w:tr w:rsidR="00D11873" w:rsidRPr="00D11873" w14:paraId="1FFE037E"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44AEB7" w14:textId="1DF570F2" w:rsidR="00D11873" w:rsidRPr="00BE0E64" w:rsidRDefault="00D11873" w:rsidP="00397F27">
            <w:pPr>
              <w:rPr>
                <w:rFonts w:eastAsia="Helvetica"/>
              </w:rPr>
            </w:pPr>
            <w:r>
              <w:rPr>
                <w:rFonts w:eastAsia="Helvetica"/>
              </w:rPr>
              <w:t>6</w:t>
            </w:r>
            <w:r w:rsidRPr="00BE0E64">
              <w:rPr>
                <w:rFonts w:eastAsia="Helvetica"/>
              </w:rPr>
              <w:t>-12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F6864" w14:textId="77777777" w:rsidR="00D11873" w:rsidRPr="00BE0E64" w:rsidRDefault="00D11873" w:rsidP="00397F27">
            <w:pPr>
              <w:rPr>
                <w:rFonts w:eastAsia="Helvetica"/>
              </w:rPr>
            </w:pPr>
            <w:r w:rsidRPr="00BE0E64">
              <w:rPr>
                <w:rFonts w:eastAsia="Helvetica"/>
              </w:rPr>
              <w:t>179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489DD" w14:textId="77777777" w:rsidR="00D11873" w:rsidRPr="00BE0E64" w:rsidRDefault="00D11873" w:rsidP="00397F27">
            <w:pPr>
              <w:rPr>
                <w:rFonts w:eastAsia="Helvetica"/>
              </w:rPr>
            </w:pPr>
            <w:r w:rsidRPr="00BE0E64">
              <w:rPr>
                <w:rFonts w:eastAsia="Helvetica"/>
              </w:rPr>
              <w:t>50 (28)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9AC56" w14:textId="77777777" w:rsidR="00D11873" w:rsidRPr="00BE0E64" w:rsidRDefault="00D11873" w:rsidP="00397F27">
            <w:pPr>
              <w:rPr>
                <w:rFonts w:eastAsia="Helvetica"/>
              </w:rPr>
            </w:pPr>
            <w:r w:rsidRPr="00BE0E64">
              <w:rPr>
                <w:rFonts w:eastAsia="Helvetica"/>
              </w:rPr>
              <w:t>129 (72)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456344" w14:textId="77777777" w:rsidR="00D11873" w:rsidRPr="00BE0E64" w:rsidRDefault="00D11873" w:rsidP="00397F27">
            <w:pPr>
              <w:rPr>
                <w:rFonts w:eastAsia="Helvetica"/>
              </w:rPr>
            </w:pPr>
          </w:p>
        </w:tc>
      </w:tr>
      <w:tr w:rsidR="00D11873" w:rsidRPr="00D11873" w14:paraId="4180F30A"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8BFCE" w14:textId="77777777" w:rsidR="00D11873" w:rsidRPr="00BE0E64" w:rsidRDefault="00D11873" w:rsidP="00397F27">
            <w:pPr>
              <w:rPr>
                <w:rFonts w:eastAsia="Helvetica"/>
              </w:rPr>
            </w:pPr>
            <w:r w:rsidRPr="00BE0E64">
              <w:rPr>
                <w:rFonts w:eastAsia="Helvetica"/>
              </w:rPr>
              <w:t>13-19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3232C" w14:textId="77777777" w:rsidR="00D11873" w:rsidRPr="00BE0E64" w:rsidRDefault="00D11873" w:rsidP="00397F27">
            <w:pPr>
              <w:rPr>
                <w:rFonts w:eastAsia="Helvetica"/>
              </w:rPr>
            </w:pPr>
            <w:r w:rsidRPr="00BE0E64">
              <w:rPr>
                <w:rFonts w:eastAsia="Helvetica"/>
              </w:rPr>
              <w:t>666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900AA" w14:textId="77777777" w:rsidR="00D11873" w:rsidRPr="00BE0E64" w:rsidRDefault="00D11873" w:rsidP="00397F27">
            <w:pPr>
              <w:rPr>
                <w:rFonts w:eastAsia="Helvetica"/>
              </w:rPr>
            </w:pPr>
            <w:r w:rsidRPr="00BE0E64">
              <w:rPr>
                <w:rFonts w:eastAsia="Helvetica"/>
              </w:rPr>
              <w:t>600 (90)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B3DA5" w14:textId="77777777" w:rsidR="00D11873" w:rsidRPr="00BE0E64" w:rsidRDefault="00D11873" w:rsidP="00397F27">
            <w:pPr>
              <w:rPr>
                <w:rFonts w:eastAsia="Helvetica"/>
              </w:rPr>
            </w:pPr>
            <w:r w:rsidRPr="00BE0E64">
              <w:rPr>
                <w:rFonts w:eastAsia="Helvetica"/>
              </w:rPr>
              <w:t>66 (9.9)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C8AC26" w14:textId="77777777" w:rsidR="00D11873" w:rsidRPr="00BE0E64" w:rsidRDefault="00D11873" w:rsidP="00397F27">
            <w:pPr>
              <w:rPr>
                <w:rFonts w:eastAsia="Helvetica"/>
              </w:rPr>
            </w:pPr>
          </w:p>
        </w:tc>
      </w:tr>
      <w:tr w:rsidR="00D11873" w:rsidRPr="00D11873" w14:paraId="1357D6C7"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F89A2E" w14:textId="77777777" w:rsidR="00D11873" w:rsidRPr="00BE0E64" w:rsidRDefault="00D11873" w:rsidP="00397F27">
            <w:pPr>
              <w:rPr>
                <w:rFonts w:eastAsia="Helvetica"/>
              </w:rPr>
            </w:pPr>
            <w:r w:rsidRPr="00BE0E64">
              <w:rPr>
                <w:rFonts w:eastAsia="Helvetica"/>
              </w:rPr>
              <w:t>20-59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F9E7D" w14:textId="77777777" w:rsidR="00D11873" w:rsidRPr="00BE0E64" w:rsidRDefault="00D11873" w:rsidP="00397F27">
            <w:pPr>
              <w:rPr>
                <w:rFonts w:eastAsia="Helvetica"/>
              </w:rPr>
            </w:pPr>
            <w:r w:rsidRPr="00BE0E64">
              <w:rPr>
                <w:rFonts w:eastAsia="Helvetica"/>
              </w:rPr>
              <w:t>2,707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B0220F" w14:textId="77777777" w:rsidR="00D11873" w:rsidRPr="00BE0E64" w:rsidRDefault="00D11873" w:rsidP="00397F27">
            <w:pPr>
              <w:rPr>
                <w:rFonts w:eastAsia="Helvetica"/>
              </w:rPr>
            </w:pPr>
            <w:r w:rsidRPr="00BE0E64">
              <w:rPr>
                <w:rFonts w:eastAsia="Helvetica"/>
              </w:rPr>
              <w:t>2,022 (75)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79502" w14:textId="77777777" w:rsidR="00D11873" w:rsidRPr="00BE0E64" w:rsidRDefault="00D11873" w:rsidP="00397F27">
            <w:pPr>
              <w:rPr>
                <w:rFonts w:eastAsia="Helvetica"/>
              </w:rPr>
            </w:pPr>
            <w:r w:rsidRPr="00BE0E64">
              <w:rPr>
                <w:rFonts w:eastAsia="Helvetica"/>
              </w:rPr>
              <w:t>685 (25)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C355C" w14:textId="77777777" w:rsidR="00D11873" w:rsidRPr="00BE0E64" w:rsidRDefault="00D11873" w:rsidP="00397F27">
            <w:pPr>
              <w:rPr>
                <w:rFonts w:eastAsia="Helvetica"/>
              </w:rPr>
            </w:pPr>
          </w:p>
        </w:tc>
      </w:tr>
      <w:tr w:rsidR="00D11873" w:rsidRPr="00D11873" w14:paraId="6916A6FC"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7474B" w14:textId="77777777" w:rsidR="00D11873" w:rsidRPr="00BE0E64" w:rsidRDefault="00D11873" w:rsidP="00397F27">
            <w:pPr>
              <w:rPr>
                <w:rFonts w:eastAsia="Helvetica"/>
              </w:rPr>
            </w:pPr>
            <w:r w:rsidRPr="00BE0E64">
              <w:rPr>
                <w:rFonts w:eastAsia="Helvetica"/>
              </w:rPr>
              <w:lastRenderedPageBreak/>
              <w:t>≥60 yrs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D6C828" w14:textId="77777777" w:rsidR="00D11873" w:rsidRPr="00BE0E64" w:rsidRDefault="00D11873" w:rsidP="00397F27">
            <w:pPr>
              <w:rPr>
                <w:rFonts w:eastAsia="Helvetica"/>
              </w:rPr>
            </w:pPr>
            <w:r w:rsidRPr="00BE0E64">
              <w:rPr>
                <w:rFonts w:eastAsia="Helvetica"/>
              </w:rPr>
              <w:t>187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9A469" w14:textId="77777777" w:rsidR="00D11873" w:rsidRPr="00BE0E64" w:rsidRDefault="00D11873" w:rsidP="00397F27">
            <w:pPr>
              <w:rPr>
                <w:rFonts w:eastAsia="Helvetica"/>
              </w:rPr>
            </w:pPr>
            <w:r w:rsidRPr="00BE0E64">
              <w:rPr>
                <w:rFonts w:eastAsia="Helvetica"/>
              </w:rPr>
              <w:t>75 (40)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52FFB" w14:textId="77777777" w:rsidR="00D11873" w:rsidRPr="00BE0E64" w:rsidRDefault="00D11873" w:rsidP="00397F27">
            <w:pPr>
              <w:rPr>
                <w:rFonts w:eastAsia="Helvetica"/>
              </w:rPr>
            </w:pPr>
            <w:r w:rsidRPr="00BE0E64">
              <w:rPr>
                <w:rFonts w:eastAsia="Helvetica"/>
              </w:rPr>
              <w:t>112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E6FE0" w14:textId="77777777" w:rsidR="00D11873" w:rsidRPr="00BE0E64" w:rsidRDefault="00D11873" w:rsidP="00397F27">
            <w:pPr>
              <w:rPr>
                <w:rFonts w:eastAsia="Helvetica"/>
              </w:rPr>
            </w:pPr>
          </w:p>
        </w:tc>
      </w:tr>
      <w:tr w:rsidR="00D11873" w:rsidRPr="00D11873" w14:paraId="050A9BBD"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0FDBF" w14:textId="77777777" w:rsidR="00D11873" w:rsidRPr="00BE0E64" w:rsidRDefault="00D11873" w:rsidP="00397F27">
            <w:pPr>
              <w:rPr>
                <w:rFonts w:eastAsia="Helvetica"/>
              </w:rPr>
            </w:pPr>
            <w:r w:rsidRPr="00BE0E64">
              <w:rPr>
                <w:rFonts w:eastAsia="Helvetica"/>
              </w:rPr>
              <w:t>Unknown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346F4" w14:textId="77777777" w:rsidR="00D11873" w:rsidRPr="00BE0E64" w:rsidRDefault="00D11873" w:rsidP="00397F27">
            <w:pPr>
              <w:rPr>
                <w:rFonts w:eastAsia="Helvetica"/>
              </w:rPr>
            </w:pPr>
            <w:r w:rsidRPr="00BE0E64">
              <w:rPr>
                <w:rFonts w:eastAsia="Helvetica"/>
              </w:rPr>
              <w:t>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5CBD2" w14:textId="77777777" w:rsidR="00D11873" w:rsidRPr="00BE0E64" w:rsidRDefault="00D11873" w:rsidP="00397F27">
            <w:pPr>
              <w:rPr>
                <w:rFonts w:eastAsia="Helvetica"/>
              </w:rPr>
            </w:pPr>
            <w:r w:rsidRPr="00BE0E64">
              <w:rPr>
                <w:rFonts w:eastAsia="Helvetica"/>
              </w:rPr>
              <w:t>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8EE37" w14:textId="77777777" w:rsidR="00D11873" w:rsidRPr="00BE0E64" w:rsidRDefault="00D11873" w:rsidP="00397F27">
            <w:pPr>
              <w:rPr>
                <w:rFonts w:eastAsia="Helvetica"/>
              </w:rPr>
            </w:pPr>
            <w:r w:rsidRPr="00BE0E64">
              <w:rPr>
                <w:rFonts w:eastAsia="Helvetica"/>
              </w:rPr>
              <w:t>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76CEC" w14:textId="77777777" w:rsidR="00D11873" w:rsidRPr="00BE0E64" w:rsidRDefault="00D11873" w:rsidP="00397F27">
            <w:pPr>
              <w:rPr>
                <w:rFonts w:eastAsia="Helvetica"/>
              </w:rPr>
            </w:pPr>
          </w:p>
        </w:tc>
      </w:tr>
      <w:tr w:rsidR="00D11873" w:rsidRPr="00D11873" w14:paraId="116853BC"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55AD6" w14:textId="77777777" w:rsidR="00D11873" w:rsidRPr="00BE0E64" w:rsidRDefault="00D11873" w:rsidP="00397F27">
            <w:pPr>
              <w:rPr>
                <w:rFonts w:eastAsia="Helvetica"/>
              </w:rPr>
            </w:pPr>
            <w:r w:rsidRPr="00BE0E64">
              <w:rPr>
                <w:rFonts w:eastAsia="Helvetica"/>
              </w:rPr>
              <w:t>Substance use category,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A678E" w14:textId="77777777" w:rsidR="00D11873" w:rsidRPr="00BE0E64"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3AC0D" w14:textId="77777777" w:rsidR="00D11873" w:rsidRPr="00BE0E64"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C23B2" w14:textId="77777777" w:rsidR="00D11873" w:rsidRPr="00BE0E64"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24D9D" w14:textId="77777777" w:rsidR="00D11873" w:rsidRPr="00BE0E64" w:rsidRDefault="00D11873" w:rsidP="00397F27">
            <w:pPr>
              <w:rPr>
                <w:rFonts w:eastAsia="Helvetica"/>
              </w:rPr>
            </w:pPr>
            <w:r w:rsidRPr="00BE0E64">
              <w:rPr>
                <w:rFonts w:eastAsia="Helvetica"/>
              </w:rPr>
              <w:t>0.039</w:t>
            </w:r>
          </w:p>
        </w:tc>
      </w:tr>
      <w:tr w:rsidR="00D11873" w:rsidRPr="00D11873" w14:paraId="6CC44274"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102A6" w14:textId="77777777" w:rsidR="00D11873" w:rsidRPr="00BE0E64" w:rsidRDefault="00D11873" w:rsidP="00397F27">
            <w:pPr>
              <w:rPr>
                <w:rFonts w:eastAsia="Helvetica"/>
              </w:rPr>
            </w:pPr>
            <w:r w:rsidRPr="00BE0E64">
              <w:rPr>
                <w:rFonts w:eastAsia="Helvetica"/>
              </w:rPr>
              <w:t>Agri (Herb, Fungicide, 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F92B7" w14:textId="77777777" w:rsidR="00D11873" w:rsidRPr="00BE0E64" w:rsidRDefault="00D11873" w:rsidP="00397F27">
            <w:pPr>
              <w:rPr>
                <w:rFonts w:eastAsia="Helvetica"/>
              </w:rPr>
            </w:pPr>
            <w:r w:rsidRPr="00BE0E64">
              <w:rPr>
                <w:rFonts w:eastAsia="Helvetica"/>
              </w:rPr>
              <w:t>727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C4C59" w14:textId="77777777" w:rsidR="00D11873" w:rsidRPr="00BE0E64" w:rsidRDefault="00D11873" w:rsidP="00397F27">
            <w:pPr>
              <w:rPr>
                <w:rFonts w:eastAsia="Helvetica"/>
              </w:rPr>
            </w:pPr>
            <w:r w:rsidRPr="00BE0E64">
              <w:rPr>
                <w:rFonts w:eastAsia="Helvetica"/>
              </w:rPr>
              <w:t>461 (63)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29D250" w14:textId="77777777" w:rsidR="00D11873" w:rsidRPr="00BE0E64" w:rsidRDefault="00D11873" w:rsidP="00397F27">
            <w:pPr>
              <w:rPr>
                <w:rFonts w:eastAsia="Helvetica"/>
              </w:rPr>
            </w:pPr>
            <w:r w:rsidRPr="00BE0E64">
              <w:rPr>
                <w:rFonts w:eastAsia="Helvetica"/>
              </w:rPr>
              <w:t>266 (37)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63B0D" w14:textId="77777777" w:rsidR="00D11873" w:rsidRPr="00BE0E64" w:rsidRDefault="00D11873" w:rsidP="00397F27">
            <w:pPr>
              <w:rPr>
                <w:rFonts w:eastAsia="Helvetica"/>
              </w:rPr>
            </w:pPr>
          </w:p>
        </w:tc>
      </w:tr>
      <w:tr w:rsidR="00D11873" w:rsidRPr="00D11873" w14:paraId="28A6E785"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64916" w14:textId="77777777" w:rsidR="00D11873" w:rsidRPr="00BE0E64" w:rsidRDefault="00D11873" w:rsidP="00397F27">
            <w:pPr>
              <w:rPr>
                <w:rFonts w:eastAsia="Helvetica"/>
              </w:rPr>
            </w:pPr>
            <w:r w:rsidRPr="00BE0E64">
              <w:rPr>
                <w:rFonts w:eastAsia="Helvetica"/>
              </w:rPr>
              <w:t>Insecticides &amp; Rodenticides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EAEE0" w14:textId="77777777" w:rsidR="00D11873" w:rsidRPr="00BE0E64" w:rsidRDefault="00D11873" w:rsidP="00397F27">
            <w:pPr>
              <w:rPr>
                <w:rFonts w:eastAsia="Helvetica"/>
              </w:rPr>
            </w:pPr>
            <w:r w:rsidRPr="00BE0E64">
              <w:rPr>
                <w:rFonts w:eastAsia="Helvetica"/>
              </w:rPr>
              <w:t>3,973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A7B811" w14:textId="77777777" w:rsidR="00D11873" w:rsidRPr="00BE0E64" w:rsidRDefault="00D11873" w:rsidP="00397F27">
            <w:pPr>
              <w:rPr>
                <w:rFonts w:eastAsia="Helvetica"/>
              </w:rPr>
            </w:pPr>
            <w:r w:rsidRPr="00BE0E64">
              <w:rPr>
                <w:rFonts w:eastAsia="Helvetica"/>
              </w:rPr>
              <w:t>2,357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D4534" w14:textId="77777777" w:rsidR="00D11873" w:rsidRPr="00BE0E64" w:rsidRDefault="00D11873" w:rsidP="00397F27">
            <w:pPr>
              <w:rPr>
                <w:rFonts w:eastAsia="Helvetica"/>
              </w:rPr>
            </w:pPr>
            <w:r w:rsidRPr="00BE0E64">
              <w:rPr>
                <w:rFonts w:eastAsia="Helvetica"/>
              </w:rPr>
              <w:t>1,616 (41)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4E4B6" w14:textId="77777777" w:rsidR="00D11873" w:rsidRPr="00BE0E64" w:rsidRDefault="00D11873" w:rsidP="00397F27">
            <w:pPr>
              <w:rPr>
                <w:rFonts w:eastAsia="Helvetica"/>
              </w:rPr>
            </w:pPr>
          </w:p>
        </w:tc>
      </w:tr>
      <w:tr w:rsidR="00D11873" w:rsidRPr="00D11873" w14:paraId="752F3166"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CA525" w14:textId="77777777" w:rsidR="00D11873" w:rsidRPr="00BE0E64" w:rsidRDefault="00D11873" w:rsidP="00397F27">
            <w:pPr>
              <w:rPr>
                <w:rFonts w:eastAsia="Helvetica"/>
              </w:rPr>
            </w:pPr>
            <w:r w:rsidRPr="00BE0E64">
              <w:rPr>
                <w:rFonts w:eastAsia="Helvetica"/>
              </w:rPr>
              <w:t>Substance Category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84F63" w14:textId="77777777" w:rsidR="00D11873" w:rsidRPr="00BE0E64"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A65B9" w14:textId="77777777" w:rsidR="00D11873" w:rsidRPr="00BE0E64"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D6577" w14:textId="77777777" w:rsidR="00D11873" w:rsidRPr="00BE0E64" w:rsidRDefault="00D11873" w:rsidP="00397F27">
            <w:pPr>
              <w:rPr>
                <w:rFonts w:eastAsia="Helvetica"/>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A586E" w14:textId="77777777" w:rsidR="00D11873" w:rsidRPr="00BE0E64" w:rsidRDefault="00D11873" w:rsidP="00397F27">
            <w:pPr>
              <w:rPr>
                <w:rFonts w:eastAsia="Helvetica"/>
              </w:rPr>
            </w:pPr>
          </w:p>
        </w:tc>
      </w:tr>
      <w:tr w:rsidR="00D11873" w:rsidRPr="00D11873" w14:paraId="23146DF8"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71429" w14:textId="77777777" w:rsidR="00D11873" w:rsidRPr="00BE0E64" w:rsidRDefault="00D11873" w:rsidP="00397F27">
            <w:pPr>
              <w:rPr>
                <w:rFonts w:eastAsia="Helvetica"/>
              </w:rPr>
            </w:pPr>
            <w:r w:rsidRPr="00BE0E64">
              <w:rPr>
                <w:rFonts w:eastAsia="Helvetica"/>
              </w:rPr>
              <w:t>Reported Unknown,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D3759" w14:textId="77777777" w:rsidR="00D11873" w:rsidRPr="00BE0E64" w:rsidRDefault="00D11873" w:rsidP="00397F27">
            <w:pPr>
              <w:rPr>
                <w:rFonts w:eastAsia="Helvetica"/>
              </w:rPr>
            </w:pPr>
            <w:r w:rsidRPr="00BE0E64">
              <w:rPr>
                <w:rFonts w:eastAsia="Helvetica"/>
              </w:rPr>
              <w:t>1,195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10BA0" w14:textId="77777777" w:rsidR="00D11873" w:rsidRPr="00BE0E64" w:rsidRDefault="00D11873" w:rsidP="00397F27">
            <w:pPr>
              <w:rPr>
                <w:rFonts w:eastAsia="Helvetica"/>
              </w:rPr>
            </w:pPr>
            <w:r w:rsidRPr="00BE0E64">
              <w:rPr>
                <w:rFonts w:eastAsia="Helvetica"/>
              </w:rPr>
              <w:t>788 (32)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7DF1A" w14:textId="77777777" w:rsidR="00D11873" w:rsidRPr="00BE0E64" w:rsidRDefault="00D11873" w:rsidP="00397F27">
            <w:pPr>
              <w:rPr>
                <w:rFonts w:eastAsia="Helvetica"/>
              </w:rPr>
            </w:pPr>
            <w:r w:rsidRPr="00BE0E64">
              <w:rPr>
                <w:rFonts w:eastAsia="Helvetica"/>
              </w:rPr>
              <w:t>407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6CA86" w14:textId="77777777" w:rsidR="00D11873" w:rsidRPr="00BE0E64" w:rsidRDefault="00D11873" w:rsidP="00397F27">
            <w:pPr>
              <w:rPr>
                <w:rFonts w:eastAsia="Helvetica"/>
              </w:rPr>
            </w:pPr>
            <w:r w:rsidRPr="00BE0E64">
              <w:rPr>
                <w:rFonts w:eastAsia="Helvetica"/>
              </w:rPr>
              <w:t>&lt;0.001</w:t>
            </w:r>
          </w:p>
        </w:tc>
      </w:tr>
      <w:tr w:rsidR="00D11873" w:rsidRPr="00D11873" w14:paraId="5E2EF1EF"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B7D29" w14:textId="77777777" w:rsidR="00D11873" w:rsidRPr="00BE0E64" w:rsidRDefault="00D11873" w:rsidP="00397F27">
            <w:pPr>
              <w:rPr>
                <w:rFonts w:eastAsia="Helvetica"/>
              </w:rPr>
            </w:pPr>
            <w:r w:rsidRPr="00BE0E64">
              <w:rPr>
                <w:rFonts w:eastAsia="Helvetica"/>
              </w:rPr>
              <w:t>Carbamates,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8D8554" w14:textId="77777777" w:rsidR="00D11873" w:rsidRPr="00BE0E64" w:rsidRDefault="00D11873" w:rsidP="00397F27">
            <w:pPr>
              <w:rPr>
                <w:rFonts w:eastAsia="Helvetica"/>
              </w:rPr>
            </w:pPr>
            <w:r w:rsidRPr="00BE0E64">
              <w:rPr>
                <w:rFonts w:eastAsia="Helvetica"/>
              </w:rPr>
              <w:t>558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0D5E3" w14:textId="77777777" w:rsidR="00D11873" w:rsidRPr="00BE0E64" w:rsidRDefault="00D11873" w:rsidP="00397F27">
            <w:pPr>
              <w:rPr>
                <w:rFonts w:eastAsia="Helvetica"/>
              </w:rPr>
            </w:pPr>
            <w:r w:rsidRPr="00BE0E64">
              <w:rPr>
                <w:rFonts w:eastAsia="Helvetica"/>
              </w:rPr>
              <w:t>367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A2E4B" w14:textId="77777777" w:rsidR="00D11873" w:rsidRPr="00BE0E64" w:rsidRDefault="00D11873" w:rsidP="00397F27">
            <w:pPr>
              <w:rPr>
                <w:rFonts w:eastAsia="Helvetica"/>
              </w:rPr>
            </w:pPr>
            <w:r w:rsidRPr="00BE0E64">
              <w:rPr>
                <w:rFonts w:eastAsia="Helvetica"/>
              </w:rPr>
              <w:t>191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EE25D" w14:textId="77777777" w:rsidR="00D11873" w:rsidRPr="00BE0E64" w:rsidRDefault="00D11873" w:rsidP="00397F27">
            <w:pPr>
              <w:rPr>
                <w:rFonts w:eastAsia="Helvetica"/>
              </w:rPr>
            </w:pPr>
            <w:r w:rsidRPr="00BE0E64">
              <w:rPr>
                <w:rFonts w:eastAsia="Helvetica"/>
              </w:rPr>
              <w:t>0.030</w:t>
            </w:r>
          </w:p>
        </w:tc>
      </w:tr>
      <w:tr w:rsidR="00D11873" w:rsidRPr="00D11873" w14:paraId="0DF4A060"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44A18" w14:textId="77777777" w:rsidR="00D11873" w:rsidRPr="00BE0E64" w:rsidRDefault="00D11873" w:rsidP="00397F27">
            <w:pPr>
              <w:rPr>
                <w:rFonts w:eastAsia="Helvetica"/>
              </w:rPr>
            </w:pPr>
            <w:r w:rsidRPr="00BE0E64">
              <w:rPr>
                <w:rFonts w:eastAsia="Helvetica"/>
              </w:rPr>
              <w:t>Pyrethroids,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B669E" w14:textId="77777777" w:rsidR="00D11873" w:rsidRPr="00BE0E64" w:rsidRDefault="00D11873" w:rsidP="00397F27">
            <w:pPr>
              <w:rPr>
                <w:rFonts w:eastAsia="Helvetica"/>
              </w:rPr>
            </w:pPr>
            <w:r w:rsidRPr="00BE0E64">
              <w:rPr>
                <w:rFonts w:eastAsia="Helvetica"/>
              </w:rPr>
              <w:t>441 (11)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BC8474" w14:textId="77777777" w:rsidR="00D11873" w:rsidRPr="00BE0E64" w:rsidRDefault="00D11873" w:rsidP="00397F27">
            <w:pPr>
              <w:rPr>
                <w:rFonts w:eastAsia="Helvetica"/>
              </w:rPr>
            </w:pPr>
            <w:r w:rsidRPr="00BE0E64">
              <w:rPr>
                <w:rFonts w:eastAsia="Helvetica"/>
              </w:rPr>
              <w:t>161 (6.6)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233CE" w14:textId="77777777" w:rsidR="00D11873" w:rsidRPr="00BE0E64" w:rsidRDefault="00D11873" w:rsidP="00397F27">
            <w:pPr>
              <w:rPr>
                <w:rFonts w:eastAsia="Helvetica"/>
              </w:rPr>
            </w:pPr>
            <w:r w:rsidRPr="00BE0E64">
              <w:rPr>
                <w:rFonts w:eastAsia="Helvetica"/>
              </w:rPr>
              <w:t>280 (18)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A1B42" w14:textId="77777777" w:rsidR="00D11873" w:rsidRPr="00BE0E64" w:rsidRDefault="00D11873" w:rsidP="00397F27">
            <w:pPr>
              <w:rPr>
                <w:rFonts w:eastAsia="Helvetica"/>
              </w:rPr>
            </w:pPr>
            <w:r w:rsidRPr="00BE0E64">
              <w:rPr>
                <w:rFonts w:eastAsia="Helvetica"/>
              </w:rPr>
              <w:t>&lt;0.001</w:t>
            </w:r>
          </w:p>
        </w:tc>
      </w:tr>
      <w:tr w:rsidR="00D11873" w:rsidRPr="00D11873" w14:paraId="6BDB80F7"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93DD7" w14:textId="77777777" w:rsidR="00D11873" w:rsidRPr="00BE0E64" w:rsidRDefault="00D11873" w:rsidP="00397F27">
            <w:pPr>
              <w:rPr>
                <w:rFonts w:eastAsia="Helvetica"/>
              </w:rPr>
            </w:pPr>
            <w:r w:rsidRPr="00BE0E64">
              <w:rPr>
                <w:rFonts w:eastAsia="Helvetica"/>
              </w:rPr>
              <w:t>Organophosphates,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65F6F" w14:textId="77777777" w:rsidR="00D11873" w:rsidRPr="00BE0E64" w:rsidRDefault="00D11873" w:rsidP="00397F27">
            <w:pPr>
              <w:rPr>
                <w:rFonts w:eastAsia="Helvetica"/>
              </w:rPr>
            </w:pPr>
            <w:r w:rsidRPr="00BE0E64">
              <w:rPr>
                <w:rFonts w:eastAsia="Helvetica"/>
              </w:rPr>
              <w:t>334 (8.4)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8089A" w14:textId="77777777" w:rsidR="00D11873" w:rsidRPr="00BE0E64" w:rsidRDefault="00D11873" w:rsidP="00397F27">
            <w:pPr>
              <w:rPr>
                <w:rFonts w:eastAsia="Helvetica"/>
              </w:rPr>
            </w:pPr>
            <w:r w:rsidRPr="00BE0E64">
              <w:rPr>
                <w:rFonts w:eastAsia="Helvetica"/>
              </w:rPr>
              <w:t>226 (9.2)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3EEFA2" w14:textId="77777777" w:rsidR="00D11873" w:rsidRPr="00BE0E64" w:rsidRDefault="00D11873" w:rsidP="00397F27">
            <w:pPr>
              <w:rPr>
                <w:rFonts w:eastAsia="Helvetica"/>
              </w:rPr>
            </w:pPr>
            <w:r w:rsidRPr="00BE0E64">
              <w:rPr>
                <w:rFonts w:eastAsia="Helvetica"/>
              </w:rPr>
              <w:t>108 (7.1)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C0512" w14:textId="77777777" w:rsidR="00D11873" w:rsidRPr="00BE0E64" w:rsidRDefault="00D11873" w:rsidP="00397F27">
            <w:pPr>
              <w:rPr>
                <w:rFonts w:eastAsia="Helvetica"/>
              </w:rPr>
            </w:pPr>
            <w:r w:rsidRPr="00BE0E64">
              <w:rPr>
                <w:rFonts w:eastAsia="Helvetica"/>
              </w:rPr>
              <w:t>0.018</w:t>
            </w:r>
          </w:p>
        </w:tc>
      </w:tr>
      <w:tr w:rsidR="00D11873" w:rsidRPr="00D11873" w14:paraId="25A73754"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F867B" w14:textId="77777777" w:rsidR="00D11873" w:rsidRPr="00BE0E64" w:rsidRDefault="00D11873" w:rsidP="00397F27">
            <w:pPr>
              <w:rPr>
                <w:rFonts w:eastAsia="Helvetica"/>
              </w:rPr>
            </w:pPr>
            <w:r w:rsidRPr="00BE0E64">
              <w:rPr>
                <w:rFonts w:eastAsia="Helvetica"/>
              </w:rPr>
              <w:t>Formamidine Insecticides,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6F52D" w14:textId="77777777" w:rsidR="00D11873" w:rsidRPr="00BE0E64" w:rsidRDefault="00D11873" w:rsidP="00397F27">
            <w:pPr>
              <w:rPr>
                <w:rFonts w:eastAsia="Helvetica"/>
              </w:rPr>
            </w:pPr>
            <w:r w:rsidRPr="00BE0E64">
              <w:rPr>
                <w:rFonts w:eastAsia="Helvetica"/>
              </w:rPr>
              <w:t>315 (7.9)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F886AD" w14:textId="77777777" w:rsidR="00D11873" w:rsidRPr="00BE0E64" w:rsidRDefault="00D11873" w:rsidP="00397F27">
            <w:pPr>
              <w:rPr>
                <w:rFonts w:eastAsia="Helvetica"/>
              </w:rPr>
            </w:pPr>
            <w:r w:rsidRPr="00BE0E64">
              <w:rPr>
                <w:rFonts w:eastAsia="Helvetica"/>
              </w:rPr>
              <w:t>201 (8.2)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3980E" w14:textId="77777777" w:rsidR="00D11873" w:rsidRPr="00BE0E64" w:rsidRDefault="00D11873" w:rsidP="00397F27">
            <w:pPr>
              <w:rPr>
                <w:rFonts w:eastAsia="Helvetica"/>
              </w:rPr>
            </w:pPr>
            <w:r w:rsidRPr="00BE0E64">
              <w:rPr>
                <w:rFonts w:eastAsia="Helvetica"/>
              </w:rPr>
              <w:t>114 (7.5)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D18A5" w14:textId="77777777" w:rsidR="00D11873" w:rsidRPr="00BE0E64" w:rsidRDefault="00D11873" w:rsidP="00397F27">
            <w:pPr>
              <w:rPr>
                <w:rFonts w:eastAsia="Helvetica"/>
              </w:rPr>
            </w:pPr>
            <w:r w:rsidRPr="00BE0E64">
              <w:rPr>
                <w:rFonts w:eastAsia="Helvetica"/>
              </w:rPr>
              <w:t>0.41</w:t>
            </w:r>
          </w:p>
        </w:tc>
      </w:tr>
      <w:tr w:rsidR="00D11873" w:rsidRPr="00D11873" w14:paraId="4483049C"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24CA3" w14:textId="77777777" w:rsidR="00D11873" w:rsidRPr="00BE0E64" w:rsidRDefault="00D11873" w:rsidP="00397F27">
            <w:pPr>
              <w:rPr>
                <w:rFonts w:eastAsia="Helvetica"/>
              </w:rPr>
            </w:pPr>
            <w:r w:rsidRPr="00BE0E64">
              <w:rPr>
                <w:rFonts w:eastAsia="Helvetica"/>
              </w:rPr>
              <w:t>Anticoagulant Rodenticides,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2C8C1" w14:textId="77777777" w:rsidR="00D11873" w:rsidRPr="00BE0E64" w:rsidRDefault="00D11873" w:rsidP="00397F27">
            <w:pPr>
              <w:rPr>
                <w:rFonts w:eastAsia="Helvetica"/>
              </w:rPr>
            </w:pPr>
            <w:r w:rsidRPr="00BE0E64">
              <w:rPr>
                <w:rFonts w:eastAsia="Helvetica"/>
              </w:rPr>
              <w:t>314 (7.9)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C6F27" w14:textId="77777777" w:rsidR="00D11873" w:rsidRPr="00BE0E64" w:rsidRDefault="00D11873" w:rsidP="00397F27">
            <w:pPr>
              <w:rPr>
                <w:rFonts w:eastAsia="Helvetica"/>
              </w:rPr>
            </w:pPr>
            <w:r w:rsidRPr="00BE0E64">
              <w:rPr>
                <w:rFonts w:eastAsia="Helvetica"/>
              </w:rPr>
              <w:t>239 (9.8)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0F93E" w14:textId="77777777" w:rsidR="00D11873" w:rsidRPr="00BE0E64" w:rsidRDefault="00D11873" w:rsidP="00397F27">
            <w:pPr>
              <w:rPr>
                <w:rFonts w:eastAsia="Helvetica"/>
              </w:rPr>
            </w:pPr>
            <w:r w:rsidRPr="00BE0E64">
              <w:rPr>
                <w:rFonts w:eastAsia="Helvetica"/>
              </w:rPr>
              <w:t>75 (4.9)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6A3B4" w14:textId="77777777" w:rsidR="00D11873" w:rsidRPr="00BE0E64" w:rsidRDefault="00D11873" w:rsidP="00397F27">
            <w:pPr>
              <w:rPr>
                <w:rFonts w:eastAsia="Helvetica"/>
              </w:rPr>
            </w:pPr>
            <w:r w:rsidRPr="00BE0E64">
              <w:rPr>
                <w:rFonts w:eastAsia="Helvetica"/>
              </w:rPr>
              <w:t>&lt;0.001</w:t>
            </w:r>
          </w:p>
        </w:tc>
      </w:tr>
      <w:tr w:rsidR="00D11873" w:rsidRPr="00D11873" w14:paraId="1A81AC6D"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4B4CD" w14:textId="77777777" w:rsidR="00D11873" w:rsidRPr="00BE0E64" w:rsidRDefault="00D11873" w:rsidP="00397F27">
            <w:pPr>
              <w:rPr>
                <w:rFonts w:eastAsia="Helvetica"/>
              </w:rPr>
            </w:pPr>
            <w:r w:rsidRPr="00BE0E64">
              <w:rPr>
                <w:rFonts w:eastAsia="Helvetica"/>
              </w:rPr>
              <w:t>Herbicides,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91E66" w14:textId="77777777" w:rsidR="00D11873" w:rsidRPr="00BE0E64" w:rsidRDefault="00D11873" w:rsidP="00397F27">
            <w:pPr>
              <w:rPr>
                <w:rFonts w:eastAsia="Helvetica"/>
              </w:rPr>
            </w:pPr>
            <w:r w:rsidRPr="00BE0E64">
              <w:rPr>
                <w:rFonts w:eastAsia="Helvetica"/>
              </w:rPr>
              <w:t>301 (7.6)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00078B" w14:textId="77777777" w:rsidR="00D11873" w:rsidRPr="00BE0E64" w:rsidRDefault="00D11873" w:rsidP="00397F27">
            <w:pPr>
              <w:rPr>
                <w:rFonts w:eastAsia="Helvetica"/>
              </w:rPr>
            </w:pPr>
            <w:r w:rsidRPr="00BE0E64">
              <w:rPr>
                <w:rFonts w:eastAsia="Helvetica"/>
              </w:rPr>
              <w:t>208 (8.5)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2E4D31" w14:textId="77777777" w:rsidR="00D11873" w:rsidRPr="00BE0E64" w:rsidRDefault="00D11873" w:rsidP="00397F27">
            <w:pPr>
              <w:rPr>
                <w:rFonts w:eastAsia="Helvetica"/>
              </w:rPr>
            </w:pPr>
            <w:r w:rsidRPr="00BE0E64">
              <w:rPr>
                <w:rFonts w:eastAsia="Helvetica"/>
              </w:rPr>
              <w:t>93 (6.1)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427A5" w14:textId="77777777" w:rsidR="00D11873" w:rsidRPr="00BE0E64" w:rsidRDefault="00D11873" w:rsidP="00397F27">
            <w:pPr>
              <w:rPr>
                <w:rFonts w:eastAsia="Helvetica"/>
              </w:rPr>
            </w:pPr>
            <w:r w:rsidRPr="00BE0E64">
              <w:rPr>
                <w:rFonts w:eastAsia="Helvetica"/>
              </w:rPr>
              <w:t>0.006</w:t>
            </w:r>
          </w:p>
        </w:tc>
      </w:tr>
      <w:tr w:rsidR="00D11873" w:rsidRPr="00D11873" w14:paraId="608D43EF"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09002" w14:textId="77777777" w:rsidR="00D11873" w:rsidRPr="00BE0E64" w:rsidRDefault="00D11873" w:rsidP="00397F27">
            <w:pPr>
              <w:rPr>
                <w:rFonts w:eastAsia="Helvetica"/>
              </w:rPr>
            </w:pPr>
            <w:r w:rsidRPr="00BE0E64">
              <w:rPr>
                <w:rFonts w:eastAsia="Helvetica"/>
              </w:rPr>
              <w:t>Other Toxicants,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1A8B2" w14:textId="77777777" w:rsidR="00D11873" w:rsidRPr="00BE0E64" w:rsidRDefault="00D11873" w:rsidP="00397F27">
            <w:pPr>
              <w:rPr>
                <w:rFonts w:eastAsia="Helvetica"/>
              </w:rPr>
            </w:pPr>
            <w:r w:rsidRPr="00BE0E64">
              <w:rPr>
                <w:rFonts w:eastAsia="Helvetica"/>
              </w:rPr>
              <w:t>154 (3.9)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173D4" w14:textId="77777777" w:rsidR="00D11873" w:rsidRPr="00BE0E64" w:rsidRDefault="00D11873" w:rsidP="00397F27">
            <w:pPr>
              <w:rPr>
                <w:rFonts w:eastAsia="Helvetica"/>
              </w:rPr>
            </w:pPr>
            <w:r w:rsidRPr="00BE0E64">
              <w:rPr>
                <w:rFonts w:eastAsia="Helvetica"/>
              </w:rPr>
              <w:t>27 (1.1)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56A94" w14:textId="77777777" w:rsidR="00D11873" w:rsidRPr="00BE0E64" w:rsidRDefault="00D11873" w:rsidP="00397F27">
            <w:pPr>
              <w:rPr>
                <w:rFonts w:eastAsia="Helvetica"/>
              </w:rPr>
            </w:pPr>
            <w:r w:rsidRPr="00BE0E64">
              <w:rPr>
                <w:rFonts w:eastAsia="Helvetica"/>
              </w:rPr>
              <w:t>127 (8.3)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66C15" w14:textId="77777777" w:rsidR="00D11873" w:rsidRPr="00BE0E64" w:rsidRDefault="00D11873" w:rsidP="00397F27">
            <w:pPr>
              <w:rPr>
                <w:rFonts w:eastAsia="Helvetica"/>
              </w:rPr>
            </w:pPr>
            <w:r w:rsidRPr="00BE0E64">
              <w:rPr>
                <w:rFonts w:eastAsia="Helvetica"/>
              </w:rPr>
              <w:t>&lt;0.001</w:t>
            </w:r>
          </w:p>
        </w:tc>
      </w:tr>
      <w:tr w:rsidR="00D11873" w:rsidRPr="00D11873" w14:paraId="3370286B"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40DA7" w14:textId="77777777" w:rsidR="00D11873" w:rsidRPr="00BE0E64" w:rsidRDefault="00D11873" w:rsidP="00397F27">
            <w:pPr>
              <w:rPr>
                <w:rFonts w:eastAsia="Helvetica"/>
              </w:rPr>
            </w:pPr>
            <w:r w:rsidRPr="00BE0E64">
              <w:rPr>
                <w:rFonts w:eastAsia="Helvetica"/>
              </w:rPr>
              <w:t>Paraquat,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C93BD" w14:textId="77777777" w:rsidR="00D11873" w:rsidRPr="00BE0E64" w:rsidRDefault="00D11873" w:rsidP="00397F27">
            <w:pPr>
              <w:rPr>
                <w:rFonts w:eastAsia="Helvetica"/>
              </w:rPr>
            </w:pPr>
            <w:r w:rsidRPr="00BE0E64">
              <w:rPr>
                <w:rFonts w:eastAsia="Helvetica"/>
              </w:rPr>
              <w:t>111 (2.8)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C8BDC" w14:textId="77777777" w:rsidR="00D11873" w:rsidRPr="00BE0E64" w:rsidRDefault="00D11873" w:rsidP="00397F27">
            <w:pPr>
              <w:rPr>
                <w:rFonts w:eastAsia="Helvetica"/>
              </w:rPr>
            </w:pPr>
            <w:r w:rsidRPr="00BE0E64">
              <w:rPr>
                <w:rFonts w:eastAsia="Helvetica"/>
              </w:rPr>
              <w:t>72 (2.9)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E345E" w14:textId="77777777" w:rsidR="00D11873" w:rsidRPr="00BE0E64" w:rsidRDefault="00D11873" w:rsidP="00397F27">
            <w:pPr>
              <w:rPr>
                <w:rFonts w:eastAsia="Helvetica"/>
              </w:rPr>
            </w:pPr>
            <w:r w:rsidRPr="00BE0E64">
              <w:rPr>
                <w:rFonts w:eastAsia="Helvetica"/>
              </w:rPr>
              <w:t>39 (2.6)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BAB87" w14:textId="77777777" w:rsidR="00D11873" w:rsidRPr="00BE0E64" w:rsidRDefault="00D11873" w:rsidP="00397F27">
            <w:pPr>
              <w:rPr>
                <w:rFonts w:eastAsia="Helvetica"/>
              </w:rPr>
            </w:pPr>
            <w:r w:rsidRPr="00BE0E64">
              <w:rPr>
                <w:rFonts w:eastAsia="Helvetica"/>
              </w:rPr>
              <w:t>0.48</w:t>
            </w:r>
          </w:p>
        </w:tc>
      </w:tr>
      <w:tr w:rsidR="00D11873" w:rsidRPr="00D11873" w14:paraId="58F2E1C2"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B6A8F" w14:textId="77777777" w:rsidR="00D11873" w:rsidRPr="00BE0E64" w:rsidRDefault="00D11873" w:rsidP="00397F27">
            <w:pPr>
              <w:rPr>
                <w:rFonts w:eastAsia="Helvetica"/>
              </w:rPr>
            </w:pPr>
            <w:r w:rsidRPr="00BE0E64">
              <w:rPr>
                <w:rFonts w:eastAsia="Helvetica"/>
              </w:rPr>
              <w:t>Phosphides/Phosphine/Phosphates,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3DA0C" w14:textId="77777777" w:rsidR="00D11873" w:rsidRPr="00BE0E64" w:rsidRDefault="00D11873" w:rsidP="00397F27">
            <w:pPr>
              <w:rPr>
                <w:rFonts w:eastAsia="Helvetica"/>
              </w:rPr>
            </w:pPr>
            <w:r w:rsidRPr="00BE0E64">
              <w:rPr>
                <w:rFonts w:eastAsia="Helvetica"/>
              </w:rPr>
              <w:t>102 (2.6)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0DFFD" w14:textId="77777777" w:rsidR="00D11873" w:rsidRPr="00BE0E64" w:rsidRDefault="00D11873" w:rsidP="00397F27">
            <w:pPr>
              <w:rPr>
                <w:rFonts w:eastAsia="Helvetica"/>
              </w:rPr>
            </w:pPr>
            <w:r w:rsidRPr="00BE0E64">
              <w:rPr>
                <w:rFonts w:eastAsia="Helvetica"/>
              </w:rPr>
              <w:t>76 (3.1)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DE0BF" w14:textId="77777777" w:rsidR="00D11873" w:rsidRPr="00BE0E64" w:rsidRDefault="00D11873" w:rsidP="00397F27">
            <w:pPr>
              <w:rPr>
                <w:rFonts w:eastAsia="Helvetica"/>
              </w:rPr>
            </w:pPr>
            <w:r w:rsidRPr="00BE0E64">
              <w:rPr>
                <w:rFonts w:eastAsia="Helvetica"/>
              </w:rPr>
              <w:t>26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D3F88C" w14:textId="77777777" w:rsidR="00D11873" w:rsidRPr="00BE0E64" w:rsidRDefault="00D11873" w:rsidP="00397F27">
            <w:pPr>
              <w:rPr>
                <w:rFonts w:eastAsia="Helvetica"/>
              </w:rPr>
            </w:pPr>
            <w:r w:rsidRPr="00BE0E64">
              <w:rPr>
                <w:rFonts w:eastAsia="Helvetica"/>
              </w:rPr>
              <w:t>0.007</w:t>
            </w:r>
          </w:p>
        </w:tc>
      </w:tr>
      <w:tr w:rsidR="00D11873" w:rsidRPr="00D11873" w14:paraId="2A534F74"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CBB394" w14:textId="77777777" w:rsidR="00D11873" w:rsidRPr="00BE0E64" w:rsidRDefault="00D11873" w:rsidP="00397F27">
            <w:pPr>
              <w:rPr>
                <w:rFonts w:eastAsia="Helvetica"/>
              </w:rPr>
            </w:pPr>
            <w:r w:rsidRPr="00BE0E64">
              <w:rPr>
                <w:rFonts w:eastAsia="Helvetica"/>
              </w:rPr>
              <w:t>Phenylpyrazoles,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B52861" w14:textId="77777777" w:rsidR="00D11873" w:rsidRPr="00BE0E64" w:rsidRDefault="00D11873" w:rsidP="00397F27">
            <w:pPr>
              <w:rPr>
                <w:rFonts w:eastAsia="Helvetica"/>
              </w:rPr>
            </w:pPr>
            <w:r w:rsidRPr="00BE0E64">
              <w:rPr>
                <w:rFonts w:eastAsia="Helvetica"/>
              </w:rPr>
              <w:t>92 (2.3)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AF590" w14:textId="77777777" w:rsidR="00D11873" w:rsidRPr="00BE0E64" w:rsidRDefault="00D11873" w:rsidP="00397F27">
            <w:pPr>
              <w:rPr>
                <w:rFonts w:eastAsia="Helvetica"/>
              </w:rPr>
            </w:pPr>
            <w:r w:rsidRPr="00BE0E64">
              <w:rPr>
                <w:rFonts w:eastAsia="Helvetica"/>
              </w:rPr>
              <w:t>64 (2.6)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0B9DD4" w14:textId="77777777" w:rsidR="00D11873" w:rsidRPr="00BE0E64" w:rsidRDefault="00D11873" w:rsidP="00397F27">
            <w:pPr>
              <w:rPr>
                <w:rFonts w:eastAsia="Helvetica"/>
              </w:rPr>
            </w:pPr>
            <w:r w:rsidRPr="00BE0E64">
              <w:rPr>
                <w:rFonts w:eastAsia="Helvetica"/>
              </w:rPr>
              <w:t>28 (1.8)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2CC46" w14:textId="77777777" w:rsidR="00D11873" w:rsidRPr="00BE0E64" w:rsidRDefault="00D11873" w:rsidP="00397F27">
            <w:pPr>
              <w:rPr>
                <w:rFonts w:eastAsia="Helvetica"/>
              </w:rPr>
            </w:pPr>
            <w:r w:rsidRPr="00BE0E64">
              <w:rPr>
                <w:rFonts w:eastAsia="Helvetica"/>
              </w:rPr>
              <w:t>0.11</w:t>
            </w:r>
          </w:p>
        </w:tc>
      </w:tr>
      <w:tr w:rsidR="00D11873" w:rsidRPr="00D11873" w14:paraId="29BE7007" w14:textId="77777777" w:rsidTr="005C7581">
        <w:trPr>
          <w:jc w:val="center"/>
        </w:trPr>
        <w:tc>
          <w:tcPr>
            <w:tcW w:w="0" w:type="auto"/>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BED8E" w14:textId="77777777" w:rsidR="00D11873" w:rsidRPr="00BE0E64" w:rsidRDefault="00D11873" w:rsidP="00397F27">
            <w:pPr>
              <w:rPr>
                <w:rFonts w:eastAsia="Helvetica"/>
              </w:rPr>
            </w:pPr>
            <w:r w:rsidRPr="00BE0E64">
              <w:rPr>
                <w:rFonts w:eastAsia="Helvetica"/>
              </w:rPr>
              <w:t>Fungicides &amp; Inorganics, n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54751" w14:textId="77777777" w:rsidR="00D11873" w:rsidRPr="00BE0E64" w:rsidRDefault="00D11873" w:rsidP="00397F27">
            <w:pPr>
              <w:rPr>
                <w:rFonts w:eastAsia="Helvetica"/>
              </w:rPr>
            </w:pPr>
            <w:r w:rsidRPr="00BE0E64">
              <w:rPr>
                <w:rFonts w:eastAsia="Helvetica"/>
              </w:rPr>
              <w:t>27 (0.7)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DA306" w14:textId="77777777" w:rsidR="00D11873" w:rsidRPr="00BE0E64" w:rsidRDefault="00D11873" w:rsidP="00397F27">
            <w:pPr>
              <w:rPr>
                <w:rFonts w:eastAsia="Helvetica"/>
              </w:rPr>
            </w:pPr>
            <w:r w:rsidRPr="00BE0E64">
              <w:rPr>
                <w:rFonts w:eastAsia="Helvetica"/>
              </w:rPr>
              <w:t>6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40AA6" w14:textId="77777777" w:rsidR="00D11873" w:rsidRPr="00BE0E64" w:rsidRDefault="00D11873" w:rsidP="00397F27">
            <w:pPr>
              <w:rPr>
                <w:rFonts w:eastAsia="Helvetica"/>
              </w:rPr>
            </w:pPr>
            <w:r w:rsidRPr="00BE0E64">
              <w:rPr>
                <w:rFonts w:eastAsia="Helvetica"/>
              </w:rPr>
              <w:t>21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96AAF" w14:textId="77777777" w:rsidR="00D11873" w:rsidRPr="00BE0E64" w:rsidRDefault="00D11873" w:rsidP="00397F27">
            <w:pPr>
              <w:rPr>
                <w:rFonts w:eastAsia="Helvetica"/>
              </w:rPr>
            </w:pPr>
            <w:r w:rsidRPr="00BE0E64">
              <w:rPr>
                <w:rFonts w:eastAsia="Helvetica"/>
              </w:rPr>
              <w:t>&lt;0.001</w:t>
            </w:r>
          </w:p>
        </w:tc>
      </w:tr>
      <w:tr w:rsidR="00D11873" w:rsidRPr="00D11873" w14:paraId="47753286" w14:textId="77777777" w:rsidTr="005C7581">
        <w:trPr>
          <w:jc w:val="center"/>
        </w:trPr>
        <w:tc>
          <w:tcPr>
            <w:tcW w:w="0" w:type="auto"/>
            <w:gridSpan w:val="3"/>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DC75B8" w14:textId="77777777" w:rsidR="00D11873" w:rsidRPr="00BE0E64" w:rsidRDefault="00D11873" w:rsidP="00397F27">
            <w:pPr>
              <w:rPr>
                <w:rFonts w:eastAsia="Helvetica"/>
              </w:rPr>
            </w:pPr>
            <w:r w:rsidRPr="00BE0E64">
              <w:rPr>
                <w:rFonts w:eastAsia="Helvetica"/>
              </w:rPr>
              <w:t>Neonicotinoids, n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99CB7A8" w14:textId="77777777" w:rsidR="00D11873" w:rsidRPr="00BE0E64" w:rsidRDefault="00D11873" w:rsidP="00397F27">
            <w:pPr>
              <w:rPr>
                <w:rFonts w:eastAsia="Helvetica"/>
              </w:rPr>
            </w:pPr>
            <w:r w:rsidRPr="00BE0E64">
              <w:rPr>
                <w:rFonts w:eastAsia="Helvetica"/>
              </w:rPr>
              <w:t>25 (0.6)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C3EA17E" w14:textId="77777777" w:rsidR="00D11873" w:rsidRPr="00BE0E64" w:rsidRDefault="00D11873" w:rsidP="00397F27">
            <w:pPr>
              <w:rPr>
                <w:rFonts w:eastAsia="Helvetica"/>
              </w:rPr>
            </w:pPr>
            <w:r w:rsidRPr="00BE0E64">
              <w:rPr>
                <w:rFonts w:eastAsia="Helvetica"/>
              </w:rPr>
              <w:t>11 (0.4)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9C6231C" w14:textId="77777777" w:rsidR="00D11873" w:rsidRPr="00BE0E64" w:rsidRDefault="00D11873" w:rsidP="00397F27">
            <w:pPr>
              <w:rPr>
                <w:rFonts w:eastAsia="Helvetica"/>
              </w:rPr>
            </w:pPr>
            <w:r w:rsidRPr="00BE0E64">
              <w:rPr>
                <w:rFonts w:eastAsia="Helvetica"/>
              </w:rPr>
              <w:t>14 (0.9)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3DB5D3" w14:textId="77777777" w:rsidR="00D11873" w:rsidRPr="00BE0E64" w:rsidRDefault="00D11873" w:rsidP="00397F27">
            <w:pPr>
              <w:rPr>
                <w:rFonts w:eastAsia="Helvetica"/>
              </w:rPr>
            </w:pPr>
            <w:r w:rsidRPr="00BE0E64">
              <w:rPr>
                <w:rFonts w:eastAsia="Helvetica"/>
              </w:rPr>
              <w:t>0.069</w:t>
            </w:r>
          </w:p>
        </w:tc>
      </w:tr>
      <w:tr w:rsidR="00D11873" w:rsidRPr="00D11873" w14:paraId="47BE3EF9" w14:textId="77777777" w:rsidTr="005C7581">
        <w:trPr>
          <w:jc w:val="center"/>
        </w:trPr>
        <w:tc>
          <w:tcPr>
            <w:tcW w:w="0" w:type="auto"/>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201478" w14:textId="77777777" w:rsidR="00D11873" w:rsidRPr="00BE0E64" w:rsidRDefault="00D11873" w:rsidP="00397F27">
            <w:pPr>
              <w:rPr>
                <w:rFonts w:eastAsia="Helvetica"/>
              </w:rPr>
            </w:pPr>
            <w:r w:rsidRPr="00BE0E64">
              <w:rPr>
                <w:rFonts w:eastAsia="Helvetica"/>
                <w:vertAlign w:val="superscript"/>
              </w:rPr>
              <w:t>1</w:t>
            </w:r>
            <w:r w:rsidRPr="00BE0E64">
              <w:rPr>
                <w:rFonts w:eastAsia="Helvetica"/>
              </w:rPr>
              <w:t>Pearson's Chi-squared test</w:t>
            </w:r>
          </w:p>
        </w:tc>
      </w:tr>
    </w:tbl>
    <w:p w14:paraId="12497FC5" w14:textId="77777777" w:rsidR="00BA1F29" w:rsidRPr="00BE0E64" w:rsidRDefault="00BA1F29" w:rsidP="00397F27"/>
    <w:p w14:paraId="42798CEC" w14:textId="77777777" w:rsidR="001C63CD" w:rsidRPr="001C63CD" w:rsidRDefault="001C63CD" w:rsidP="00397F27">
      <w:r w:rsidRPr="001C63CD">
        <w:br w:type="page"/>
      </w:r>
    </w:p>
    <w:p w14:paraId="6F335D76" w14:textId="3BF5097B" w:rsidR="001C63CD" w:rsidRPr="001C63CD" w:rsidRDefault="001C63CD" w:rsidP="00397F27">
      <w:r w:rsidRPr="001C63CD">
        <w:lastRenderedPageBreak/>
        <w:t>Recommended drop-down list to be implemented in NMC:</w:t>
      </w:r>
    </w:p>
    <w:p w14:paraId="11594DF0" w14:textId="7C17FB0E" w:rsidR="001C63CD" w:rsidRPr="001C63CD" w:rsidRDefault="008E4E4D" w:rsidP="00397F27">
      <w:pPr>
        <w:pStyle w:val="Caption"/>
      </w:pPr>
      <w:r>
        <w:t>Supplementary table</w:t>
      </w:r>
      <w:r w:rsidR="001C63CD" w:rsidRPr="001C63CD">
        <w:t xml:space="preserve"> </w:t>
      </w:r>
      <w:r w:rsidR="001E4408">
        <w:t>4</w:t>
      </w:r>
      <w:r w:rsidR="001C63CD" w:rsidRPr="001C63CD">
        <w:t>: Recommended additional fields to add in Agricultural or stock remedy poisoning NMC form</w:t>
      </w:r>
    </w:p>
    <w:tbl>
      <w:tblPr>
        <w:tblStyle w:val="TableGrid"/>
        <w:tblW w:w="13948" w:type="dxa"/>
        <w:tblLook w:val="04A0" w:firstRow="1" w:lastRow="0" w:firstColumn="1" w:lastColumn="0" w:noHBand="0" w:noVBand="1"/>
      </w:tblPr>
      <w:tblGrid>
        <w:gridCol w:w="4744"/>
        <w:gridCol w:w="4633"/>
        <w:gridCol w:w="4571"/>
      </w:tblGrid>
      <w:tr w:rsidR="001C63CD" w:rsidRPr="001C63CD" w14:paraId="340476CC" w14:textId="449EC13C" w:rsidTr="001C63CD">
        <w:trPr>
          <w:trHeight w:val="300"/>
        </w:trPr>
        <w:tc>
          <w:tcPr>
            <w:tcW w:w="4744" w:type="dxa"/>
            <w:noWrap/>
          </w:tcPr>
          <w:p w14:paraId="1B43D279" w14:textId="06609378" w:rsidR="001C63CD" w:rsidRPr="001C63CD" w:rsidRDefault="00B417BD" w:rsidP="00397F27">
            <w:r>
              <w:t>Pesticide</w:t>
            </w:r>
            <w:r w:rsidRPr="001C63CD">
              <w:t xml:space="preserve"> </w:t>
            </w:r>
            <w:r w:rsidR="001C63CD" w:rsidRPr="001C63CD">
              <w:t>type</w:t>
            </w:r>
          </w:p>
        </w:tc>
        <w:tc>
          <w:tcPr>
            <w:tcW w:w="4633" w:type="dxa"/>
          </w:tcPr>
          <w:p w14:paraId="13EE3218" w14:textId="687684A8" w:rsidR="001C63CD" w:rsidRPr="001C63CD" w:rsidRDefault="001C63CD" w:rsidP="00397F27">
            <w:r w:rsidRPr="001C63CD">
              <w:t>Circumstances</w:t>
            </w:r>
          </w:p>
        </w:tc>
        <w:tc>
          <w:tcPr>
            <w:tcW w:w="4571" w:type="dxa"/>
          </w:tcPr>
          <w:p w14:paraId="1967EABF" w14:textId="13A1F42C" w:rsidR="001C63CD" w:rsidRPr="001C63CD" w:rsidRDefault="001C63CD" w:rsidP="00397F27">
            <w:r w:rsidRPr="001C63CD">
              <w:t>EHP investigation</w:t>
            </w:r>
          </w:p>
        </w:tc>
      </w:tr>
      <w:tr w:rsidR="001C63CD" w:rsidRPr="001C63CD" w14:paraId="105015F0" w14:textId="42A573F5" w:rsidTr="001C63CD">
        <w:trPr>
          <w:trHeight w:val="300"/>
        </w:trPr>
        <w:tc>
          <w:tcPr>
            <w:tcW w:w="4744" w:type="dxa"/>
            <w:noWrap/>
            <w:hideMark/>
          </w:tcPr>
          <w:p w14:paraId="6CAEFDEB" w14:textId="77777777" w:rsidR="001C63CD" w:rsidRPr="001C63CD" w:rsidRDefault="001C63CD" w:rsidP="00397F27">
            <w:r w:rsidRPr="001C63CD">
              <w:t>Carbamates</w:t>
            </w:r>
          </w:p>
        </w:tc>
        <w:tc>
          <w:tcPr>
            <w:tcW w:w="4633" w:type="dxa"/>
          </w:tcPr>
          <w:p w14:paraId="081F43B0" w14:textId="035DA752" w:rsidR="001C63CD" w:rsidRPr="001C63CD" w:rsidRDefault="001C63CD" w:rsidP="00397F27">
            <w:r w:rsidRPr="001C63CD">
              <w:t>Unintentional -occupational</w:t>
            </w:r>
          </w:p>
        </w:tc>
        <w:tc>
          <w:tcPr>
            <w:tcW w:w="4571" w:type="dxa"/>
          </w:tcPr>
          <w:p w14:paraId="605E5E49" w14:textId="420615EB" w:rsidR="001C63CD" w:rsidRPr="001C63CD" w:rsidRDefault="001C63CD" w:rsidP="00397F27">
            <w:r w:rsidRPr="001C63CD">
              <w:t xml:space="preserve">Date </w:t>
            </w:r>
            <w:r w:rsidR="00B417BD" w:rsidRPr="001C63CD">
              <w:t>investigated</w:t>
            </w:r>
          </w:p>
        </w:tc>
      </w:tr>
      <w:tr w:rsidR="001C63CD" w:rsidRPr="001C63CD" w14:paraId="4E6BCAB0" w14:textId="1F540005" w:rsidTr="001C63CD">
        <w:trPr>
          <w:trHeight w:val="300"/>
        </w:trPr>
        <w:tc>
          <w:tcPr>
            <w:tcW w:w="4744" w:type="dxa"/>
            <w:noWrap/>
            <w:hideMark/>
          </w:tcPr>
          <w:p w14:paraId="6B664B83" w14:textId="77777777" w:rsidR="001C63CD" w:rsidRPr="001C63CD" w:rsidRDefault="001C63CD" w:rsidP="00397F27">
            <w:r w:rsidRPr="001C63CD">
              <w:t>Chlorophenoxy Herbicides (e.g. 2,4-D)</w:t>
            </w:r>
          </w:p>
        </w:tc>
        <w:tc>
          <w:tcPr>
            <w:tcW w:w="4633" w:type="dxa"/>
          </w:tcPr>
          <w:p w14:paraId="36B5FB18" w14:textId="63244A84" w:rsidR="001C63CD" w:rsidRPr="001C63CD" w:rsidRDefault="001C63CD" w:rsidP="00397F27">
            <w:pPr>
              <w:rPr>
                <w:color w:val="000000"/>
              </w:rPr>
            </w:pPr>
            <w:r w:rsidRPr="001C63CD">
              <w:t>Unintentional–Domestic</w:t>
            </w:r>
          </w:p>
        </w:tc>
        <w:tc>
          <w:tcPr>
            <w:tcW w:w="4571" w:type="dxa"/>
          </w:tcPr>
          <w:p w14:paraId="74919010" w14:textId="1CE4053A" w:rsidR="001C63CD" w:rsidRPr="001C63CD" w:rsidRDefault="001C63CD" w:rsidP="00397F27">
            <w:r w:rsidRPr="001C63CD">
              <w:t>Product Identification</w:t>
            </w:r>
          </w:p>
        </w:tc>
      </w:tr>
      <w:tr w:rsidR="001C63CD" w:rsidRPr="001C63CD" w14:paraId="28CEE584" w14:textId="0F50A443" w:rsidTr="001C63CD">
        <w:trPr>
          <w:trHeight w:val="300"/>
        </w:trPr>
        <w:tc>
          <w:tcPr>
            <w:tcW w:w="4744" w:type="dxa"/>
            <w:noWrap/>
            <w:hideMark/>
          </w:tcPr>
          <w:p w14:paraId="184BA392" w14:textId="77777777" w:rsidR="001C63CD" w:rsidRPr="001C63CD" w:rsidRDefault="001C63CD" w:rsidP="00397F27">
            <w:r w:rsidRPr="001C63CD">
              <w:t>Coumarin Rodenticides</w:t>
            </w:r>
          </w:p>
        </w:tc>
        <w:tc>
          <w:tcPr>
            <w:tcW w:w="4633" w:type="dxa"/>
          </w:tcPr>
          <w:p w14:paraId="75A037F6" w14:textId="58F0C378" w:rsidR="001C63CD" w:rsidRPr="001C63CD" w:rsidRDefault="001C63CD" w:rsidP="00397F27">
            <w:r w:rsidRPr="001C63CD">
              <w:t>Intentional-Self-harm</w:t>
            </w:r>
          </w:p>
        </w:tc>
        <w:tc>
          <w:tcPr>
            <w:tcW w:w="4571" w:type="dxa"/>
          </w:tcPr>
          <w:p w14:paraId="23BA47C7" w14:textId="03B929CA" w:rsidR="001C63CD" w:rsidRPr="001C63CD" w:rsidRDefault="001C63CD" w:rsidP="00397F27">
            <w:pPr>
              <w:rPr>
                <w:color w:val="000000"/>
              </w:rPr>
            </w:pPr>
            <w:r w:rsidRPr="001C63CD">
              <w:t>Storage &amp; Handling Conditions</w:t>
            </w:r>
          </w:p>
        </w:tc>
      </w:tr>
      <w:tr w:rsidR="001C63CD" w:rsidRPr="001C63CD" w14:paraId="71605392" w14:textId="3C6061EE" w:rsidTr="001C63CD">
        <w:trPr>
          <w:trHeight w:val="300"/>
        </w:trPr>
        <w:tc>
          <w:tcPr>
            <w:tcW w:w="4744" w:type="dxa"/>
            <w:noWrap/>
            <w:hideMark/>
          </w:tcPr>
          <w:p w14:paraId="2447CBC0" w14:textId="77777777" w:rsidR="001C63CD" w:rsidRPr="001C63CD" w:rsidRDefault="001C63CD" w:rsidP="00397F27">
            <w:r w:rsidRPr="001C63CD">
              <w:t>Diethyl-m-toluamide (e.g. DEET)</w:t>
            </w:r>
          </w:p>
        </w:tc>
        <w:tc>
          <w:tcPr>
            <w:tcW w:w="4633" w:type="dxa"/>
          </w:tcPr>
          <w:p w14:paraId="102662C5" w14:textId="3AE8AFC2" w:rsidR="001C63CD" w:rsidRPr="001C63CD" w:rsidRDefault="001C63CD" w:rsidP="00397F27">
            <w:r w:rsidRPr="001C63CD">
              <w:t>Intentional-Assault/Homicide</w:t>
            </w:r>
          </w:p>
        </w:tc>
        <w:tc>
          <w:tcPr>
            <w:tcW w:w="4571" w:type="dxa"/>
          </w:tcPr>
          <w:p w14:paraId="5899A99F" w14:textId="77735612" w:rsidR="001C63CD" w:rsidRPr="001C63CD" w:rsidRDefault="001C63CD" w:rsidP="00397F27">
            <w:pPr>
              <w:rPr>
                <w:color w:val="000000"/>
              </w:rPr>
            </w:pPr>
            <w:r w:rsidRPr="001C63CD">
              <w:t>Exposure Scenario</w:t>
            </w:r>
          </w:p>
        </w:tc>
      </w:tr>
      <w:tr w:rsidR="001C63CD" w:rsidRPr="001C63CD" w14:paraId="338E7E95" w14:textId="1A0D2184" w:rsidTr="001C63CD">
        <w:trPr>
          <w:trHeight w:val="300"/>
        </w:trPr>
        <w:tc>
          <w:tcPr>
            <w:tcW w:w="4744" w:type="dxa"/>
            <w:noWrap/>
            <w:hideMark/>
          </w:tcPr>
          <w:p w14:paraId="17730B8B" w14:textId="77777777" w:rsidR="001C63CD" w:rsidRPr="001C63CD" w:rsidRDefault="001C63CD" w:rsidP="00397F27">
            <w:r w:rsidRPr="001C63CD">
              <w:t>Formamidines (e.g. amitraz)</w:t>
            </w:r>
          </w:p>
        </w:tc>
        <w:tc>
          <w:tcPr>
            <w:tcW w:w="4633" w:type="dxa"/>
          </w:tcPr>
          <w:p w14:paraId="63465CE9" w14:textId="6EAB6A04" w:rsidR="001C63CD" w:rsidRPr="001C63CD" w:rsidRDefault="001C63CD" w:rsidP="00397F27">
            <w:pPr>
              <w:rPr>
                <w:color w:val="000000"/>
              </w:rPr>
            </w:pPr>
            <w:r w:rsidRPr="001C63CD">
              <w:t>Environmental/Drift</w:t>
            </w:r>
          </w:p>
        </w:tc>
        <w:tc>
          <w:tcPr>
            <w:tcW w:w="4571" w:type="dxa"/>
          </w:tcPr>
          <w:p w14:paraId="04CB75E3" w14:textId="084E5FC6" w:rsidR="001C63CD" w:rsidRPr="001C63CD" w:rsidRDefault="001C63CD" w:rsidP="00397F27">
            <w:r w:rsidRPr="001C63CD">
              <w:t>Quantity &amp; Route of Exposure</w:t>
            </w:r>
          </w:p>
        </w:tc>
      </w:tr>
      <w:tr w:rsidR="001C63CD" w:rsidRPr="001C63CD" w14:paraId="5C5B079F" w14:textId="0C762A09" w:rsidTr="001C63CD">
        <w:trPr>
          <w:trHeight w:val="300"/>
        </w:trPr>
        <w:tc>
          <w:tcPr>
            <w:tcW w:w="4744" w:type="dxa"/>
            <w:noWrap/>
            <w:hideMark/>
          </w:tcPr>
          <w:p w14:paraId="7C9ADE9C" w14:textId="77777777" w:rsidR="001C63CD" w:rsidRPr="001C63CD" w:rsidRDefault="001C63CD" w:rsidP="00397F27">
            <w:r w:rsidRPr="001C63CD">
              <w:t>Fungicides - Unspecified</w:t>
            </w:r>
          </w:p>
        </w:tc>
        <w:tc>
          <w:tcPr>
            <w:tcW w:w="4633" w:type="dxa"/>
          </w:tcPr>
          <w:p w14:paraId="2033B7BD" w14:textId="3F12D282" w:rsidR="001C63CD" w:rsidRPr="001C63CD" w:rsidRDefault="001C63CD" w:rsidP="00397F27">
            <w:r w:rsidRPr="001C63CD">
              <w:t>Accidental Contamination</w:t>
            </w:r>
          </w:p>
        </w:tc>
        <w:tc>
          <w:tcPr>
            <w:tcW w:w="4571" w:type="dxa"/>
          </w:tcPr>
          <w:p w14:paraId="2C3740F6" w14:textId="41FF1B0B" w:rsidR="001C63CD" w:rsidRPr="001C63CD" w:rsidRDefault="001C63CD" w:rsidP="00397F27">
            <w:pPr>
              <w:rPr>
                <w:color w:val="000000"/>
              </w:rPr>
            </w:pPr>
            <w:r w:rsidRPr="001C63CD">
              <w:t>Post-Event Waste Practices</w:t>
            </w:r>
          </w:p>
        </w:tc>
      </w:tr>
      <w:tr w:rsidR="001C63CD" w:rsidRPr="001C63CD" w14:paraId="5D435586" w14:textId="5EC3DEDA" w:rsidTr="001C63CD">
        <w:trPr>
          <w:trHeight w:val="300"/>
        </w:trPr>
        <w:tc>
          <w:tcPr>
            <w:tcW w:w="4744" w:type="dxa"/>
            <w:noWrap/>
            <w:hideMark/>
          </w:tcPr>
          <w:p w14:paraId="2B404FD5" w14:textId="77777777" w:rsidR="001C63CD" w:rsidRPr="001C63CD" w:rsidRDefault="001C63CD" w:rsidP="00397F27">
            <w:r w:rsidRPr="001C63CD">
              <w:t>Glyphosates</w:t>
            </w:r>
          </w:p>
        </w:tc>
        <w:tc>
          <w:tcPr>
            <w:tcW w:w="4633" w:type="dxa"/>
          </w:tcPr>
          <w:p w14:paraId="1372A0C6" w14:textId="31CB68D3" w:rsidR="001C63CD" w:rsidRPr="001C63CD" w:rsidRDefault="001C63CD" w:rsidP="00397F27">
            <w:r w:rsidRPr="001C63CD">
              <w:t>Unknown/Under investigation</w:t>
            </w:r>
          </w:p>
        </w:tc>
        <w:tc>
          <w:tcPr>
            <w:tcW w:w="4571" w:type="dxa"/>
            <w:vMerge w:val="restart"/>
          </w:tcPr>
          <w:p w14:paraId="1B4947F6" w14:textId="77777777" w:rsidR="001C63CD" w:rsidRPr="001C63CD" w:rsidRDefault="001C63CD" w:rsidP="00397F27"/>
        </w:tc>
      </w:tr>
      <w:tr w:rsidR="001C63CD" w:rsidRPr="001C63CD" w14:paraId="37FDC577" w14:textId="655A5805" w:rsidTr="001C63CD">
        <w:trPr>
          <w:trHeight w:val="300"/>
        </w:trPr>
        <w:tc>
          <w:tcPr>
            <w:tcW w:w="4744" w:type="dxa"/>
            <w:noWrap/>
            <w:hideMark/>
          </w:tcPr>
          <w:p w14:paraId="7B34E9E4" w14:textId="77777777" w:rsidR="001C63CD" w:rsidRPr="001C63CD" w:rsidRDefault="001C63CD" w:rsidP="00397F27">
            <w:r w:rsidRPr="001C63CD">
              <w:t xml:space="preserve">Herbicides - Unspecified </w:t>
            </w:r>
          </w:p>
        </w:tc>
        <w:tc>
          <w:tcPr>
            <w:tcW w:w="4633" w:type="dxa"/>
            <w:vMerge w:val="restart"/>
          </w:tcPr>
          <w:p w14:paraId="08530F1D" w14:textId="77777777" w:rsidR="001C63CD" w:rsidRPr="001C63CD" w:rsidRDefault="001C63CD" w:rsidP="00397F27"/>
        </w:tc>
        <w:tc>
          <w:tcPr>
            <w:tcW w:w="4571" w:type="dxa"/>
            <w:vMerge/>
          </w:tcPr>
          <w:p w14:paraId="55EFA5BC" w14:textId="77777777" w:rsidR="001C63CD" w:rsidRPr="001C63CD" w:rsidRDefault="001C63CD" w:rsidP="00397F27"/>
        </w:tc>
      </w:tr>
      <w:tr w:rsidR="001C63CD" w:rsidRPr="001C63CD" w14:paraId="4FE27892" w14:textId="65B6090B" w:rsidTr="001C63CD">
        <w:trPr>
          <w:trHeight w:val="300"/>
        </w:trPr>
        <w:tc>
          <w:tcPr>
            <w:tcW w:w="4744" w:type="dxa"/>
            <w:noWrap/>
            <w:hideMark/>
          </w:tcPr>
          <w:p w14:paraId="1D8D46D1" w14:textId="77777777" w:rsidR="001C63CD" w:rsidRPr="001C63CD" w:rsidRDefault="001C63CD" w:rsidP="00397F27">
            <w:r w:rsidRPr="001C63CD">
              <w:t>Insecticides - Unspecified</w:t>
            </w:r>
          </w:p>
        </w:tc>
        <w:tc>
          <w:tcPr>
            <w:tcW w:w="4633" w:type="dxa"/>
            <w:vMerge/>
          </w:tcPr>
          <w:p w14:paraId="037BB156" w14:textId="77777777" w:rsidR="001C63CD" w:rsidRPr="001C63CD" w:rsidRDefault="001C63CD" w:rsidP="00397F27"/>
        </w:tc>
        <w:tc>
          <w:tcPr>
            <w:tcW w:w="4571" w:type="dxa"/>
            <w:vMerge/>
          </w:tcPr>
          <w:p w14:paraId="1385CC7B" w14:textId="77777777" w:rsidR="001C63CD" w:rsidRPr="001C63CD" w:rsidRDefault="001C63CD" w:rsidP="00397F27"/>
        </w:tc>
      </w:tr>
      <w:tr w:rsidR="001C63CD" w:rsidRPr="001C63CD" w14:paraId="13A7BE34" w14:textId="0F024A3A" w:rsidTr="001C63CD">
        <w:trPr>
          <w:trHeight w:val="300"/>
        </w:trPr>
        <w:tc>
          <w:tcPr>
            <w:tcW w:w="4744" w:type="dxa"/>
            <w:noWrap/>
            <w:hideMark/>
          </w:tcPr>
          <w:p w14:paraId="3E385F2B" w14:textId="77777777" w:rsidR="001C63CD" w:rsidRPr="001C63CD" w:rsidRDefault="001C63CD" w:rsidP="00397F27">
            <w:r w:rsidRPr="001C63CD">
              <w:t>Neonicotinoid Insecticides (e.g. imidacloprid)</w:t>
            </w:r>
          </w:p>
        </w:tc>
        <w:tc>
          <w:tcPr>
            <w:tcW w:w="4633" w:type="dxa"/>
            <w:vMerge/>
          </w:tcPr>
          <w:p w14:paraId="5C26DFA7" w14:textId="77777777" w:rsidR="001C63CD" w:rsidRPr="001C63CD" w:rsidRDefault="001C63CD" w:rsidP="00397F27"/>
        </w:tc>
        <w:tc>
          <w:tcPr>
            <w:tcW w:w="4571" w:type="dxa"/>
            <w:vMerge/>
          </w:tcPr>
          <w:p w14:paraId="65E647BE" w14:textId="77777777" w:rsidR="001C63CD" w:rsidRPr="001C63CD" w:rsidRDefault="001C63CD" w:rsidP="00397F27"/>
        </w:tc>
      </w:tr>
      <w:tr w:rsidR="001C63CD" w:rsidRPr="001C63CD" w14:paraId="065D0341" w14:textId="4E5B3876" w:rsidTr="001C63CD">
        <w:trPr>
          <w:trHeight w:val="300"/>
        </w:trPr>
        <w:tc>
          <w:tcPr>
            <w:tcW w:w="4744" w:type="dxa"/>
            <w:noWrap/>
            <w:hideMark/>
          </w:tcPr>
          <w:p w14:paraId="2538929B" w14:textId="77777777" w:rsidR="001C63CD" w:rsidRPr="001C63CD" w:rsidRDefault="001C63CD" w:rsidP="00397F27">
            <w:r w:rsidRPr="001C63CD">
              <w:t>Organochlorines (e.g. DDT)</w:t>
            </w:r>
          </w:p>
        </w:tc>
        <w:tc>
          <w:tcPr>
            <w:tcW w:w="4633" w:type="dxa"/>
            <w:vMerge/>
          </w:tcPr>
          <w:p w14:paraId="07BD67B6" w14:textId="77777777" w:rsidR="001C63CD" w:rsidRPr="001C63CD" w:rsidRDefault="001C63CD" w:rsidP="00397F27"/>
        </w:tc>
        <w:tc>
          <w:tcPr>
            <w:tcW w:w="4571" w:type="dxa"/>
            <w:vMerge/>
          </w:tcPr>
          <w:p w14:paraId="1C91EB0C" w14:textId="77777777" w:rsidR="001C63CD" w:rsidRPr="001C63CD" w:rsidRDefault="001C63CD" w:rsidP="00397F27"/>
        </w:tc>
      </w:tr>
      <w:tr w:rsidR="001C63CD" w:rsidRPr="001C63CD" w14:paraId="2BCEC7F7" w14:textId="24F2FF95" w:rsidTr="001C63CD">
        <w:trPr>
          <w:trHeight w:val="300"/>
        </w:trPr>
        <w:tc>
          <w:tcPr>
            <w:tcW w:w="4744" w:type="dxa"/>
            <w:noWrap/>
            <w:hideMark/>
          </w:tcPr>
          <w:p w14:paraId="395277E8" w14:textId="77777777" w:rsidR="001C63CD" w:rsidRPr="001C63CD" w:rsidRDefault="001C63CD" w:rsidP="00397F27">
            <w:r w:rsidRPr="001C63CD">
              <w:t>Organophosphates</w:t>
            </w:r>
          </w:p>
        </w:tc>
        <w:tc>
          <w:tcPr>
            <w:tcW w:w="4633" w:type="dxa"/>
            <w:vMerge/>
          </w:tcPr>
          <w:p w14:paraId="26E78958" w14:textId="77777777" w:rsidR="001C63CD" w:rsidRPr="001C63CD" w:rsidRDefault="001C63CD" w:rsidP="00397F27"/>
        </w:tc>
        <w:tc>
          <w:tcPr>
            <w:tcW w:w="4571" w:type="dxa"/>
            <w:vMerge/>
          </w:tcPr>
          <w:p w14:paraId="1943B0E7" w14:textId="77777777" w:rsidR="001C63CD" w:rsidRPr="001C63CD" w:rsidRDefault="001C63CD" w:rsidP="00397F27"/>
        </w:tc>
      </w:tr>
      <w:tr w:rsidR="001C63CD" w:rsidRPr="001C63CD" w14:paraId="65AD3040" w14:textId="54E6431E" w:rsidTr="001C63CD">
        <w:trPr>
          <w:trHeight w:val="300"/>
        </w:trPr>
        <w:tc>
          <w:tcPr>
            <w:tcW w:w="4744" w:type="dxa"/>
            <w:noWrap/>
            <w:hideMark/>
          </w:tcPr>
          <w:p w14:paraId="36DA098D" w14:textId="77777777" w:rsidR="001C63CD" w:rsidRPr="001C63CD" w:rsidRDefault="001C63CD" w:rsidP="00397F27">
            <w:r w:rsidRPr="001C63CD">
              <w:t>Other</w:t>
            </w:r>
          </w:p>
        </w:tc>
        <w:tc>
          <w:tcPr>
            <w:tcW w:w="4633" w:type="dxa"/>
            <w:vMerge/>
          </w:tcPr>
          <w:p w14:paraId="01B905F7" w14:textId="77777777" w:rsidR="001C63CD" w:rsidRPr="001C63CD" w:rsidRDefault="001C63CD" w:rsidP="00397F27"/>
        </w:tc>
        <w:tc>
          <w:tcPr>
            <w:tcW w:w="4571" w:type="dxa"/>
            <w:vMerge/>
          </w:tcPr>
          <w:p w14:paraId="20A9AE64" w14:textId="77777777" w:rsidR="001C63CD" w:rsidRPr="001C63CD" w:rsidRDefault="001C63CD" w:rsidP="00397F27"/>
        </w:tc>
      </w:tr>
      <w:tr w:rsidR="001C63CD" w:rsidRPr="001C63CD" w14:paraId="4B0E6282" w14:textId="2893F9A9" w:rsidTr="001C63CD">
        <w:trPr>
          <w:trHeight w:val="300"/>
        </w:trPr>
        <w:tc>
          <w:tcPr>
            <w:tcW w:w="4744" w:type="dxa"/>
            <w:noWrap/>
            <w:hideMark/>
          </w:tcPr>
          <w:p w14:paraId="4020F2C6" w14:textId="77777777" w:rsidR="001C63CD" w:rsidRPr="001C63CD" w:rsidRDefault="001C63CD" w:rsidP="00397F27">
            <w:r w:rsidRPr="001C63CD">
              <w:t>Paraquat &amp; Diquat</w:t>
            </w:r>
          </w:p>
        </w:tc>
        <w:tc>
          <w:tcPr>
            <w:tcW w:w="4633" w:type="dxa"/>
            <w:vMerge/>
          </w:tcPr>
          <w:p w14:paraId="0A473650" w14:textId="77777777" w:rsidR="001C63CD" w:rsidRPr="001C63CD" w:rsidRDefault="001C63CD" w:rsidP="00397F27"/>
        </w:tc>
        <w:tc>
          <w:tcPr>
            <w:tcW w:w="4571" w:type="dxa"/>
            <w:vMerge/>
          </w:tcPr>
          <w:p w14:paraId="4FDD9F3C" w14:textId="77777777" w:rsidR="001C63CD" w:rsidRPr="001C63CD" w:rsidRDefault="001C63CD" w:rsidP="00397F27"/>
        </w:tc>
      </w:tr>
      <w:tr w:rsidR="001C63CD" w:rsidRPr="001C63CD" w14:paraId="6AFA88E6" w14:textId="0432AEA5" w:rsidTr="001C63CD">
        <w:trPr>
          <w:trHeight w:val="300"/>
        </w:trPr>
        <w:tc>
          <w:tcPr>
            <w:tcW w:w="4744" w:type="dxa"/>
            <w:noWrap/>
            <w:hideMark/>
          </w:tcPr>
          <w:p w14:paraId="01E5E122" w14:textId="77777777" w:rsidR="001C63CD" w:rsidRPr="001C63CD" w:rsidRDefault="001C63CD" w:rsidP="00397F27">
            <w:r w:rsidRPr="001C63CD">
              <w:t>Phosphine &amp; Phosphides (e.g. aluminium phosphide)</w:t>
            </w:r>
          </w:p>
        </w:tc>
        <w:tc>
          <w:tcPr>
            <w:tcW w:w="4633" w:type="dxa"/>
            <w:vMerge/>
          </w:tcPr>
          <w:p w14:paraId="0C3D3318" w14:textId="77777777" w:rsidR="001C63CD" w:rsidRPr="001C63CD" w:rsidRDefault="001C63CD" w:rsidP="00397F27"/>
        </w:tc>
        <w:tc>
          <w:tcPr>
            <w:tcW w:w="4571" w:type="dxa"/>
            <w:vMerge/>
          </w:tcPr>
          <w:p w14:paraId="2762AE5C" w14:textId="77777777" w:rsidR="001C63CD" w:rsidRPr="001C63CD" w:rsidRDefault="001C63CD" w:rsidP="00397F27"/>
        </w:tc>
      </w:tr>
      <w:tr w:rsidR="001C63CD" w:rsidRPr="001C63CD" w14:paraId="74010038" w14:textId="0FC7BEAA" w:rsidTr="001C63CD">
        <w:trPr>
          <w:trHeight w:val="300"/>
        </w:trPr>
        <w:tc>
          <w:tcPr>
            <w:tcW w:w="4744" w:type="dxa"/>
            <w:noWrap/>
            <w:hideMark/>
          </w:tcPr>
          <w:p w14:paraId="2862DE90" w14:textId="77777777" w:rsidR="001C63CD" w:rsidRPr="001C63CD" w:rsidRDefault="001C63CD" w:rsidP="00397F27">
            <w:r w:rsidRPr="001C63CD">
              <w:t>Pyrethroids</w:t>
            </w:r>
          </w:p>
        </w:tc>
        <w:tc>
          <w:tcPr>
            <w:tcW w:w="4633" w:type="dxa"/>
            <w:vMerge/>
          </w:tcPr>
          <w:p w14:paraId="3172288E" w14:textId="77777777" w:rsidR="001C63CD" w:rsidRPr="001C63CD" w:rsidRDefault="001C63CD" w:rsidP="00397F27"/>
        </w:tc>
        <w:tc>
          <w:tcPr>
            <w:tcW w:w="4571" w:type="dxa"/>
            <w:vMerge/>
          </w:tcPr>
          <w:p w14:paraId="7CEA3EEB" w14:textId="77777777" w:rsidR="001C63CD" w:rsidRPr="001C63CD" w:rsidRDefault="001C63CD" w:rsidP="00397F27"/>
        </w:tc>
      </w:tr>
      <w:tr w:rsidR="001C63CD" w:rsidRPr="001C63CD" w14:paraId="6D7D2393" w14:textId="417CC24B" w:rsidTr="001C63CD">
        <w:trPr>
          <w:trHeight w:val="300"/>
        </w:trPr>
        <w:tc>
          <w:tcPr>
            <w:tcW w:w="4744" w:type="dxa"/>
            <w:noWrap/>
            <w:hideMark/>
          </w:tcPr>
          <w:p w14:paraId="6572503D" w14:textId="77777777" w:rsidR="001C63CD" w:rsidRPr="001C63CD" w:rsidRDefault="001C63CD" w:rsidP="00397F27">
            <w:r w:rsidRPr="001C63CD">
              <w:t>aflatoxin</w:t>
            </w:r>
          </w:p>
        </w:tc>
        <w:tc>
          <w:tcPr>
            <w:tcW w:w="4633" w:type="dxa"/>
            <w:vMerge/>
          </w:tcPr>
          <w:p w14:paraId="77E07FCB" w14:textId="77777777" w:rsidR="001C63CD" w:rsidRPr="001C63CD" w:rsidRDefault="001C63CD" w:rsidP="00397F27"/>
        </w:tc>
        <w:tc>
          <w:tcPr>
            <w:tcW w:w="4571" w:type="dxa"/>
            <w:vMerge/>
          </w:tcPr>
          <w:p w14:paraId="6A3699ED" w14:textId="77777777" w:rsidR="001C63CD" w:rsidRPr="001C63CD" w:rsidRDefault="001C63CD" w:rsidP="00397F27"/>
        </w:tc>
      </w:tr>
      <w:tr w:rsidR="001C63CD" w:rsidRPr="001C63CD" w14:paraId="2191AB63" w14:textId="4BBBFB67" w:rsidTr="001C63CD">
        <w:trPr>
          <w:trHeight w:val="300"/>
        </w:trPr>
        <w:tc>
          <w:tcPr>
            <w:tcW w:w="4744" w:type="dxa"/>
            <w:noWrap/>
            <w:hideMark/>
          </w:tcPr>
          <w:p w14:paraId="74CAC26C" w14:textId="77777777" w:rsidR="001C63CD" w:rsidRPr="001C63CD" w:rsidRDefault="001C63CD" w:rsidP="00397F27">
            <w:r w:rsidRPr="001C63CD">
              <w:t>Napthalene (marbles)</w:t>
            </w:r>
          </w:p>
        </w:tc>
        <w:tc>
          <w:tcPr>
            <w:tcW w:w="4633" w:type="dxa"/>
            <w:vMerge/>
          </w:tcPr>
          <w:p w14:paraId="0B13641D" w14:textId="77777777" w:rsidR="001C63CD" w:rsidRPr="001C63CD" w:rsidRDefault="001C63CD" w:rsidP="00397F27"/>
        </w:tc>
        <w:tc>
          <w:tcPr>
            <w:tcW w:w="4571" w:type="dxa"/>
            <w:vMerge/>
          </w:tcPr>
          <w:p w14:paraId="05A88440" w14:textId="77777777" w:rsidR="001C63CD" w:rsidRPr="001C63CD" w:rsidRDefault="001C63CD" w:rsidP="00397F27"/>
        </w:tc>
      </w:tr>
      <w:tr w:rsidR="001C63CD" w:rsidRPr="001C63CD" w14:paraId="0903E6D8" w14:textId="2CE638F5" w:rsidTr="001C63CD">
        <w:trPr>
          <w:trHeight w:val="300"/>
        </w:trPr>
        <w:tc>
          <w:tcPr>
            <w:tcW w:w="4744" w:type="dxa"/>
            <w:noWrap/>
            <w:hideMark/>
          </w:tcPr>
          <w:p w14:paraId="6C68BC12" w14:textId="77777777" w:rsidR="001C63CD" w:rsidRPr="001C63CD" w:rsidRDefault="001C63CD" w:rsidP="00397F27">
            <w:r w:rsidRPr="001C63CD">
              <w:t>Unknown</w:t>
            </w:r>
          </w:p>
        </w:tc>
        <w:tc>
          <w:tcPr>
            <w:tcW w:w="4633" w:type="dxa"/>
            <w:vMerge/>
          </w:tcPr>
          <w:p w14:paraId="19EE43EA" w14:textId="77777777" w:rsidR="001C63CD" w:rsidRPr="001C63CD" w:rsidRDefault="001C63CD" w:rsidP="00397F27"/>
        </w:tc>
        <w:tc>
          <w:tcPr>
            <w:tcW w:w="4571" w:type="dxa"/>
            <w:vMerge/>
          </w:tcPr>
          <w:p w14:paraId="1723E134" w14:textId="77777777" w:rsidR="001C63CD" w:rsidRPr="001C63CD" w:rsidRDefault="001C63CD" w:rsidP="00397F27"/>
        </w:tc>
      </w:tr>
    </w:tbl>
    <w:p w14:paraId="140D9BBD" w14:textId="77777777" w:rsidR="001C63CD" w:rsidRPr="001C63CD" w:rsidRDefault="001C63CD" w:rsidP="00397F27"/>
    <w:sectPr w:rsidR="001C63CD" w:rsidRPr="001C63CD" w:rsidSect="00232CA9">
      <w:pgSz w:w="16838" w:h="11906" w:orient="landscape"/>
      <w:pgMar w:top="1034" w:right="1440" w:bottom="977"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Brummer" w:date="2026-03-02T10:46:00Z" w:initials="BB">
    <w:p w14:paraId="689949DA" w14:textId="77777777" w:rsidR="008E7B5A" w:rsidRDefault="008E7B5A" w:rsidP="00397F27">
      <w:r>
        <w:rPr>
          <w:rStyle w:val="CommentReference"/>
        </w:rPr>
        <w:annotationRef/>
      </w:r>
      <w:r>
        <w:t xml:space="preserve">title made a but more braod since data ources and case definitions may be braoder than HHP. </w:t>
      </w:r>
    </w:p>
  </w:comment>
  <w:comment w:id="3" w:author="Leslie London" w:date="2026-03-21T11:26:00Z" w:initials="LL">
    <w:p w14:paraId="19589FBA" w14:textId="77777777" w:rsidR="003D50FD" w:rsidRDefault="003D50FD" w:rsidP="003D50FD">
      <w:pPr>
        <w:pStyle w:val="CommentText"/>
      </w:pPr>
      <w:r>
        <w:rPr>
          <w:rStyle w:val="CommentReference"/>
        </w:rPr>
        <w:annotationRef/>
      </w:r>
      <w:r>
        <w:t>? Why not ‘infants’</w:t>
      </w:r>
    </w:p>
  </w:comment>
  <w:comment w:id="4" w:author="Cindy Stephen" w:date="2025-11-18T15:10:00Z" w:initials="Stephen">
    <w:p w14:paraId="67059E8A" w14:textId="77777777" w:rsidR="00F828D6" w:rsidRDefault="00F828D6" w:rsidP="00397F27">
      <w:pPr>
        <w:pStyle w:val="CommentText"/>
      </w:pPr>
      <w:r>
        <w:rPr>
          <w:rStyle w:val="CommentReference"/>
        </w:rPr>
        <w:annotationRef/>
      </w:r>
      <w:r>
        <w:t>LL: What is meant here?</w:t>
      </w:r>
    </w:p>
  </w:comment>
  <w:comment w:id="5" w:author="Cindy Stephen" w:date="2025-11-18T15:25:00Z" w:initials="Stephen">
    <w:p w14:paraId="5DA004F9" w14:textId="77777777" w:rsidR="00F828D6" w:rsidRDefault="00F828D6" w:rsidP="00397F27">
      <w:pPr>
        <w:pStyle w:val="CommentText"/>
      </w:pPr>
      <w:r>
        <w:rPr>
          <w:rStyle w:val="CommentReference"/>
        </w:rPr>
        <w:annotationRef/>
      </w:r>
      <w:r>
        <w:t>I assume 0-1 - 1-4 years, but if so, can we rather say 0-4 years?</w:t>
      </w:r>
    </w:p>
  </w:comment>
  <w:comment w:id="12" w:author="Leslie London" w:date="2026-03-20T18:34:00Z" w:initials="LL">
    <w:p w14:paraId="74D59B4B" w14:textId="77777777" w:rsidR="00490E7D" w:rsidRDefault="00490E7D" w:rsidP="00490E7D">
      <w:pPr>
        <w:pStyle w:val="CommentText"/>
      </w:pPr>
      <w:r>
        <w:rPr>
          <w:rStyle w:val="CommentReference"/>
        </w:rPr>
        <w:annotationRef/>
      </w:r>
      <w:r>
        <w:t>“previously” is an understatement. This paper is 25 years old. It is also not quite the right reference for critiquing the regulatory framework, since it focuses on surveillance only. The better reference for historical purposes is “</w:t>
      </w:r>
      <w:r>
        <w:rPr>
          <w:lang w:val="en-GB"/>
        </w:rPr>
        <w:t>London L, Rother HA. People, Pesticides and the Environment: Who bears the brunt of backward policy in South Africa? New Solutions, 2000; 10(4): 339-350.”</w:t>
      </w:r>
    </w:p>
    <w:p w14:paraId="41B39225" w14:textId="77777777" w:rsidR="00490E7D" w:rsidRDefault="00490E7D" w:rsidP="00490E7D">
      <w:pPr>
        <w:pStyle w:val="CommentText"/>
      </w:pPr>
      <w:r>
        <w:rPr>
          <w:lang w:val="en-GB"/>
        </w:rPr>
        <w:t>But that is also 26 years old!</w:t>
      </w:r>
    </w:p>
    <w:p w14:paraId="20FA5FB3" w14:textId="77777777" w:rsidR="00490E7D" w:rsidRDefault="00490E7D" w:rsidP="00490E7D">
      <w:pPr>
        <w:pStyle w:val="CommentText"/>
      </w:pPr>
    </w:p>
    <w:p w14:paraId="403609BA" w14:textId="77777777" w:rsidR="00490E7D" w:rsidRDefault="00490E7D" w:rsidP="00490E7D">
      <w:pPr>
        <w:pStyle w:val="CommentText"/>
      </w:pPr>
      <w:r>
        <w:rPr>
          <w:lang w:val="en-GB"/>
        </w:rPr>
        <w:t xml:space="preserve">A more recent critique is one following the Naledi poisonings. </w:t>
      </w:r>
    </w:p>
    <w:p w14:paraId="74200B25" w14:textId="77777777" w:rsidR="00490E7D" w:rsidRDefault="00490E7D" w:rsidP="00490E7D">
      <w:pPr>
        <w:pStyle w:val="CommentText"/>
      </w:pPr>
    </w:p>
    <w:p w14:paraId="0C587DD6" w14:textId="77777777" w:rsidR="00490E7D" w:rsidRDefault="00490E7D" w:rsidP="00490E7D">
      <w:pPr>
        <w:pStyle w:val="CommentText"/>
      </w:pPr>
      <w:r>
        <w:rPr>
          <w:lang w:val="en-GB"/>
        </w:rPr>
        <w:t xml:space="preserve">London L, Rother HA. </w:t>
      </w:r>
      <w:r>
        <w:rPr>
          <w:color w:val="1D1D1D"/>
          <w:highlight w:val="white"/>
          <w:lang w:val="en-GB"/>
        </w:rPr>
        <w:t>Government’s toxic malaise causes poisonings, not spaza shops. Mail and Guardian 7</w:t>
      </w:r>
      <w:r>
        <w:rPr>
          <w:color w:val="1D1D1D"/>
          <w:highlight w:val="white"/>
          <w:vertAlign w:val="superscript"/>
          <w:lang w:val="en-GB"/>
        </w:rPr>
        <w:t>th</w:t>
      </w:r>
      <w:r>
        <w:rPr>
          <w:color w:val="1D1D1D"/>
          <w:highlight w:val="white"/>
          <w:lang w:val="en-GB"/>
        </w:rPr>
        <w:t xml:space="preserve"> November 2024. Accessed 20</w:t>
      </w:r>
      <w:r>
        <w:rPr>
          <w:color w:val="1D1D1D"/>
          <w:highlight w:val="white"/>
          <w:vertAlign w:val="superscript"/>
          <w:lang w:val="en-GB"/>
        </w:rPr>
        <w:t>th</w:t>
      </w:r>
      <w:r>
        <w:rPr>
          <w:color w:val="1D1D1D"/>
          <w:highlight w:val="white"/>
          <w:lang w:val="en-GB"/>
        </w:rPr>
        <w:t xml:space="preserve"> March at</w:t>
      </w:r>
    </w:p>
    <w:p w14:paraId="39E023BB" w14:textId="77777777" w:rsidR="00490E7D" w:rsidRDefault="00490E7D" w:rsidP="00490E7D">
      <w:pPr>
        <w:pStyle w:val="CommentText"/>
      </w:pPr>
      <w:hyperlink r:id="rId1" w:history="1">
        <w:r w:rsidRPr="00D35210">
          <w:rPr>
            <w:rStyle w:val="Hyperlink"/>
            <w:lang w:val="en-GB"/>
          </w:rPr>
          <w:t>https://mg.co.za/thought-leader/2024-11-07-governments-toxic-malaise-causes-poisonings-not-spaza-shops/</w:t>
        </w:r>
      </w:hyperlink>
    </w:p>
    <w:p w14:paraId="66C77E1F" w14:textId="77777777" w:rsidR="00490E7D" w:rsidRDefault="00490E7D" w:rsidP="00490E7D">
      <w:pPr>
        <w:pStyle w:val="CommentText"/>
      </w:pPr>
    </w:p>
    <w:p w14:paraId="0E3E4627" w14:textId="77777777" w:rsidR="00490E7D" w:rsidRDefault="00490E7D" w:rsidP="00490E7D">
      <w:pPr>
        <w:pStyle w:val="CommentText"/>
      </w:pPr>
      <w:r>
        <w:rPr>
          <w:lang w:val="en-GB"/>
        </w:rPr>
        <w:t>You could rewrite this sentence as “</w:t>
      </w:r>
      <w:r>
        <w:t>Shortcomings in SA’s regulatory framework for pesticides have been consistently highlighted over the past three decades.”</w:t>
      </w:r>
    </w:p>
    <w:p w14:paraId="0616064F" w14:textId="77777777" w:rsidR="00490E7D" w:rsidRDefault="00490E7D" w:rsidP="00490E7D">
      <w:pPr>
        <w:pStyle w:val="CommentText"/>
      </w:pPr>
    </w:p>
    <w:p w14:paraId="15FCCAC3" w14:textId="77777777" w:rsidR="00490E7D" w:rsidRDefault="00490E7D" w:rsidP="00490E7D">
      <w:pPr>
        <w:pStyle w:val="CommentText"/>
      </w:pPr>
      <w:r>
        <w:t>And reference: London and Rother 2000 and 2024 above.</w:t>
      </w:r>
    </w:p>
    <w:p w14:paraId="1DFB47F3" w14:textId="77777777" w:rsidR="00490E7D" w:rsidRDefault="00490E7D" w:rsidP="00490E7D">
      <w:pPr>
        <w:pStyle w:val="CommentText"/>
      </w:pPr>
    </w:p>
    <w:p w14:paraId="4C03F617" w14:textId="77777777" w:rsidR="00490E7D" w:rsidRDefault="00490E7D" w:rsidP="00490E7D">
      <w:pPr>
        <w:pStyle w:val="CommentText"/>
      </w:pPr>
      <w:r>
        <w:t xml:space="preserve">If you want, you can add Human L.  </w:t>
      </w:r>
      <w:r>
        <w:rPr>
          <w:b/>
          <w:bCs/>
          <w:color w:val="333333"/>
          <w:highlight w:val="white"/>
        </w:rPr>
        <w:t>Are South Africa’s pesticide rules outdated? Groundup 4</w:t>
      </w:r>
      <w:r>
        <w:rPr>
          <w:b/>
          <w:bCs/>
          <w:color w:val="333333"/>
          <w:highlight w:val="white"/>
          <w:vertAlign w:val="superscript"/>
        </w:rPr>
        <w:t>th</w:t>
      </w:r>
      <w:r>
        <w:rPr>
          <w:b/>
          <w:bCs/>
          <w:color w:val="333333"/>
          <w:highlight w:val="white"/>
        </w:rPr>
        <w:t xml:space="preserve"> July 2022. Accessed 20</w:t>
      </w:r>
      <w:r>
        <w:rPr>
          <w:b/>
          <w:bCs/>
          <w:color w:val="333333"/>
          <w:highlight w:val="white"/>
          <w:vertAlign w:val="superscript"/>
        </w:rPr>
        <w:t>th</w:t>
      </w:r>
      <w:r>
        <w:rPr>
          <w:b/>
          <w:bCs/>
          <w:color w:val="333333"/>
          <w:highlight w:val="white"/>
        </w:rPr>
        <w:t xml:space="preserve"> March at </w:t>
      </w:r>
      <w:hyperlink r:id="rId2" w:history="1">
        <w:r w:rsidRPr="00D35210">
          <w:rPr>
            <w:rStyle w:val="Hyperlink"/>
            <w:b/>
            <w:bCs/>
            <w:highlight w:val="white"/>
          </w:rPr>
          <w:t>https://groundup.org.za/article/outdated-pesticide-regulations-a-danger-to-public-health-say-civil-society-organisations/</w:t>
        </w:r>
      </w:hyperlink>
    </w:p>
    <w:p w14:paraId="2D0E7ED8" w14:textId="77777777" w:rsidR="00490E7D" w:rsidRDefault="00490E7D" w:rsidP="00490E7D">
      <w:pPr>
        <w:pStyle w:val="CommentText"/>
      </w:pPr>
      <w:r>
        <w:t xml:space="preserve"> </w:t>
      </w:r>
    </w:p>
  </w:comment>
  <w:comment w:id="14" w:author="Leslie London" w:date="2026-03-20T18:37:00Z" w:initials="LL">
    <w:p w14:paraId="0BFDF1B6" w14:textId="77777777" w:rsidR="00AC6EAF" w:rsidRDefault="00490E7D" w:rsidP="00AC6EAF">
      <w:pPr>
        <w:pStyle w:val="CommentText"/>
      </w:pPr>
      <w:r>
        <w:rPr>
          <w:rStyle w:val="CommentReference"/>
        </w:rPr>
        <w:annotationRef/>
      </w:r>
      <w:r w:rsidR="00AC6EAF">
        <w:t>Technically, FCL data can be used for age and gender breakdown but only by manual entry of data requested and received from each provincial FPS. That is enormously cumbersome. It’s what the MAC is currently having to rely on!</w:t>
      </w:r>
    </w:p>
  </w:comment>
  <w:comment w:id="15" w:author="Leslie London" w:date="2026-03-21T08:36:00Z" w:initials="LL">
    <w:p w14:paraId="3BF4B750" w14:textId="064F741E" w:rsidR="00AC6EAF" w:rsidRDefault="00AC6EAF" w:rsidP="00AC6EAF">
      <w:pPr>
        <w:pStyle w:val="CommentText"/>
      </w:pPr>
      <w:r>
        <w:rPr>
          <w:rStyle w:val="CommentReference"/>
        </w:rPr>
        <w:annotationRef/>
      </w:r>
      <w:r>
        <w:t>A reviewer might ask why we ignored fatal poisonings. That’s a bit of  rabbit hole discussion but we should anticipate perhaps by saying that there is an “urgent need to better understand the epidemiology of pesticide poisonings so as to recommend public health actions …”</w:t>
      </w:r>
    </w:p>
    <w:p w14:paraId="36295161" w14:textId="77777777" w:rsidR="00AC6EAF" w:rsidRDefault="00AC6EAF" w:rsidP="00AC6EAF">
      <w:pPr>
        <w:pStyle w:val="CommentText"/>
      </w:pPr>
      <w:r>
        <w:t>Then add:</w:t>
      </w:r>
    </w:p>
    <w:p w14:paraId="6A23BD7E" w14:textId="77777777" w:rsidR="00AC6EAF" w:rsidRDefault="00AC6EAF" w:rsidP="00AC6EAF">
      <w:pPr>
        <w:pStyle w:val="CommentText"/>
      </w:pPr>
      <w:r>
        <w:t>“This paper focuses on non-fatal pesticide poisonings because …” and we provide a reason. In my view, the reason is simply that these three non-fatal poisoning sources are relatively easily available routine data sources, whereas currently, mortality data is either so long in the making (StatsSA) that it is useless for public health action or has to be manually extracted from FCL sources or is not readily available because SAPS tightly controls their data for legal reasons.</w:t>
      </w:r>
    </w:p>
    <w:p w14:paraId="78298102" w14:textId="77777777" w:rsidR="00AC6EAF" w:rsidRDefault="00AC6EAF" w:rsidP="00AC6EAF">
      <w:pPr>
        <w:pStyle w:val="CommentText"/>
      </w:pPr>
    </w:p>
    <w:p w14:paraId="76BC898D" w14:textId="77777777" w:rsidR="00AC6EAF" w:rsidRDefault="00AC6EAF" w:rsidP="00AC6EAF">
      <w:pPr>
        <w:pStyle w:val="CommentText"/>
      </w:pPr>
      <w:r>
        <w:t>I think in our discussion we can point out this lack of access to mortality data as a limitation in describing the epidemiology of pesticide poisoning and therefore call for better mortality surveillance to complement routine data from non-fatal poisoning sources.</w:t>
      </w:r>
    </w:p>
  </w:comment>
  <w:comment w:id="16" w:author="Leslie London" w:date="2026-03-21T08:47:00Z" w:initials="LL">
    <w:p w14:paraId="546B6942" w14:textId="77777777" w:rsidR="00B80528" w:rsidRDefault="00DD2895" w:rsidP="00B80528">
      <w:pPr>
        <w:pStyle w:val="CommentText"/>
      </w:pPr>
      <w:r>
        <w:rPr>
          <w:rStyle w:val="CommentReference"/>
        </w:rPr>
        <w:annotationRef/>
      </w:r>
      <w:r w:rsidR="00B80528">
        <w:t>Two references we might want to use.</w:t>
      </w:r>
    </w:p>
    <w:p w14:paraId="37B1FE9D" w14:textId="77777777" w:rsidR="00B80528" w:rsidRDefault="00B80528" w:rsidP="00B80528">
      <w:pPr>
        <w:pStyle w:val="CommentText"/>
      </w:pPr>
    </w:p>
    <w:p w14:paraId="4281AD9E" w14:textId="77777777" w:rsidR="00B80528" w:rsidRDefault="00B80528" w:rsidP="00B80528">
      <w:pPr>
        <w:pStyle w:val="CommentText"/>
        <w:numPr>
          <w:ilvl w:val="0"/>
          <w:numId w:val="21"/>
        </w:numPr>
      </w:pPr>
      <w:r>
        <w:rPr>
          <w:color w:val="1B1B1B"/>
          <w:highlight w:val="white"/>
        </w:rPr>
        <w:t>Mremi IR, George J, Rumisha SF, Sindato C, Kimera SI, Mboera LEG. Twenty years of integrated disease surveillance and response in Sub-Saharan Africa: challenges and opportunities for effective management of infectious disease epidemics. One Health Outlook. 2021 Nov 9;3(1):22. doi: 10.1186/s42522-021-00052-9. PMID: 34749835; PMCID: PMC8575546.</w:t>
      </w:r>
      <w:r>
        <w:t xml:space="preserve"> URL: </w:t>
      </w:r>
      <w:hyperlink r:id="rId3" w:history="1">
        <w:r w:rsidRPr="00B253FF">
          <w:rPr>
            <w:rStyle w:val="Hyperlink"/>
          </w:rPr>
          <w:t>https://pmc.ncbi.nlm.nih.gov/articles/PMC8575546/</w:t>
        </w:r>
      </w:hyperlink>
      <w:r>
        <w:br/>
      </w:r>
      <w:r>
        <w:br/>
        <w:t xml:space="preserve">This paper argues that in Sub-Saharan Africa, health systems should adopt surveillance that is </w:t>
      </w:r>
      <w:r>
        <w:rPr>
          <w:color w:val="1B1B1B"/>
          <w:highlight w:val="white"/>
        </w:rPr>
        <w:t xml:space="preserve"> multi-sectoral, multi-disease and multi-indicator platforms that integrate multiple sources of health information to provide support to effective detection and prompt response to public health threats</w:t>
      </w:r>
      <w:r>
        <w:t xml:space="preserve"> …</w:t>
      </w:r>
      <w:r>
        <w:br/>
      </w:r>
      <w:r>
        <w:br/>
        <w:t xml:space="preserve">So, there is an African paper saying we should pursue surveillance using multiple data sources. </w:t>
      </w:r>
      <w:r>
        <w:br/>
      </w:r>
    </w:p>
    <w:p w14:paraId="2FDE78BE" w14:textId="77777777" w:rsidR="00B80528" w:rsidRDefault="00B80528" w:rsidP="00B80528">
      <w:pPr>
        <w:pStyle w:val="CommentText"/>
        <w:numPr>
          <w:ilvl w:val="0"/>
          <w:numId w:val="21"/>
        </w:numPr>
      </w:pPr>
      <w:r>
        <w:t>Kehoe and colleagues published a paper which showed the value of using multiple sources for estimating childhood deaths from infectious diseases in children admitted to hospitals in the western cape. They concluded with a call for “</w:t>
      </w:r>
      <w:r>
        <w:rPr>
          <w:color w:val="1B1B1B"/>
          <w:highlight w:val="white"/>
        </w:rPr>
        <w:t>integrating data sources to ensure the most accurate assessment of child deaths.”</w:t>
      </w:r>
      <w:r>
        <w:br/>
      </w:r>
      <w:r>
        <w:br/>
        <w:t>This is a study of mortality not morbidity but it is a South African study and it argues the value of analysing multiple data sources for the same reason we do.</w:t>
      </w:r>
      <w:r>
        <w:br/>
      </w:r>
      <w:r>
        <w:br/>
      </w:r>
      <w:r>
        <w:rPr>
          <w:color w:val="1B1B1B"/>
          <w:highlight w:val="white"/>
        </w:rPr>
        <w:t>Kehoe K, Morden E, Jacobs T, Zinyakatira N, Smith M, Heekes A, Murray J, le Roux DM, Wessels T, Richards M, Eley B, Jones HE, Redaniel MT, Davies MA. Comparison of paediatric infectious disease deaths in public sector health facilities using different data sources in the Western Cape, South Africa (2007-2021). BMC Infect Dis. 2023 Feb 22;23(1):104. doi: 10.1186/s12879-023-08012-6. PMID: 36814192; PMCID: PMC9945739.</w:t>
      </w:r>
      <w:r>
        <w:t xml:space="preserve"> </w:t>
      </w:r>
      <w:r>
        <w:br/>
        <w:t xml:space="preserve">At </w:t>
      </w:r>
      <w:hyperlink r:id="rId4" w:history="1">
        <w:r w:rsidRPr="00B253FF">
          <w:rPr>
            <w:rStyle w:val="Hyperlink"/>
          </w:rPr>
          <w:t>https://pmc.ncbi.nlm.nih.gov/articles/PMC9945739/</w:t>
        </w:r>
      </w:hyperlink>
    </w:p>
  </w:comment>
  <w:comment w:id="18" w:author="Leslie London" w:date="2026-03-21T09:15:00Z" w:initials="LL">
    <w:p w14:paraId="17333C0C" w14:textId="77777777" w:rsidR="00054711" w:rsidRDefault="0009024B" w:rsidP="00054711">
      <w:pPr>
        <w:pStyle w:val="CommentText"/>
      </w:pPr>
      <w:r>
        <w:rPr>
          <w:rStyle w:val="CommentReference"/>
        </w:rPr>
        <w:annotationRef/>
      </w:r>
      <w:r w:rsidR="00054711">
        <w:t>Strictly speaking, we are not describing the ‘data sources’ but the types of cases. So, we should explain here what a Poison Information Helpline is and what the source for BChE is the NHLS. For an unfamiliar reader, and particularly a non-South African reader, we should probably provide some explanation.</w:t>
      </w:r>
    </w:p>
    <w:p w14:paraId="23936623" w14:textId="77777777" w:rsidR="00054711" w:rsidRDefault="00054711" w:rsidP="00054711">
      <w:pPr>
        <w:pStyle w:val="CommentText"/>
      </w:pPr>
    </w:p>
    <w:p w14:paraId="0EA9E71B" w14:textId="77777777" w:rsidR="00054711" w:rsidRDefault="00054711" w:rsidP="00054711">
      <w:pPr>
        <w:pStyle w:val="CommentText"/>
      </w:pPr>
      <w:r>
        <w:t>So if we can manage the word count, I would suggest editing as included here.</w:t>
      </w:r>
      <w:r>
        <w:br/>
      </w:r>
      <w:r>
        <w:br/>
      </w:r>
    </w:p>
  </w:comment>
  <w:comment w:id="41" w:author="Leslie London" w:date="2026-03-21T09:43:00Z" w:initials="LL">
    <w:p w14:paraId="2A232228" w14:textId="77777777" w:rsidR="00DE0C72" w:rsidRDefault="00DE0C72" w:rsidP="00DE0C72">
      <w:pPr>
        <w:pStyle w:val="CommentText"/>
      </w:pPr>
      <w:r>
        <w:rPr>
          <w:rStyle w:val="CommentReference"/>
        </w:rPr>
        <w:annotationRef/>
      </w:r>
      <w:r>
        <w:t>We reported Age-Standardised rates only for NMC and for BChE but not for PIH cases, correct? If so, we should point that out here and say why we did not report rates for PIH cases. Presumably, the nature of PIH calls is very opportunistic (who calls in) and cannot be reprsetnative of any population base. However, we used PIH data to assess temporal trends  and circumstances of poisoning</w:t>
      </w:r>
    </w:p>
  </w:comment>
  <w:comment w:id="52" w:author="Susan Nzenze" w:date="2025-10-30T14:11:00Z" w:initials="SN">
    <w:p w14:paraId="3E06F0F3" w14:textId="42695F04" w:rsidR="00A61B08" w:rsidRDefault="00A61B08" w:rsidP="00397F27">
      <w:pPr>
        <w:pStyle w:val="CommentText"/>
      </w:pPr>
      <w:r>
        <w:rPr>
          <w:rStyle w:val="CommentReference"/>
        </w:rPr>
        <w:annotationRef/>
      </w:r>
      <w:r>
        <w:t xml:space="preserve">Do we have data on outcomes? Hospitalised? Dead/Alive. </w:t>
      </w:r>
    </w:p>
  </w:comment>
  <w:comment w:id="53" w:author="Brian Brummer" w:date="2025-11-19T10:09:00Z" w:initials="BB">
    <w:p w14:paraId="664FAF4E" w14:textId="77777777" w:rsidR="00C20E99" w:rsidRDefault="00C20E99" w:rsidP="00397F27">
      <w:r>
        <w:rPr>
          <w:rStyle w:val="CommentReference"/>
        </w:rPr>
        <w:annotationRef/>
      </w:r>
      <w:r>
        <w:t>On NMC only.</w:t>
      </w:r>
    </w:p>
  </w:comment>
  <w:comment w:id="54" w:author="Leslie London" w:date="2026-03-21T09:30:00Z" w:initials="LL">
    <w:p w14:paraId="7D1A489A" w14:textId="77777777" w:rsidR="00470E96" w:rsidRDefault="00470E96" w:rsidP="00470E96">
      <w:pPr>
        <w:pStyle w:val="CommentText"/>
      </w:pPr>
      <w:r>
        <w:rPr>
          <w:rStyle w:val="CommentReference"/>
        </w:rPr>
        <w:annotationRef/>
      </w:r>
      <w:r>
        <w:t>Meaning no statistically significant difference by sex?</w:t>
      </w:r>
    </w:p>
  </w:comment>
  <w:comment w:id="56" w:author="Leslie London" w:date="2026-03-21T09:34:00Z" w:initials="LL">
    <w:p w14:paraId="6DC84086" w14:textId="77777777" w:rsidR="00470E96" w:rsidRDefault="00470E96" w:rsidP="00470E96">
      <w:pPr>
        <w:pStyle w:val="CommentText"/>
      </w:pPr>
      <w:r>
        <w:rPr>
          <w:rStyle w:val="CommentReference"/>
        </w:rPr>
        <w:annotationRef/>
      </w:r>
      <w:r>
        <w:t>The data we were given at the MAC was that ~7000 results over a period of 5 years indicated severe cholinesterase depression. It would be good to give absolute numbers as we have done for NMC</w:t>
      </w:r>
    </w:p>
  </w:comment>
  <w:comment w:id="58" w:author="Leslie London" w:date="2026-03-21T09:38:00Z" w:initials="LL">
    <w:p w14:paraId="3A4EBFE5" w14:textId="77777777" w:rsidR="00DE0C72" w:rsidRDefault="00DE0C72" w:rsidP="00DE0C72">
      <w:pPr>
        <w:pStyle w:val="CommentText"/>
      </w:pPr>
      <w:r>
        <w:rPr>
          <w:rStyle w:val="CommentReference"/>
        </w:rPr>
        <w:annotationRef/>
      </w:r>
      <w:r>
        <w:t>These rates puzzle me a bit.</w:t>
      </w:r>
    </w:p>
    <w:p w14:paraId="7A2481BD" w14:textId="77777777" w:rsidR="00DE0C72" w:rsidRDefault="00DE0C72" w:rsidP="00DE0C72">
      <w:pPr>
        <w:pStyle w:val="CommentText"/>
      </w:pPr>
    </w:p>
    <w:p w14:paraId="65922FC9" w14:textId="77777777" w:rsidR="00DE0C72" w:rsidRDefault="00DE0C72" w:rsidP="00DE0C72">
      <w:pPr>
        <w:pStyle w:val="CommentText"/>
      </w:pPr>
      <w:r>
        <w:t>Based on NMC data, overall rates about 10 per 100 000.</w:t>
      </w:r>
    </w:p>
    <w:p w14:paraId="3440233D" w14:textId="77777777" w:rsidR="00DE0C72" w:rsidRDefault="00DE0C72" w:rsidP="00DE0C72">
      <w:pPr>
        <w:pStyle w:val="CommentText"/>
      </w:pPr>
      <w:r>
        <w:t xml:space="preserve">The number of BChE cases are approx double the NMC cases. </w:t>
      </w:r>
    </w:p>
    <w:p w14:paraId="1B94A03F" w14:textId="77777777" w:rsidR="00DE0C72" w:rsidRDefault="00DE0C72" w:rsidP="00DE0C72">
      <w:pPr>
        <w:pStyle w:val="CommentText"/>
      </w:pPr>
      <w:r>
        <w:t>So, on average, one might expect BChE case rates to range from less that 10 to higher than 20 with an average around 20 per 100 000, even with variation by age and gender stratum.</w:t>
      </w:r>
    </w:p>
    <w:p w14:paraId="2FD4567F" w14:textId="77777777" w:rsidR="00DE0C72" w:rsidRDefault="00DE0C72" w:rsidP="00DE0C72">
      <w:pPr>
        <w:pStyle w:val="CommentText"/>
      </w:pPr>
    </w:p>
    <w:p w14:paraId="0007162A" w14:textId="77777777" w:rsidR="00DE0C72" w:rsidRDefault="00DE0C72" w:rsidP="00DE0C72">
      <w:pPr>
        <w:pStyle w:val="CommentText"/>
      </w:pPr>
      <w:r>
        <w:t>But here the highest BChE rate is 20 times lower than the NMC rate, when the number of BChE cases are double the NMC cases.</w:t>
      </w:r>
    </w:p>
    <w:p w14:paraId="2AE9FC6F" w14:textId="77777777" w:rsidR="00DE0C72" w:rsidRDefault="00DE0C72" w:rsidP="00DE0C72">
      <w:pPr>
        <w:pStyle w:val="CommentText"/>
      </w:pPr>
    </w:p>
    <w:p w14:paraId="11B6A507" w14:textId="77777777" w:rsidR="00DE0C72" w:rsidRDefault="00DE0C72" w:rsidP="00DE0C72">
      <w:pPr>
        <w:pStyle w:val="CommentText"/>
      </w:pPr>
      <w:r>
        <w:t>Am I missing something here? Is there an error in the calculation of one or more?</w:t>
      </w:r>
    </w:p>
  </w:comment>
  <w:comment w:id="61" w:author="Leslie London" w:date="2026-03-21T09:50:00Z" w:initials="LL">
    <w:p w14:paraId="0FBB0F91" w14:textId="77777777" w:rsidR="003359A5" w:rsidRDefault="003359A5" w:rsidP="003359A5">
      <w:pPr>
        <w:pStyle w:val="CommentText"/>
      </w:pPr>
      <w:r>
        <w:rPr>
          <w:rStyle w:val="CommentReference"/>
        </w:rPr>
        <w:annotationRef/>
      </w:r>
      <w:r>
        <w:t>Can we cite totals</w:t>
      </w:r>
    </w:p>
  </w:comment>
  <w:comment w:id="100" w:author="Leslie London" w:date="2026-03-21T09:53:00Z" w:initials="LL">
    <w:p w14:paraId="75FC60F0" w14:textId="77777777" w:rsidR="003359A5" w:rsidRDefault="003359A5" w:rsidP="003359A5">
      <w:pPr>
        <w:pStyle w:val="CommentText"/>
      </w:pPr>
      <w:r>
        <w:rPr>
          <w:rStyle w:val="CommentReference"/>
        </w:rPr>
        <w:annotationRef/>
      </w:r>
      <w:r>
        <w:t>We don’t present data on the agent in the manuscript. All we have seen is pesticide poisoning. If we have it, it would be good to add.</w:t>
      </w:r>
    </w:p>
  </w:comment>
  <w:comment w:id="106" w:author="Leslie London" w:date="2026-03-21T09:55:00Z" w:initials="LL">
    <w:p w14:paraId="7D637BDF" w14:textId="77777777" w:rsidR="003359A5" w:rsidRDefault="003359A5" w:rsidP="003359A5">
      <w:pPr>
        <w:pStyle w:val="CommentText"/>
      </w:pPr>
      <w:r>
        <w:rPr>
          <w:rStyle w:val="CommentReference"/>
        </w:rPr>
        <w:annotationRef/>
      </w:r>
      <w:r>
        <w:t xml:space="preserve">I would leave out mention of CRVS since our data sources are not mortality sources and this gets messy. </w:t>
      </w:r>
    </w:p>
  </w:comment>
  <w:comment w:id="124" w:author="Leslie London" w:date="2026-03-21T10:24:00Z" w:initials="LL">
    <w:p w14:paraId="250C4A2E" w14:textId="77777777" w:rsidR="00E2565A" w:rsidRDefault="00C340E3" w:rsidP="00E2565A">
      <w:pPr>
        <w:pStyle w:val="CommentText"/>
      </w:pPr>
      <w:r>
        <w:rPr>
          <w:rStyle w:val="CommentReference"/>
        </w:rPr>
        <w:annotationRef/>
      </w:r>
      <w:r w:rsidR="00E2565A">
        <w:t>Could add other previous research:</w:t>
      </w:r>
      <w:r w:rsidR="00E2565A">
        <w:br/>
      </w:r>
      <w:r w:rsidR="00E2565A">
        <w:br/>
        <w:t xml:space="preserve">1.  </w:t>
      </w:r>
      <w:r w:rsidR="00E2565A">
        <w:rPr>
          <w:color w:val="212121"/>
          <w:highlight w:val="white"/>
        </w:rPr>
        <w:t>Swartz A, Levine S, Rother HA, Langerman F. Toxic layering through three disciplinary lenses: childhood poisoning and street pesticide use in Cape Town, South Africa. Med Humanit. 2018 Dec;44(4):247-252. doi: 10.1136/medhum-2018-011488. Epub 2018 Oct 20. PMID: 30343284.</w:t>
      </w:r>
      <w:r w:rsidR="00E2565A">
        <w:t xml:space="preserve"> </w:t>
      </w:r>
    </w:p>
    <w:p w14:paraId="63869DC7" w14:textId="77777777" w:rsidR="00E2565A" w:rsidRDefault="00E2565A" w:rsidP="00E2565A">
      <w:pPr>
        <w:pStyle w:val="CommentText"/>
      </w:pPr>
    </w:p>
    <w:p w14:paraId="3E5FB7AE" w14:textId="77777777" w:rsidR="00E2565A" w:rsidRDefault="00E2565A" w:rsidP="00E2565A">
      <w:pPr>
        <w:pStyle w:val="CommentText"/>
      </w:pPr>
      <w:r>
        <w:t xml:space="preserve">This paper investigated </w:t>
      </w:r>
      <w:r>
        <w:rPr>
          <w:color w:val="212121"/>
          <w:highlight w:val="white"/>
        </w:rPr>
        <w:t>the causal relationship between child poisoning episodes and the household use of illegal street pesticides, using interdisciplinary approaches</w:t>
      </w:r>
      <w:r>
        <w:t xml:space="preserve"> </w:t>
      </w:r>
    </w:p>
    <w:p w14:paraId="791666A0" w14:textId="77777777" w:rsidR="00E2565A" w:rsidRDefault="00E2565A" w:rsidP="00E2565A">
      <w:pPr>
        <w:pStyle w:val="CommentText"/>
      </w:pPr>
    </w:p>
    <w:p w14:paraId="6B6BEED9" w14:textId="77777777" w:rsidR="00E2565A" w:rsidRDefault="00E2565A" w:rsidP="00E2565A">
      <w:pPr>
        <w:pStyle w:val="CommentText"/>
      </w:pPr>
      <w:r>
        <w:t xml:space="preserve">2. There is an old SAMJ paper by Dippenaar and Diederichs on which I was asked to write an Editorial. I commented as such: </w:t>
      </w:r>
      <w:r>
        <w:br/>
      </w:r>
      <w:r>
        <w:br/>
        <w:t>Dippenaar and Diedericks highlight the problem of childhood pesticide poisoning by documenting the steady stream of children admitted to hospitals in a rural region of one province of South Africa. The authors identify the main circumstances as accidental ingestion of organophosphates (OPs), either as residues on unwashed fruit or from poorly marked storage containers, or from dermal and respiratory absorption following OP application for pest control in and around homes, and cite a seasonal and geographical clustering of cases that corresponds with temporal and geographical patterns of high use of OPs in agriculture.</w:t>
      </w:r>
      <w:r>
        <w:br/>
      </w:r>
      <w:r>
        <w:br/>
        <w:t xml:space="preserve">The Dippenaar and Diederick paper is </w:t>
      </w:r>
      <w:r>
        <w:br/>
      </w:r>
      <w:r>
        <w:br/>
      </w:r>
      <w:r>
        <w:rPr>
          <w:color w:val="212121"/>
          <w:highlight w:val="white"/>
        </w:rPr>
        <w:t>Dippenaar R, Diedericks RJ. Paediatric organophosphate poisoning--a rural hospital experience. S Afr Med J. 2005 Sep;95(9):678-81. PMID: 16327926.</w:t>
      </w:r>
      <w:r>
        <w:t xml:space="preserve"> </w:t>
      </w:r>
    </w:p>
    <w:p w14:paraId="26B6FC3C" w14:textId="77777777" w:rsidR="00E2565A" w:rsidRDefault="00E2565A" w:rsidP="00E2565A">
      <w:pPr>
        <w:pStyle w:val="CommentText"/>
      </w:pPr>
    </w:p>
    <w:p w14:paraId="54F757F2" w14:textId="77777777" w:rsidR="00E2565A" w:rsidRDefault="00E2565A" w:rsidP="00E2565A">
      <w:pPr>
        <w:pStyle w:val="CommentText"/>
      </w:pPr>
      <w:r>
        <w:t xml:space="preserve">3. The Editorial also refers to domestic pest control accidents and other environmental exposures. It also discusses the routes of childhood exposure. </w:t>
      </w:r>
    </w:p>
    <w:p w14:paraId="2FF5CA10" w14:textId="77777777" w:rsidR="00E2565A" w:rsidRDefault="00E2565A" w:rsidP="00E2565A">
      <w:pPr>
        <w:pStyle w:val="CommentText"/>
      </w:pPr>
      <w:r>
        <w:rPr>
          <w:lang w:val="en-GB"/>
        </w:rPr>
        <w:t>London L. Childhood Pesticide Poisoning – A clarion call for action on children’s vulnerability. S Afr Med J 2005; 95(9): 673-674</w:t>
      </w:r>
    </w:p>
    <w:p w14:paraId="2E65F58B" w14:textId="77777777" w:rsidR="00E2565A" w:rsidRDefault="00E2565A" w:rsidP="00E2565A">
      <w:pPr>
        <w:pStyle w:val="CommentText"/>
      </w:pPr>
      <w:r>
        <w:t xml:space="preserve">At </w:t>
      </w:r>
      <w:hyperlink r:id="rId5" w:history="1">
        <w:r w:rsidRPr="00F83619">
          <w:rPr>
            <w:rStyle w:val="Hyperlink"/>
          </w:rPr>
          <w:t>https://journals.co.za/doi/pdf/10.10520/EJC68556</w:t>
        </w:r>
      </w:hyperlink>
      <w:r>
        <w:t xml:space="preserve"> </w:t>
      </w:r>
    </w:p>
  </w:comment>
  <w:comment w:id="132" w:author="Susan Nzenze" w:date="2025-10-30T14:13:00Z" w:initials="SN">
    <w:p w14:paraId="6C72C4E1" w14:textId="3A1EDA9B" w:rsidR="00A61B08" w:rsidRDefault="00A61B08" w:rsidP="00397F27">
      <w:pPr>
        <w:pStyle w:val="CommentText"/>
      </w:pPr>
      <w:r>
        <w:rPr>
          <w:rStyle w:val="CommentReference"/>
        </w:rPr>
        <w:annotationRef/>
      </w:r>
      <w:r>
        <w:t>Can it also be due to decreases access to poisons dude to restricted movement?</w:t>
      </w:r>
    </w:p>
  </w:comment>
  <w:comment w:id="133" w:author="Brian Brummer" w:date="2025-11-19T10:08:00Z" w:initials="BB">
    <w:p w14:paraId="7E81BD1E" w14:textId="77777777" w:rsidR="00C20E99" w:rsidRDefault="00C20E99" w:rsidP="00397F27">
      <w:r>
        <w:rPr>
          <w:rStyle w:val="CommentReference"/>
        </w:rPr>
        <w:annotationRef/>
      </w:r>
      <w:r>
        <w:t xml:space="preserve">Perhaps, but not reflected in other data sources. </w:t>
      </w:r>
    </w:p>
  </w:comment>
  <w:comment w:id="134" w:author="Leslie London" w:date="2026-03-21T10:56:00Z" w:initials="LL">
    <w:p w14:paraId="3691AE67" w14:textId="77777777" w:rsidR="00F01E0A" w:rsidRDefault="00F01E0A" w:rsidP="00F01E0A">
      <w:pPr>
        <w:pStyle w:val="CommentText"/>
      </w:pPr>
      <w:r>
        <w:rPr>
          <w:rStyle w:val="CommentReference"/>
        </w:rPr>
        <w:annotationRef/>
      </w:r>
      <w:r>
        <w:t>Anecdotally, one farm manager told me that during lockdown, farmers could not get the pesticide rep to their farms and he was panicking because his farming was so dependent on what pesticide to use. So, forced by circumstances, he went on to the internet to see what he could do without pesticides and discovered what is called regenerative farming, where the most important element is the health of the soil. Applying pesticides is sometimes needed but generally too much pesticide damages soil health and if the soil is healthy your yield is better. He told us that he felt ‘liberated’ by the discovery and the practice of regenerative farming. He was no longer a slave to the ‘gifsmous’. It’s a wonderful story that never gets out there because the pesticide industry will not allow it. Regenerative farming is not compatible with high input high output commercial farming. You will still make a profit but you accept certain degree of crop loss.</w:t>
      </w:r>
    </w:p>
    <w:p w14:paraId="0DDC6988" w14:textId="77777777" w:rsidR="00F01E0A" w:rsidRDefault="00F01E0A" w:rsidP="00F01E0A">
      <w:pPr>
        <w:pStyle w:val="CommentText"/>
      </w:pPr>
    </w:p>
    <w:p w14:paraId="48469C7C" w14:textId="77777777" w:rsidR="00F01E0A" w:rsidRDefault="00F01E0A" w:rsidP="00F01E0A">
      <w:pPr>
        <w:pStyle w:val="CommentText"/>
      </w:pPr>
      <w:r>
        <w:t>So, I agree that COVID may have reduced workplace application in farming areas.</w:t>
      </w:r>
      <w:r>
        <w:br/>
      </w:r>
      <w:r>
        <w:br/>
        <w:t>But for urban areas, stocks were still available so, I don’t think COVID had a great impact</w:t>
      </w:r>
    </w:p>
  </w:comment>
  <w:comment w:id="136" w:author="Leslie London" w:date="2026-03-21T11:30:00Z" w:initials="LL">
    <w:p w14:paraId="7BA84BD2" w14:textId="77777777" w:rsidR="00156BA5" w:rsidRDefault="00156BA5" w:rsidP="00156BA5">
      <w:pPr>
        <w:pStyle w:val="CommentText"/>
      </w:pPr>
      <w:r>
        <w:rPr>
          <w:rStyle w:val="CommentReference"/>
        </w:rPr>
        <w:annotationRef/>
      </w:r>
      <w:r>
        <w:t>It’s quite striking so we do need a comment on the seasonal varaible. Cindy may disagree with my suggestion if most of the PIH calls are not rural.</w:t>
      </w:r>
    </w:p>
    <w:p w14:paraId="037F71B9" w14:textId="77777777" w:rsidR="00156BA5" w:rsidRDefault="00156BA5" w:rsidP="00156BA5">
      <w:pPr>
        <w:pStyle w:val="CommentText"/>
      </w:pPr>
      <w:r>
        <w:t>Otherwise, what would cause a spike in Sept to November? Learners anxiety over exam spiking parasuicide/suicide attempts?</w:t>
      </w:r>
    </w:p>
  </w:comment>
  <w:comment w:id="143" w:author="Leslie London" w:date="2026-03-21T11:00:00Z" w:initials="LL">
    <w:p w14:paraId="3DC53281" w14:textId="77777777" w:rsidR="00F01E0A" w:rsidRDefault="00F01E0A" w:rsidP="00F01E0A">
      <w:pPr>
        <w:pStyle w:val="CommentText"/>
      </w:pPr>
      <w:r>
        <w:rPr>
          <w:rStyle w:val="CommentReference"/>
        </w:rPr>
        <w:annotationRef/>
      </w:r>
      <w:r>
        <w:t xml:space="preserve">What is meant by biological? </w:t>
      </w:r>
    </w:p>
    <w:p w14:paraId="512F46A5" w14:textId="77777777" w:rsidR="00F01E0A" w:rsidRDefault="00F01E0A" w:rsidP="00F01E0A">
      <w:pPr>
        <w:pStyle w:val="CommentText"/>
      </w:pPr>
    </w:p>
    <w:p w14:paraId="40A22FA6" w14:textId="77777777" w:rsidR="00F01E0A" w:rsidRDefault="00F01E0A" w:rsidP="00F01E0A">
      <w:pPr>
        <w:pStyle w:val="CommentText"/>
      </w:pPr>
      <w:r>
        <w:t>Maybe just ‘differences in clinical presentations’</w:t>
      </w:r>
    </w:p>
  </w:comment>
  <w:comment w:id="153" w:author="Leslie London" w:date="2026-03-21T11:09:00Z" w:initials="LL">
    <w:p w14:paraId="24012AB5" w14:textId="77777777" w:rsidR="00C551F8" w:rsidRDefault="00C551F8" w:rsidP="00C551F8">
      <w:pPr>
        <w:pStyle w:val="CommentText"/>
      </w:pPr>
      <w:r>
        <w:rPr>
          <w:rStyle w:val="CommentReference"/>
        </w:rPr>
        <w:annotationRef/>
      </w:r>
      <w:r>
        <w:t xml:space="preserve">Better reference here is (more or less same authors) is </w:t>
      </w:r>
      <w:r>
        <w:rPr>
          <w:highlight w:val="white"/>
        </w:rPr>
        <w:t>Prinsloo M, Roomaney RA, Neethling I, Basera NW, Groenewald P, Matzopoulos R, et al. Tracking poison ingestion deaths for South Africa: The need for access to timely reliable data. S Afr Med J [Internet]. 2025 Jun. 3 [cited 2026 Mar. 21];115(5):e2993. Available from: </w:t>
      </w:r>
      <w:hyperlink r:id="rId6" w:history="1">
        <w:r w:rsidRPr="00F74CFA">
          <w:rPr>
            <w:rStyle w:val="Hyperlink"/>
          </w:rPr>
          <w:t>https://samajournals.co.za/index.php/samj/article/view/2993</w:t>
        </w:r>
      </w:hyperlink>
      <w:r>
        <w:t xml:space="preserve"> </w:t>
      </w:r>
    </w:p>
  </w:comment>
  <w:comment w:id="157" w:author="Leslie London" w:date="2026-03-21T11:11:00Z" w:initials="LL">
    <w:p w14:paraId="45B6980E" w14:textId="77777777" w:rsidR="00C551F8" w:rsidRDefault="00C551F8" w:rsidP="00C551F8">
      <w:pPr>
        <w:pStyle w:val="CommentText"/>
      </w:pPr>
      <w:r>
        <w:rPr>
          <w:rStyle w:val="CommentReference"/>
        </w:rPr>
        <w:annotationRef/>
      </w:r>
      <w:hyperlink r:id="rId7" w:history="1">
        <w:r w:rsidRPr="00DA5B7F">
          <w:rPr>
            <w:rStyle w:val="Hyperlink"/>
          </w:rPr>
          <w:t>https://www.health.gov.za/wp-content/uploads/2025/12/BANNING-OF-TERBUFOS-advisory.pdf</w:t>
        </w:r>
      </w:hyperlink>
    </w:p>
  </w:comment>
  <w:comment w:id="159" w:author="Susan Nzenze" w:date="2025-10-30T14:15:00Z" w:initials="SN">
    <w:p w14:paraId="6A3BC76B" w14:textId="79D17344" w:rsidR="00AA39E0" w:rsidRDefault="00AA39E0" w:rsidP="00397F27">
      <w:pPr>
        <w:pStyle w:val="CommentText"/>
      </w:pPr>
      <w:r>
        <w:rPr>
          <w:rStyle w:val="CommentReference"/>
        </w:rPr>
        <w:annotationRef/>
      </w:r>
      <w:r>
        <w:t>Should this not be a new recommendation? For real time cause of death data</w:t>
      </w:r>
    </w:p>
  </w:comment>
  <w:comment w:id="160" w:author="Brian Brummer" w:date="2025-11-19T10:09:00Z" w:initials="BB">
    <w:p w14:paraId="029B67EB" w14:textId="77777777" w:rsidR="00C20E99" w:rsidRDefault="00C20E99" w:rsidP="00397F27">
      <w:r>
        <w:rPr>
          <w:rStyle w:val="CommentReference"/>
        </w:rPr>
        <w:annotationRef/>
      </w:r>
      <w:r>
        <w:t xml:space="preserve">The recomendation is perhaps two-fold. The making of real-time mortlaity and also the interoperability with NMC. </w:t>
      </w:r>
    </w:p>
  </w:comment>
  <w:comment w:id="163" w:author="Leslie London" w:date="2026-03-21T11:23:00Z" w:initials="LL">
    <w:p w14:paraId="3CC6CE2F" w14:textId="77777777" w:rsidR="003D50FD" w:rsidRDefault="003D50FD" w:rsidP="003D50FD">
      <w:pPr>
        <w:pStyle w:val="CommentText"/>
      </w:pPr>
      <w:r>
        <w:rPr>
          <w:rStyle w:val="CommentReference"/>
        </w:rPr>
        <w:annotationRef/>
      </w:r>
      <w:r>
        <w:t>I have moved this to the first mention of ‘pesticide poisoning’ rather than it pop right at the end.</w:t>
      </w:r>
    </w:p>
  </w:comment>
  <w:comment w:id="170" w:author="Leslie London" w:date="2026-03-21T11:18:00Z" w:initials="LL">
    <w:p w14:paraId="58D11E2C" w14:textId="77777777" w:rsidR="00C12269" w:rsidRDefault="00C12269" w:rsidP="00C12269">
      <w:pPr>
        <w:pStyle w:val="CommentText"/>
      </w:pPr>
      <w:r>
        <w:rPr>
          <w:rStyle w:val="CommentReference"/>
        </w:rPr>
        <w:annotationRef/>
      </w:r>
      <w:r>
        <w:t>? drop</w:t>
      </w:r>
    </w:p>
  </w:comment>
  <w:comment w:id="180" w:author="Leslie London" w:date="2026-03-21T11:20:00Z" w:initials="LL">
    <w:p w14:paraId="2EAB083E" w14:textId="77777777" w:rsidR="003D50FD" w:rsidRDefault="00C12269" w:rsidP="003D50FD">
      <w:pPr>
        <w:pStyle w:val="CommentText"/>
      </w:pPr>
      <w:r>
        <w:rPr>
          <w:rStyle w:val="CommentReference"/>
        </w:rPr>
        <w:annotationRef/>
      </w:r>
      <w:r w:rsidR="003D50FD">
        <w:t>I am still a bit uncertain about writing on mortality surveillance and what details are needed when none of our data speak to mortality surveillance. So let’s recognise is as supplementary to what we can directly recommend.</w:t>
      </w:r>
    </w:p>
  </w:comment>
  <w:comment w:id="188" w:author="Leslie London" w:date="2026-03-21T11:22:00Z" w:initials="LL">
    <w:p w14:paraId="5FE4AFCC" w14:textId="12BA66F6" w:rsidR="003D50FD" w:rsidRDefault="00C12269" w:rsidP="003D50FD">
      <w:pPr>
        <w:pStyle w:val="CommentText"/>
      </w:pPr>
      <w:r>
        <w:rPr>
          <w:rStyle w:val="CommentReference"/>
        </w:rPr>
        <w:annotationRef/>
      </w:r>
      <w:r w:rsidR="003D50FD">
        <w:t>I think we should declare no financial conflict of interest. However, I think we should note that LL, JR, CS, NM all serve on the Ministerial Advisory Committee for Foodborne Illness. Their participation reflects their inidvidual scientific views and not the view of the MAC.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949DA" w15:done="0"/>
  <w15:commentEx w15:paraId="19589FBA" w15:done="0"/>
  <w15:commentEx w15:paraId="67059E8A" w15:done="0"/>
  <w15:commentEx w15:paraId="5DA004F9" w15:paraIdParent="67059E8A" w15:done="0"/>
  <w15:commentEx w15:paraId="2D0E7ED8" w15:done="0"/>
  <w15:commentEx w15:paraId="0BFDF1B6" w15:done="0"/>
  <w15:commentEx w15:paraId="76BC898D" w15:done="0"/>
  <w15:commentEx w15:paraId="2FDE78BE" w15:done="0"/>
  <w15:commentEx w15:paraId="0EA9E71B" w15:done="0"/>
  <w15:commentEx w15:paraId="2A232228" w15:done="0"/>
  <w15:commentEx w15:paraId="3E06F0F3" w15:done="0"/>
  <w15:commentEx w15:paraId="664FAF4E" w15:paraIdParent="3E06F0F3" w15:done="0"/>
  <w15:commentEx w15:paraId="7D1A489A" w15:done="0"/>
  <w15:commentEx w15:paraId="6DC84086" w15:done="0"/>
  <w15:commentEx w15:paraId="11B6A507" w15:done="0"/>
  <w15:commentEx w15:paraId="0FBB0F91" w15:done="0"/>
  <w15:commentEx w15:paraId="75FC60F0" w15:done="0"/>
  <w15:commentEx w15:paraId="7D637BDF" w15:done="0"/>
  <w15:commentEx w15:paraId="2E65F58B" w15:done="0"/>
  <w15:commentEx w15:paraId="6C72C4E1" w15:done="0"/>
  <w15:commentEx w15:paraId="7E81BD1E" w15:paraIdParent="6C72C4E1" w15:done="0"/>
  <w15:commentEx w15:paraId="48469C7C" w15:paraIdParent="6C72C4E1" w15:done="0"/>
  <w15:commentEx w15:paraId="037F71B9" w15:done="0"/>
  <w15:commentEx w15:paraId="40A22FA6" w15:done="0"/>
  <w15:commentEx w15:paraId="24012AB5" w15:done="0"/>
  <w15:commentEx w15:paraId="45B6980E" w15:done="0"/>
  <w15:commentEx w15:paraId="6A3BC76B" w15:done="0"/>
  <w15:commentEx w15:paraId="029B67EB" w15:paraIdParent="6A3BC76B" w15:done="0"/>
  <w15:commentEx w15:paraId="3CC6CE2F" w15:done="0"/>
  <w15:commentEx w15:paraId="58D11E2C" w15:done="0"/>
  <w15:commentEx w15:paraId="2EAB083E" w15:done="0"/>
  <w15:commentEx w15:paraId="5FE4AF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E9B13" w16cex:dateUtc="2026-03-02T08:46:00Z"/>
  <w16cex:commentExtensible w16cex:durableId="0EF8ADB6" w16cex:dateUtc="2026-03-21T09:26:00Z"/>
  <w16cex:commentExtensible w16cex:durableId="473E4015" w16cex:dateUtc="2025-11-18T13:10:00Z"/>
  <w16cex:commentExtensible w16cex:durableId="3F308267" w16cex:dateUtc="2025-11-18T13:25:00Z"/>
  <w16cex:commentExtensible w16cex:durableId="1F031FDD" w16cex:dateUtc="2026-03-20T16:34:00Z"/>
  <w16cex:commentExtensible w16cex:durableId="09BB59FB" w16cex:dateUtc="2026-03-20T16:37:00Z"/>
  <w16cex:commentExtensible w16cex:durableId="57569951" w16cex:dateUtc="2026-03-21T06:36:00Z"/>
  <w16cex:commentExtensible w16cex:durableId="66836266" w16cex:dateUtc="2026-03-21T06:47:00Z"/>
  <w16cex:commentExtensible w16cex:durableId="0524E375" w16cex:dateUtc="2026-03-21T07:15:00Z"/>
  <w16cex:commentExtensible w16cex:durableId="4785FB3E" w16cex:dateUtc="2026-03-21T07:43:00Z"/>
  <w16cex:commentExtensible w16cex:durableId="05BFD4C7" w16cex:dateUtc="2025-11-19T08:09:00Z"/>
  <w16cex:commentExtensible w16cex:durableId="55DF26C0" w16cex:dateUtc="2026-03-21T07:30:00Z"/>
  <w16cex:commentExtensible w16cex:durableId="62DC455A" w16cex:dateUtc="2026-03-21T07:34:00Z"/>
  <w16cex:commentExtensible w16cex:durableId="73B83F83" w16cex:dateUtc="2026-03-21T07:38:00Z"/>
  <w16cex:commentExtensible w16cex:durableId="713D2B81" w16cex:dateUtc="2026-03-21T07:50:00Z"/>
  <w16cex:commentExtensible w16cex:durableId="68A79054" w16cex:dateUtc="2026-03-21T07:53:00Z"/>
  <w16cex:commentExtensible w16cex:durableId="2BC7A8CF" w16cex:dateUtc="2026-03-21T07:55:00Z"/>
  <w16cex:commentExtensible w16cex:durableId="30D07CE3" w16cex:dateUtc="2026-03-21T08:24:00Z"/>
  <w16cex:commentExtensible w16cex:durableId="3116ED80" w16cex:dateUtc="2025-11-19T08:08:00Z"/>
  <w16cex:commentExtensible w16cex:durableId="07749052" w16cex:dateUtc="2026-03-21T08:56:00Z"/>
  <w16cex:commentExtensible w16cex:durableId="13425852" w16cex:dateUtc="2026-03-21T09:30:00Z"/>
  <w16cex:commentExtensible w16cex:durableId="3C514ED7" w16cex:dateUtc="2026-03-21T09:00:00Z"/>
  <w16cex:commentExtensible w16cex:durableId="19F49488" w16cex:dateUtc="2026-03-21T09:09:00Z"/>
  <w16cex:commentExtensible w16cex:durableId="0C749F5C" w16cex:dateUtc="2026-03-21T09:11:00Z"/>
  <w16cex:commentExtensible w16cex:durableId="1A554E92" w16cex:dateUtc="2025-11-19T08:09:00Z"/>
  <w16cex:commentExtensible w16cex:durableId="1E8AECE6" w16cex:dateUtc="2026-03-21T09:23:00Z"/>
  <w16cex:commentExtensible w16cex:durableId="2C0C6E56" w16cex:dateUtc="2026-03-21T09:18:00Z"/>
  <w16cex:commentExtensible w16cex:durableId="32FD8568" w16cex:dateUtc="2026-03-21T09:20:00Z"/>
  <w16cex:commentExtensible w16cex:durableId="66734BA1" w16cex:dateUtc="2026-03-21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949DA" w16cid:durableId="42FE9B13"/>
  <w16cid:commentId w16cid:paraId="19589FBA" w16cid:durableId="0EF8ADB6"/>
  <w16cid:commentId w16cid:paraId="67059E8A" w16cid:durableId="473E4015"/>
  <w16cid:commentId w16cid:paraId="5DA004F9" w16cid:durableId="3F308267"/>
  <w16cid:commentId w16cid:paraId="2D0E7ED8" w16cid:durableId="1F031FDD"/>
  <w16cid:commentId w16cid:paraId="0BFDF1B6" w16cid:durableId="09BB59FB"/>
  <w16cid:commentId w16cid:paraId="76BC898D" w16cid:durableId="57569951"/>
  <w16cid:commentId w16cid:paraId="2FDE78BE" w16cid:durableId="66836266"/>
  <w16cid:commentId w16cid:paraId="0EA9E71B" w16cid:durableId="0524E375"/>
  <w16cid:commentId w16cid:paraId="2A232228" w16cid:durableId="4785FB3E"/>
  <w16cid:commentId w16cid:paraId="3E06F0F3" w16cid:durableId="2CADF08C"/>
  <w16cid:commentId w16cid:paraId="664FAF4E" w16cid:durableId="05BFD4C7"/>
  <w16cid:commentId w16cid:paraId="7D1A489A" w16cid:durableId="55DF26C0"/>
  <w16cid:commentId w16cid:paraId="6DC84086" w16cid:durableId="62DC455A"/>
  <w16cid:commentId w16cid:paraId="11B6A507" w16cid:durableId="73B83F83"/>
  <w16cid:commentId w16cid:paraId="0FBB0F91" w16cid:durableId="713D2B81"/>
  <w16cid:commentId w16cid:paraId="75FC60F0" w16cid:durableId="68A79054"/>
  <w16cid:commentId w16cid:paraId="7D637BDF" w16cid:durableId="2BC7A8CF"/>
  <w16cid:commentId w16cid:paraId="2E65F58B" w16cid:durableId="30D07CE3"/>
  <w16cid:commentId w16cid:paraId="6C72C4E1" w16cid:durableId="2CADF124"/>
  <w16cid:commentId w16cid:paraId="7E81BD1E" w16cid:durableId="3116ED80"/>
  <w16cid:commentId w16cid:paraId="48469C7C" w16cid:durableId="07749052"/>
  <w16cid:commentId w16cid:paraId="037F71B9" w16cid:durableId="13425852"/>
  <w16cid:commentId w16cid:paraId="40A22FA6" w16cid:durableId="3C514ED7"/>
  <w16cid:commentId w16cid:paraId="24012AB5" w16cid:durableId="19F49488"/>
  <w16cid:commentId w16cid:paraId="45B6980E" w16cid:durableId="0C749F5C"/>
  <w16cid:commentId w16cid:paraId="6A3BC76B" w16cid:durableId="2CADF197"/>
  <w16cid:commentId w16cid:paraId="029B67EB" w16cid:durableId="1A554E92"/>
  <w16cid:commentId w16cid:paraId="3CC6CE2F" w16cid:durableId="1E8AECE6"/>
  <w16cid:commentId w16cid:paraId="58D11E2C" w16cid:durableId="2C0C6E56"/>
  <w16cid:commentId w16cid:paraId="2EAB083E" w16cid:durableId="32FD8568"/>
  <w16cid:commentId w16cid:paraId="5FE4AFCC" w16cid:durableId="66734B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82632" w14:textId="77777777" w:rsidR="001701C2" w:rsidRDefault="001701C2" w:rsidP="00397F27">
      <w:r>
        <w:separator/>
      </w:r>
    </w:p>
  </w:endnote>
  <w:endnote w:type="continuationSeparator" w:id="0">
    <w:p w14:paraId="0D7D6BCD" w14:textId="77777777" w:rsidR="001701C2" w:rsidRDefault="001701C2" w:rsidP="00397F27">
      <w:r>
        <w:continuationSeparator/>
      </w:r>
    </w:p>
  </w:endnote>
  <w:endnote w:type="continuationNotice" w:id="1">
    <w:p w14:paraId="725C4669" w14:textId="77777777" w:rsidR="001701C2" w:rsidRDefault="001701C2" w:rsidP="00397F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5DAD5" w14:textId="77777777" w:rsidR="001701C2" w:rsidRDefault="001701C2" w:rsidP="00397F27">
      <w:r>
        <w:separator/>
      </w:r>
    </w:p>
  </w:footnote>
  <w:footnote w:type="continuationSeparator" w:id="0">
    <w:p w14:paraId="42B23CD7" w14:textId="77777777" w:rsidR="001701C2" w:rsidRDefault="001701C2" w:rsidP="00397F27">
      <w:r>
        <w:continuationSeparator/>
      </w:r>
    </w:p>
  </w:footnote>
  <w:footnote w:type="continuationNotice" w:id="1">
    <w:p w14:paraId="63985B7B" w14:textId="77777777" w:rsidR="001701C2" w:rsidRDefault="001701C2" w:rsidP="00397F2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D0439"/>
    <w:multiLevelType w:val="hybridMultilevel"/>
    <w:tmpl w:val="6060B70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6F7605"/>
    <w:multiLevelType w:val="hybridMultilevel"/>
    <w:tmpl w:val="E1D2D686"/>
    <w:lvl w:ilvl="0" w:tplc="08090001">
      <w:start w:val="16"/>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C91355"/>
    <w:multiLevelType w:val="hybridMultilevel"/>
    <w:tmpl w:val="FB96714A"/>
    <w:lvl w:ilvl="0" w:tplc="1A9E9560">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E54B8A"/>
    <w:multiLevelType w:val="multilevel"/>
    <w:tmpl w:val="6AB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66AB0"/>
    <w:multiLevelType w:val="multilevel"/>
    <w:tmpl w:val="62B679AE"/>
    <w:lvl w:ilvl="0">
      <w:start w:val="1"/>
      <w:numFmt w:val="bullet"/>
      <w:lvlText w:val="●"/>
      <w:lvlJc w:val="left"/>
      <w:pPr>
        <w:ind w:left="720" w:hanging="360"/>
      </w:pPr>
      <w:rPr>
        <w:rFonts w:ascii="Verdana" w:eastAsia="Verdana" w:hAnsi="Verdana" w:cs="Verdana"/>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C63BDA"/>
    <w:multiLevelType w:val="hybridMultilevel"/>
    <w:tmpl w:val="90B864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852D80"/>
    <w:multiLevelType w:val="multilevel"/>
    <w:tmpl w:val="7D9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93727"/>
    <w:multiLevelType w:val="hybridMultilevel"/>
    <w:tmpl w:val="1F2896A2"/>
    <w:lvl w:ilvl="0" w:tplc="1A9E9560">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ED096C"/>
    <w:multiLevelType w:val="multilevel"/>
    <w:tmpl w:val="55E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FB373"/>
    <w:multiLevelType w:val="hybridMultilevel"/>
    <w:tmpl w:val="DB64044E"/>
    <w:lvl w:ilvl="0" w:tplc="8BE07E90">
      <w:start w:val="1"/>
      <w:numFmt w:val="bullet"/>
      <w:lvlText w:val=""/>
      <w:lvlJc w:val="left"/>
      <w:pPr>
        <w:ind w:left="720" w:hanging="360"/>
      </w:pPr>
      <w:rPr>
        <w:rFonts w:ascii="Symbol" w:hAnsi="Symbol" w:hint="default"/>
      </w:rPr>
    </w:lvl>
    <w:lvl w:ilvl="1" w:tplc="B6FC543A">
      <w:start w:val="1"/>
      <w:numFmt w:val="bullet"/>
      <w:lvlText w:val="o"/>
      <w:lvlJc w:val="left"/>
      <w:pPr>
        <w:ind w:left="1440" w:hanging="360"/>
      </w:pPr>
      <w:rPr>
        <w:rFonts w:ascii="Courier New" w:hAnsi="Courier New" w:hint="default"/>
      </w:rPr>
    </w:lvl>
    <w:lvl w:ilvl="2" w:tplc="9BFA40C0">
      <w:start w:val="1"/>
      <w:numFmt w:val="bullet"/>
      <w:lvlText w:val=""/>
      <w:lvlJc w:val="left"/>
      <w:pPr>
        <w:ind w:left="2160" w:hanging="360"/>
      </w:pPr>
      <w:rPr>
        <w:rFonts w:ascii="Wingdings" w:hAnsi="Wingdings" w:hint="default"/>
      </w:rPr>
    </w:lvl>
    <w:lvl w:ilvl="3" w:tplc="93D26AF0">
      <w:start w:val="1"/>
      <w:numFmt w:val="bullet"/>
      <w:lvlText w:val=""/>
      <w:lvlJc w:val="left"/>
      <w:pPr>
        <w:ind w:left="2880" w:hanging="360"/>
      </w:pPr>
      <w:rPr>
        <w:rFonts w:ascii="Symbol" w:hAnsi="Symbol" w:hint="default"/>
      </w:rPr>
    </w:lvl>
    <w:lvl w:ilvl="4" w:tplc="04267350">
      <w:start w:val="1"/>
      <w:numFmt w:val="bullet"/>
      <w:lvlText w:val="o"/>
      <w:lvlJc w:val="left"/>
      <w:pPr>
        <w:ind w:left="3600" w:hanging="360"/>
      </w:pPr>
      <w:rPr>
        <w:rFonts w:ascii="Courier New" w:hAnsi="Courier New" w:hint="default"/>
      </w:rPr>
    </w:lvl>
    <w:lvl w:ilvl="5" w:tplc="563C952A">
      <w:start w:val="1"/>
      <w:numFmt w:val="bullet"/>
      <w:lvlText w:val=""/>
      <w:lvlJc w:val="left"/>
      <w:pPr>
        <w:ind w:left="4320" w:hanging="360"/>
      </w:pPr>
      <w:rPr>
        <w:rFonts w:ascii="Wingdings" w:hAnsi="Wingdings" w:hint="default"/>
      </w:rPr>
    </w:lvl>
    <w:lvl w:ilvl="6" w:tplc="D67C0972">
      <w:start w:val="1"/>
      <w:numFmt w:val="bullet"/>
      <w:lvlText w:val=""/>
      <w:lvlJc w:val="left"/>
      <w:pPr>
        <w:ind w:left="5040" w:hanging="360"/>
      </w:pPr>
      <w:rPr>
        <w:rFonts w:ascii="Symbol" w:hAnsi="Symbol" w:hint="default"/>
      </w:rPr>
    </w:lvl>
    <w:lvl w:ilvl="7" w:tplc="AE20734E">
      <w:start w:val="1"/>
      <w:numFmt w:val="bullet"/>
      <w:lvlText w:val="o"/>
      <w:lvlJc w:val="left"/>
      <w:pPr>
        <w:ind w:left="5760" w:hanging="360"/>
      </w:pPr>
      <w:rPr>
        <w:rFonts w:ascii="Courier New" w:hAnsi="Courier New" w:hint="default"/>
      </w:rPr>
    </w:lvl>
    <w:lvl w:ilvl="8" w:tplc="FA2C0574">
      <w:start w:val="1"/>
      <w:numFmt w:val="bullet"/>
      <w:lvlText w:val=""/>
      <w:lvlJc w:val="left"/>
      <w:pPr>
        <w:ind w:left="6480" w:hanging="360"/>
      </w:pPr>
      <w:rPr>
        <w:rFonts w:ascii="Wingdings" w:hAnsi="Wingdings" w:hint="default"/>
      </w:rPr>
    </w:lvl>
  </w:abstractNum>
  <w:abstractNum w:abstractNumId="11" w15:restartNumberingAfterBreak="0">
    <w:nsid w:val="3FEB53E3"/>
    <w:multiLevelType w:val="hybridMultilevel"/>
    <w:tmpl w:val="D81651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E564C4"/>
    <w:multiLevelType w:val="hybridMultilevel"/>
    <w:tmpl w:val="1BF86B26"/>
    <w:lvl w:ilvl="0" w:tplc="0BFE76E8">
      <w:start w:val="1"/>
      <w:numFmt w:val="decimal"/>
      <w:lvlText w:val="%1."/>
      <w:lvlJc w:val="left"/>
      <w:pPr>
        <w:ind w:left="1020" w:hanging="360"/>
      </w:pPr>
    </w:lvl>
    <w:lvl w:ilvl="1" w:tplc="006EDA76">
      <w:start w:val="1"/>
      <w:numFmt w:val="decimal"/>
      <w:lvlText w:val="%2."/>
      <w:lvlJc w:val="left"/>
      <w:pPr>
        <w:ind w:left="1020" w:hanging="360"/>
      </w:pPr>
    </w:lvl>
    <w:lvl w:ilvl="2" w:tplc="63D6960E">
      <w:start w:val="1"/>
      <w:numFmt w:val="decimal"/>
      <w:lvlText w:val="%3."/>
      <w:lvlJc w:val="left"/>
      <w:pPr>
        <w:ind w:left="1020" w:hanging="360"/>
      </w:pPr>
    </w:lvl>
    <w:lvl w:ilvl="3" w:tplc="249CC66C">
      <w:start w:val="1"/>
      <w:numFmt w:val="decimal"/>
      <w:lvlText w:val="%4."/>
      <w:lvlJc w:val="left"/>
      <w:pPr>
        <w:ind w:left="1020" w:hanging="360"/>
      </w:pPr>
    </w:lvl>
    <w:lvl w:ilvl="4" w:tplc="D7EAB530">
      <w:start w:val="1"/>
      <w:numFmt w:val="decimal"/>
      <w:lvlText w:val="%5."/>
      <w:lvlJc w:val="left"/>
      <w:pPr>
        <w:ind w:left="1020" w:hanging="360"/>
      </w:pPr>
    </w:lvl>
    <w:lvl w:ilvl="5" w:tplc="73981FA6">
      <w:start w:val="1"/>
      <w:numFmt w:val="decimal"/>
      <w:lvlText w:val="%6."/>
      <w:lvlJc w:val="left"/>
      <w:pPr>
        <w:ind w:left="1020" w:hanging="360"/>
      </w:pPr>
    </w:lvl>
    <w:lvl w:ilvl="6" w:tplc="A016DC98">
      <w:start w:val="1"/>
      <w:numFmt w:val="decimal"/>
      <w:lvlText w:val="%7."/>
      <w:lvlJc w:val="left"/>
      <w:pPr>
        <w:ind w:left="1020" w:hanging="360"/>
      </w:pPr>
    </w:lvl>
    <w:lvl w:ilvl="7" w:tplc="3384D6D0">
      <w:start w:val="1"/>
      <w:numFmt w:val="decimal"/>
      <w:lvlText w:val="%8."/>
      <w:lvlJc w:val="left"/>
      <w:pPr>
        <w:ind w:left="1020" w:hanging="360"/>
      </w:pPr>
    </w:lvl>
    <w:lvl w:ilvl="8" w:tplc="92741484">
      <w:start w:val="1"/>
      <w:numFmt w:val="decimal"/>
      <w:lvlText w:val="%9."/>
      <w:lvlJc w:val="left"/>
      <w:pPr>
        <w:ind w:left="1020" w:hanging="360"/>
      </w:pPr>
    </w:lvl>
  </w:abstractNum>
  <w:abstractNum w:abstractNumId="13" w15:restartNumberingAfterBreak="0">
    <w:nsid w:val="4ED86C68"/>
    <w:multiLevelType w:val="hybridMultilevel"/>
    <w:tmpl w:val="31A60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1FF5F49"/>
    <w:multiLevelType w:val="multilevel"/>
    <w:tmpl w:val="8F0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053C1"/>
    <w:multiLevelType w:val="hybridMultilevel"/>
    <w:tmpl w:val="C908EFD4"/>
    <w:lvl w:ilvl="0" w:tplc="438A7000">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C87B7E"/>
    <w:multiLevelType w:val="hybridMultilevel"/>
    <w:tmpl w:val="D78A7C62"/>
    <w:lvl w:ilvl="0" w:tplc="1868BF38">
      <w:start w:val="1"/>
      <w:numFmt w:val="decimal"/>
      <w:lvlText w:val="%1."/>
      <w:lvlJc w:val="left"/>
      <w:pPr>
        <w:ind w:left="720" w:hanging="360"/>
      </w:pPr>
    </w:lvl>
    <w:lvl w:ilvl="1" w:tplc="461C1CC2">
      <w:start w:val="1"/>
      <w:numFmt w:val="decimal"/>
      <w:lvlText w:val="%2."/>
      <w:lvlJc w:val="left"/>
      <w:pPr>
        <w:ind w:left="720" w:hanging="360"/>
      </w:pPr>
    </w:lvl>
    <w:lvl w:ilvl="2" w:tplc="9E5E1B32">
      <w:start w:val="1"/>
      <w:numFmt w:val="decimal"/>
      <w:lvlText w:val="%3."/>
      <w:lvlJc w:val="left"/>
      <w:pPr>
        <w:ind w:left="720" w:hanging="360"/>
      </w:pPr>
    </w:lvl>
    <w:lvl w:ilvl="3" w:tplc="B55C38A6">
      <w:start w:val="1"/>
      <w:numFmt w:val="decimal"/>
      <w:lvlText w:val="%4."/>
      <w:lvlJc w:val="left"/>
      <w:pPr>
        <w:ind w:left="720" w:hanging="360"/>
      </w:pPr>
    </w:lvl>
    <w:lvl w:ilvl="4" w:tplc="879C02F6">
      <w:start w:val="1"/>
      <w:numFmt w:val="decimal"/>
      <w:lvlText w:val="%5."/>
      <w:lvlJc w:val="left"/>
      <w:pPr>
        <w:ind w:left="720" w:hanging="360"/>
      </w:pPr>
    </w:lvl>
    <w:lvl w:ilvl="5" w:tplc="FCB2BED4">
      <w:start w:val="1"/>
      <w:numFmt w:val="decimal"/>
      <w:lvlText w:val="%6."/>
      <w:lvlJc w:val="left"/>
      <w:pPr>
        <w:ind w:left="720" w:hanging="360"/>
      </w:pPr>
    </w:lvl>
    <w:lvl w:ilvl="6" w:tplc="5AE0DA6C">
      <w:start w:val="1"/>
      <w:numFmt w:val="decimal"/>
      <w:lvlText w:val="%7."/>
      <w:lvlJc w:val="left"/>
      <w:pPr>
        <w:ind w:left="720" w:hanging="360"/>
      </w:pPr>
    </w:lvl>
    <w:lvl w:ilvl="7" w:tplc="E1E22C1C">
      <w:start w:val="1"/>
      <w:numFmt w:val="decimal"/>
      <w:lvlText w:val="%8."/>
      <w:lvlJc w:val="left"/>
      <w:pPr>
        <w:ind w:left="720" w:hanging="360"/>
      </w:pPr>
    </w:lvl>
    <w:lvl w:ilvl="8" w:tplc="80B898DC">
      <w:start w:val="1"/>
      <w:numFmt w:val="decimal"/>
      <w:lvlText w:val="%9."/>
      <w:lvlJc w:val="left"/>
      <w:pPr>
        <w:ind w:left="720" w:hanging="360"/>
      </w:pPr>
    </w:lvl>
  </w:abstractNum>
  <w:abstractNum w:abstractNumId="17" w15:restartNumberingAfterBreak="0">
    <w:nsid w:val="6D227A2C"/>
    <w:multiLevelType w:val="multilevel"/>
    <w:tmpl w:val="639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53D16"/>
    <w:multiLevelType w:val="multilevel"/>
    <w:tmpl w:val="C908EFD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A10108D"/>
    <w:multiLevelType w:val="hybridMultilevel"/>
    <w:tmpl w:val="5E289E14"/>
    <w:lvl w:ilvl="0" w:tplc="D3285F36">
      <w:start w:val="1"/>
      <w:numFmt w:val="decimal"/>
      <w:lvlText w:val="%1."/>
      <w:lvlJc w:val="left"/>
      <w:pPr>
        <w:ind w:left="720" w:hanging="360"/>
      </w:pPr>
    </w:lvl>
    <w:lvl w:ilvl="1" w:tplc="36025A12">
      <w:start w:val="1"/>
      <w:numFmt w:val="decimal"/>
      <w:lvlText w:val="%2."/>
      <w:lvlJc w:val="left"/>
      <w:pPr>
        <w:ind w:left="720" w:hanging="360"/>
      </w:pPr>
    </w:lvl>
    <w:lvl w:ilvl="2" w:tplc="C4826614">
      <w:start w:val="1"/>
      <w:numFmt w:val="decimal"/>
      <w:lvlText w:val="%3."/>
      <w:lvlJc w:val="left"/>
      <w:pPr>
        <w:ind w:left="720" w:hanging="360"/>
      </w:pPr>
    </w:lvl>
    <w:lvl w:ilvl="3" w:tplc="71FA1C9E">
      <w:start w:val="1"/>
      <w:numFmt w:val="decimal"/>
      <w:lvlText w:val="%4."/>
      <w:lvlJc w:val="left"/>
      <w:pPr>
        <w:ind w:left="720" w:hanging="360"/>
      </w:pPr>
    </w:lvl>
    <w:lvl w:ilvl="4" w:tplc="2AB48E6A">
      <w:start w:val="1"/>
      <w:numFmt w:val="decimal"/>
      <w:lvlText w:val="%5."/>
      <w:lvlJc w:val="left"/>
      <w:pPr>
        <w:ind w:left="720" w:hanging="360"/>
      </w:pPr>
    </w:lvl>
    <w:lvl w:ilvl="5" w:tplc="FEE2E414">
      <w:start w:val="1"/>
      <w:numFmt w:val="decimal"/>
      <w:lvlText w:val="%6."/>
      <w:lvlJc w:val="left"/>
      <w:pPr>
        <w:ind w:left="720" w:hanging="360"/>
      </w:pPr>
    </w:lvl>
    <w:lvl w:ilvl="6" w:tplc="88AA5214">
      <w:start w:val="1"/>
      <w:numFmt w:val="decimal"/>
      <w:lvlText w:val="%7."/>
      <w:lvlJc w:val="left"/>
      <w:pPr>
        <w:ind w:left="720" w:hanging="360"/>
      </w:pPr>
    </w:lvl>
    <w:lvl w:ilvl="7" w:tplc="20CCA142">
      <w:start w:val="1"/>
      <w:numFmt w:val="decimal"/>
      <w:lvlText w:val="%8."/>
      <w:lvlJc w:val="left"/>
      <w:pPr>
        <w:ind w:left="720" w:hanging="360"/>
      </w:pPr>
    </w:lvl>
    <w:lvl w:ilvl="8" w:tplc="040EF862">
      <w:start w:val="1"/>
      <w:numFmt w:val="decimal"/>
      <w:lvlText w:val="%9."/>
      <w:lvlJc w:val="left"/>
      <w:pPr>
        <w:ind w:left="720" w:hanging="360"/>
      </w:pPr>
    </w:lvl>
  </w:abstractNum>
  <w:abstractNum w:abstractNumId="20" w15:restartNumberingAfterBreak="0">
    <w:nsid w:val="7C936692"/>
    <w:multiLevelType w:val="hybridMultilevel"/>
    <w:tmpl w:val="B90A2EEC"/>
    <w:lvl w:ilvl="0" w:tplc="8F1A719A">
      <w:start w:val="62"/>
      <w:numFmt w:val="bullet"/>
      <w:lvlText w:val=""/>
      <w:lvlJc w:val="left"/>
      <w:pPr>
        <w:ind w:left="720" w:hanging="360"/>
      </w:pPr>
      <w:rPr>
        <w:rFonts w:ascii="Symbol" w:eastAsiaTheme="minorHAnsi"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18855610">
    <w:abstractNumId w:val="10"/>
  </w:num>
  <w:num w:numId="2" w16cid:durableId="190730696">
    <w:abstractNumId w:val="13"/>
  </w:num>
  <w:num w:numId="3" w16cid:durableId="804664891">
    <w:abstractNumId w:val="5"/>
  </w:num>
  <w:num w:numId="4" w16cid:durableId="1262180074">
    <w:abstractNumId w:val="1"/>
  </w:num>
  <w:num w:numId="5" w16cid:durableId="1036351048">
    <w:abstractNumId w:val="20"/>
  </w:num>
  <w:num w:numId="6" w16cid:durableId="1503810526">
    <w:abstractNumId w:val="6"/>
  </w:num>
  <w:num w:numId="7" w16cid:durableId="876116705">
    <w:abstractNumId w:val="3"/>
  </w:num>
  <w:num w:numId="8" w16cid:durableId="1599366692">
    <w:abstractNumId w:val="0"/>
  </w:num>
  <w:num w:numId="9" w16cid:durableId="1915356901">
    <w:abstractNumId w:val="14"/>
  </w:num>
  <w:num w:numId="10" w16cid:durableId="1060591711">
    <w:abstractNumId w:val="7"/>
  </w:num>
  <w:num w:numId="11" w16cid:durableId="996962637">
    <w:abstractNumId w:val="4"/>
  </w:num>
  <w:num w:numId="12" w16cid:durableId="1511678268">
    <w:abstractNumId w:val="17"/>
  </w:num>
  <w:num w:numId="13" w16cid:durableId="1484394589">
    <w:abstractNumId w:val="9"/>
  </w:num>
  <w:num w:numId="14" w16cid:durableId="2061975072">
    <w:abstractNumId w:val="8"/>
  </w:num>
  <w:num w:numId="15" w16cid:durableId="723063860">
    <w:abstractNumId w:val="11"/>
  </w:num>
  <w:num w:numId="16" w16cid:durableId="1499076509">
    <w:abstractNumId w:val="15"/>
  </w:num>
  <w:num w:numId="17" w16cid:durableId="793599995">
    <w:abstractNumId w:val="2"/>
  </w:num>
  <w:num w:numId="18" w16cid:durableId="210390425">
    <w:abstractNumId w:val="18"/>
  </w:num>
  <w:num w:numId="19" w16cid:durableId="952173092">
    <w:abstractNumId w:val="12"/>
  </w:num>
  <w:num w:numId="20" w16cid:durableId="1192180495">
    <w:abstractNumId w:val="19"/>
  </w:num>
  <w:num w:numId="21" w16cid:durableId="131668578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Brummer">
    <w15:presenceInfo w15:providerId="AD" w15:userId="S::BrianB@nicd.ac.za::ca6f7e8c-4a7b-4267-b875-15f7ff73fcad"/>
  </w15:person>
  <w15:person w15:author="Leslie London">
    <w15:presenceInfo w15:providerId="AD" w15:userId="S::01378260@wf.uct.ac.za::a7476975-ec23-4be5-bcba-b9a93a48191a"/>
  </w15:person>
  <w15:person w15:author="Cindy Stephen">
    <w15:presenceInfo w15:providerId="None" w15:userId="Cindy Stephen"/>
  </w15:person>
  <w15:person w15:author="Susan Nzenze">
    <w15:presenceInfo w15:providerId="AD" w15:userId="S-1-5-21-1960408961-1708537768-682003330-197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0F"/>
    <w:rsid w:val="00000822"/>
    <w:rsid w:val="00000AAF"/>
    <w:rsid w:val="00001341"/>
    <w:rsid w:val="0000519A"/>
    <w:rsid w:val="000060FF"/>
    <w:rsid w:val="00006AB1"/>
    <w:rsid w:val="000070E1"/>
    <w:rsid w:val="00010C37"/>
    <w:rsid w:val="00012479"/>
    <w:rsid w:val="00014686"/>
    <w:rsid w:val="00014984"/>
    <w:rsid w:val="00014ADF"/>
    <w:rsid w:val="00014D80"/>
    <w:rsid w:val="00015883"/>
    <w:rsid w:val="00015903"/>
    <w:rsid w:val="00017811"/>
    <w:rsid w:val="00017B77"/>
    <w:rsid w:val="00020B8B"/>
    <w:rsid w:val="00021702"/>
    <w:rsid w:val="0002207E"/>
    <w:rsid w:val="0002298C"/>
    <w:rsid w:val="000234E8"/>
    <w:rsid w:val="00023AC9"/>
    <w:rsid w:val="0002536C"/>
    <w:rsid w:val="000263E7"/>
    <w:rsid w:val="00027214"/>
    <w:rsid w:val="00027578"/>
    <w:rsid w:val="000318A4"/>
    <w:rsid w:val="00031CFD"/>
    <w:rsid w:val="00034769"/>
    <w:rsid w:val="00034AC1"/>
    <w:rsid w:val="00035F79"/>
    <w:rsid w:val="00036C9B"/>
    <w:rsid w:val="00040451"/>
    <w:rsid w:val="0004362E"/>
    <w:rsid w:val="00043E60"/>
    <w:rsid w:val="00044239"/>
    <w:rsid w:val="000448D9"/>
    <w:rsid w:val="00046012"/>
    <w:rsid w:val="00046366"/>
    <w:rsid w:val="0004689E"/>
    <w:rsid w:val="000470CB"/>
    <w:rsid w:val="00050403"/>
    <w:rsid w:val="000511BD"/>
    <w:rsid w:val="0005169A"/>
    <w:rsid w:val="000516C6"/>
    <w:rsid w:val="00051F3C"/>
    <w:rsid w:val="00053905"/>
    <w:rsid w:val="000541E9"/>
    <w:rsid w:val="00054711"/>
    <w:rsid w:val="0005625C"/>
    <w:rsid w:val="00056E85"/>
    <w:rsid w:val="00056EF0"/>
    <w:rsid w:val="00057F78"/>
    <w:rsid w:val="00060692"/>
    <w:rsid w:val="00061684"/>
    <w:rsid w:val="00063018"/>
    <w:rsid w:val="00063134"/>
    <w:rsid w:val="0006543F"/>
    <w:rsid w:val="00067937"/>
    <w:rsid w:val="00067C4B"/>
    <w:rsid w:val="00071E32"/>
    <w:rsid w:val="000724A9"/>
    <w:rsid w:val="00072931"/>
    <w:rsid w:val="0007422A"/>
    <w:rsid w:val="0007456B"/>
    <w:rsid w:val="00075390"/>
    <w:rsid w:val="0007640A"/>
    <w:rsid w:val="00076A99"/>
    <w:rsid w:val="0008044F"/>
    <w:rsid w:val="00080934"/>
    <w:rsid w:val="000819A0"/>
    <w:rsid w:val="0008257E"/>
    <w:rsid w:val="000836B3"/>
    <w:rsid w:val="00084121"/>
    <w:rsid w:val="000842F5"/>
    <w:rsid w:val="00086E46"/>
    <w:rsid w:val="000874A1"/>
    <w:rsid w:val="00087CD9"/>
    <w:rsid w:val="0009024B"/>
    <w:rsid w:val="000902E4"/>
    <w:rsid w:val="00090AAE"/>
    <w:rsid w:val="00090F43"/>
    <w:rsid w:val="0009447A"/>
    <w:rsid w:val="00094AAF"/>
    <w:rsid w:val="00095F1E"/>
    <w:rsid w:val="00095FDA"/>
    <w:rsid w:val="00096279"/>
    <w:rsid w:val="00096CB9"/>
    <w:rsid w:val="00097980"/>
    <w:rsid w:val="000A33D3"/>
    <w:rsid w:val="000A41C5"/>
    <w:rsid w:val="000A4AA3"/>
    <w:rsid w:val="000A4B2F"/>
    <w:rsid w:val="000A6CE8"/>
    <w:rsid w:val="000A7C3D"/>
    <w:rsid w:val="000B13CF"/>
    <w:rsid w:val="000B18AC"/>
    <w:rsid w:val="000B31CD"/>
    <w:rsid w:val="000B4AB8"/>
    <w:rsid w:val="000B5893"/>
    <w:rsid w:val="000B59BF"/>
    <w:rsid w:val="000C0FEB"/>
    <w:rsid w:val="000C12EB"/>
    <w:rsid w:val="000C1500"/>
    <w:rsid w:val="000C27A8"/>
    <w:rsid w:val="000C2DBE"/>
    <w:rsid w:val="000C38C2"/>
    <w:rsid w:val="000C46F6"/>
    <w:rsid w:val="000C6003"/>
    <w:rsid w:val="000C64E5"/>
    <w:rsid w:val="000C774B"/>
    <w:rsid w:val="000C791D"/>
    <w:rsid w:val="000D0418"/>
    <w:rsid w:val="000D06F7"/>
    <w:rsid w:val="000D168B"/>
    <w:rsid w:val="000D1F19"/>
    <w:rsid w:val="000D23A7"/>
    <w:rsid w:val="000D2476"/>
    <w:rsid w:val="000D2BFC"/>
    <w:rsid w:val="000D35F0"/>
    <w:rsid w:val="000D3773"/>
    <w:rsid w:val="000D46E4"/>
    <w:rsid w:val="000D4E3C"/>
    <w:rsid w:val="000D4EE6"/>
    <w:rsid w:val="000D6098"/>
    <w:rsid w:val="000D66D1"/>
    <w:rsid w:val="000D6C9C"/>
    <w:rsid w:val="000D6FA2"/>
    <w:rsid w:val="000D7C60"/>
    <w:rsid w:val="000D7CD5"/>
    <w:rsid w:val="000E0E60"/>
    <w:rsid w:val="000E32C4"/>
    <w:rsid w:val="000E3500"/>
    <w:rsid w:val="000E39A3"/>
    <w:rsid w:val="000E3AC2"/>
    <w:rsid w:val="000E7015"/>
    <w:rsid w:val="000E7384"/>
    <w:rsid w:val="000E763D"/>
    <w:rsid w:val="000E7C5C"/>
    <w:rsid w:val="000F2069"/>
    <w:rsid w:val="000F2CE4"/>
    <w:rsid w:val="000F43A7"/>
    <w:rsid w:val="000F5106"/>
    <w:rsid w:val="000F538F"/>
    <w:rsid w:val="000F6744"/>
    <w:rsid w:val="000F7AE9"/>
    <w:rsid w:val="00100E4D"/>
    <w:rsid w:val="00100FAF"/>
    <w:rsid w:val="001022B7"/>
    <w:rsid w:val="00104874"/>
    <w:rsid w:val="00104B9C"/>
    <w:rsid w:val="001055BC"/>
    <w:rsid w:val="00106F34"/>
    <w:rsid w:val="0011179F"/>
    <w:rsid w:val="001123A0"/>
    <w:rsid w:val="001125B7"/>
    <w:rsid w:val="00113032"/>
    <w:rsid w:val="0011325A"/>
    <w:rsid w:val="00114A2E"/>
    <w:rsid w:val="00115AE5"/>
    <w:rsid w:val="00115C21"/>
    <w:rsid w:val="0011686B"/>
    <w:rsid w:val="00116E06"/>
    <w:rsid w:val="00116F79"/>
    <w:rsid w:val="00117DD0"/>
    <w:rsid w:val="00117F3E"/>
    <w:rsid w:val="00122375"/>
    <w:rsid w:val="00122459"/>
    <w:rsid w:val="001227D3"/>
    <w:rsid w:val="0012412E"/>
    <w:rsid w:val="0012435D"/>
    <w:rsid w:val="00124F6C"/>
    <w:rsid w:val="00125BB7"/>
    <w:rsid w:val="00126B98"/>
    <w:rsid w:val="00130A98"/>
    <w:rsid w:val="00130F1E"/>
    <w:rsid w:val="001311EF"/>
    <w:rsid w:val="00131774"/>
    <w:rsid w:val="001326B2"/>
    <w:rsid w:val="00135422"/>
    <w:rsid w:val="00135F2C"/>
    <w:rsid w:val="00140057"/>
    <w:rsid w:val="0014059F"/>
    <w:rsid w:val="001407F4"/>
    <w:rsid w:val="00140FB3"/>
    <w:rsid w:val="00143005"/>
    <w:rsid w:val="00144EBF"/>
    <w:rsid w:val="001457D2"/>
    <w:rsid w:val="0014672B"/>
    <w:rsid w:val="00146A54"/>
    <w:rsid w:val="00147D1A"/>
    <w:rsid w:val="00147FB9"/>
    <w:rsid w:val="00150C2C"/>
    <w:rsid w:val="00151181"/>
    <w:rsid w:val="001559B9"/>
    <w:rsid w:val="00156BA5"/>
    <w:rsid w:val="00156E37"/>
    <w:rsid w:val="00156F44"/>
    <w:rsid w:val="001572C1"/>
    <w:rsid w:val="001573E0"/>
    <w:rsid w:val="00157660"/>
    <w:rsid w:val="0016117E"/>
    <w:rsid w:val="00161F7C"/>
    <w:rsid w:val="00167A23"/>
    <w:rsid w:val="001701C2"/>
    <w:rsid w:val="00170F0D"/>
    <w:rsid w:val="00171C78"/>
    <w:rsid w:val="00172D7E"/>
    <w:rsid w:val="00175409"/>
    <w:rsid w:val="001769A1"/>
    <w:rsid w:val="001814A9"/>
    <w:rsid w:val="00185127"/>
    <w:rsid w:val="00187B41"/>
    <w:rsid w:val="00191C50"/>
    <w:rsid w:val="00192881"/>
    <w:rsid w:val="001940EC"/>
    <w:rsid w:val="00195736"/>
    <w:rsid w:val="00195966"/>
    <w:rsid w:val="00196411"/>
    <w:rsid w:val="00197F2E"/>
    <w:rsid w:val="001A2880"/>
    <w:rsid w:val="001A31C0"/>
    <w:rsid w:val="001A33CA"/>
    <w:rsid w:val="001A6106"/>
    <w:rsid w:val="001A613A"/>
    <w:rsid w:val="001A6C26"/>
    <w:rsid w:val="001A70D2"/>
    <w:rsid w:val="001A7FB3"/>
    <w:rsid w:val="001B3B19"/>
    <w:rsid w:val="001B4E19"/>
    <w:rsid w:val="001B5766"/>
    <w:rsid w:val="001B590B"/>
    <w:rsid w:val="001B71A5"/>
    <w:rsid w:val="001B7287"/>
    <w:rsid w:val="001C03C5"/>
    <w:rsid w:val="001C1744"/>
    <w:rsid w:val="001C2A58"/>
    <w:rsid w:val="001C2F3B"/>
    <w:rsid w:val="001C3942"/>
    <w:rsid w:val="001C3E0B"/>
    <w:rsid w:val="001C4639"/>
    <w:rsid w:val="001C4C65"/>
    <w:rsid w:val="001C54C6"/>
    <w:rsid w:val="001C5B0A"/>
    <w:rsid w:val="001C6178"/>
    <w:rsid w:val="001C63CD"/>
    <w:rsid w:val="001C69FB"/>
    <w:rsid w:val="001C6C4E"/>
    <w:rsid w:val="001C7B66"/>
    <w:rsid w:val="001C7E63"/>
    <w:rsid w:val="001D0ABF"/>
    <w:rsid w:val="001D1562"/>
    <w:rsid w:val="001D2BF2"/>
    <w:rsid w:val="001D3436"/>
    <w:rsid w:val="001D581C"/>
    <w:rsid w:val="001D5CAE"/>
    <w:rsid w:val="001D7DD6"/>
    <w:rsid w:val="001E0DDA"/>
    <w:rsid w:val="001E0FF2"/>
    <w:rsid w:val="001E2491"/>
    <w:rsid w:val="001E2AB8"/>
    <w:rsid w:val="001E4408"/>
    <w:rsid w:val="001E5DEE"/>
    <w:rsid w:val="001E6503"/>
    <w:rsid w:val="001E6F32"/>
    <w:rsid w:val="001E7BDC"/>
    <w:rsid w:val="001F1579"/>
    <w:rsid w:val="001F226C"/>
    <w:rsid w:val="001F2987"/>
    <w:rsid w:val="001F2F4A"/>
    <w:rsid w:val="001F4BA3"/>
    <w:rsid w:val="001F4D2F"/>
    <w:rsid w:val="001F522D"/>
    <w:rsid w:val="001F75C1"/>
    <w:rsid w:val="001F794E"/>
    <w:rsid w:val="002000E1"/>
    <w:rsid w:val="0020113A"/>
    <w:rsid w:val="002013E0"/>
    <w:rsid w:val="00202402"/>
    <w:rsid w:val="0020246F"/>
    <w:rsid w:val="00202A91"/>
    <w:rsid w:val="00203100"/>
    <w:rsid w:val="00204580"/>
    <w:rsid w:val="00204A45"/>
    <w:rsid w:val="00204C70"/>
    <w:rsid w:val="0020746D"/>
    <w:rsid w:val="00211139"/>
    <w:rsid w:val="002113C8"/>
    <w:rsid w:val="00211459"/>
    <w:rsid w:val="00211BED"/>
    <w:rsid w:val="00211EE8"/>
    <w:rsid w:val="00212E80"/>
    <w:rsid w:val="002136F2"/>
    <w:rsid w:val="002156A9"/>
    <w:rsid w:val="002158DE"/>
    <w:rsid w:val="00215C64"/>
    <w:rsid w:val="00215DDD"/>
    <w:rsid w:val="00215F44"/>
    <w:rsid w:val="00216E9B"/>
    <w:rsid w:val="00217A2E"/>
    <w:rsid w:val="00217FA9"/>
    <w:rsid w:val="00220595"/>
    <w:rsid w:val="00220FF2"/>
    <w:rsid w:val="00221345"/>
    <w:rsid w:val="002222B1"/>
    <w:rsid w:val="00222471"/>
    <w:rsid w:val="00223236"/>
    <w:rsid w:val="00223FC9"/>
    <w:rsid w:val="00224845"/>
    <w:rsid w:val="00225455"/>
    <w:rsid w:val="00230082"/>
    <w:rsid w:val="002300C5"/>
    <w:rsid w:val="00230DE2"/>
    <w:rsid w:val="002316C8"/>
    <w:rsid w:val="002321B2"/>
    <w:rsid w:val="00232CA9"/>
    <w:rsid w:val="00233386"/>
    <w:rsid w:val="002334F3"/>
    <w:rsid w:val="002339BA"/>
    <w:rsid w:val="002345AE"/>
    <w:rsid w:val="00234FCC"/>
    <w:rsid w:val="002352D3"/>
    <w:rsid w:val="00235503"/>
    <w:rsid w:val="00240436"/>
    <w:rsid w:val="0024055E"/>
    <w:rsid w:val="00240883"/>
    <w:rsid w:val="002408E2"/>
    <w:rsid w:val="00241BA0"/>
    <w:rsid w:val="00243E25"/>
    <w:rsid w:val="002441E8"/>
    <w:rsid w:val="002463D0"/>
    <w:rsid w:val="00247421"/>
    <w:rsid w:val="00247ED5"/>
    <w:rsid w:val="00250749"/>
    <w:rsid w:val="00250AA4"/>
    <w:rsid w:val="00255440"/>
    <w:rsid w:val="002577E1"/>
    <w:rsid w:val="00257E18"/>
    <w:rsid w:val="00260900"/>
    <w:rsid w:val="0026094A"/>
    <w:rsid w:val="00260E3A"/>
    <w:rsid w:val="002611DE"/>
    <w:rsid w:val="00263C44"/>
    <w:rsid w:val="00263DED"/>
    <w:rsid w:val="00264597"/>
    <w:rsid w:val="002647CB"/>
    <w:rsid w:val="0026509B"/>
    <w:rsid w:val="002661E5"/>
    <w:rsid w:val="00266ABC"/>
    <w:rsid w:val="00270650"/>
    <w:rsid w:val="00270E71"/>
    <w:rsid w:val="00272A5E"/>
    <w:rsid w:val="00272CA9"/>
    <w:rsid w:val="0027311C"/>
    <w:rsid w:val="00273305"/>
    <w:rsid w:val="00273E13"/>
    <w:rsid w:val="002747DD"/>
    <w:rsid w:val="00274A03"/>
    <w:rsid w:val="00274CE6"/>
    <w:rsid w:val="002764AF"/>
    <w:rsid w:val="00277473"/>
    <w:rsid w:val="00280C9D"/>
    <w:rsid w:val="00280E38"/>
    <w:rsid w:val="00282A83"/>
    <w:rsid w:val="00283E8F"/>
    <w:rsid w:val="00285698"/>
    <w:rsid w:val="00285D15"/>
    <w:rsid w:val="00285E44"/>
    <w:rsid w:val="00290B81"/>
    <w:rsid w:val="00290FEA"/>
    <w:rsid w:val="00292816"/>
    <w:rsid w:val="00292FE2"/>
    <w:rsid w:val="00293446"/>
    <w:rsid w:val="002939DA"/>
    <w:rsid w:val="00293CEC"/>
    <w:rsid w:val="00294D36"/>
    <w:rsid w:val="00296177"/>
    <w:rsid w:val="00296721"/>
    <w:rsid w:val="002973E6"/>
    <w:rsid w:val="002A01A1"/>
    <w:rsid w:val="002A0F0E"/>
    <w:rsid w:val="002A2197"/>
    <w:rsid w:val="002A4463"/>
    <w:rsid w:val="002A55AD"/>
    <w:rsid w:val="002B0443"/>
    <w:rsid w:val="002B18FD"/>
    <w:rsid w:val="002B36D7"/>
    <w:rsid w:val="002B38EB"/>
    <w:rsid w:val="002B4780"/>
    <w:rsid w:val="002B4A7D"/>
    <w:rsid w:val="002B4C32"/>
    <w:rsid w:val="002B656A"/>
    <w:rsid w:val="002B7B6C"/>
    <w:rsid w:val="002C05B4"/>
    <w:rsid w:val="002C10E8"/>
    <w:rsid w:val="002C2343"/>
    <w:rsid w:val="002C3085"/>
    <w:rsid w:val="002C391C"/>
    <w:rsid w:val="002C3AE0"/>
    <w:rsid w:val="002C74C6"/>
    <w:rsid w:val="002C7E5A"/>
    <w:rsid w:val="002D02EA"/>
    <w:rsid w:val="002D12E5"/>
    <w:rsid w:val="002D144A"/>
    <w:rsid w:val="002D35B8"/>
    <w:rsid w:val="002D3FD8"/>
    <w:rsid w:val="002D530F"/>
    <w:rsid w:val="002D5674"/>
    <w:rsid w:val="002D6314"/>
    <w:rsid w:val="002D666D"/>
    <w:rsid w:val="002D6BF8"/>
    <w:rsid w:val="002D6CE1"/>
    <w:rsid w:val="002D7232"/>
    <w:rsid w:val="002D7BB9"/>
    <w:rsid w:val="002E0559"/>
    <w:rsid w:val="002E0640"/>
    <w:rsid w:val="002E0D8F"/>
    <w:rsid w:val="002E1898"/>
    <w:rsid w:val="002E3C0E"/>
    <w:rsid w:val="002E42EB"/>
    <w:rsid w:val="002E78C4"/>
    <w:rsid w:val="002E7A84"/>
    <w:rsid w:val="002F0ADB"/>
    <w:rsid w:val="002F0E75"/>
    <w:rsid w:val="002F2331"/>
    <w:rsid w:val="002F2A8A"/>
    <w:rsid w:val="002F3049"/>
    <w:rsid w:val="002F314A"/>
    <w:rsid w:val="002F3C76"/>
    <w:rsid w:val="002F4D88"/>
    <w:rsid w:val="002F7270"/>
    <w:rsid w:val="003003A7"/>
    <w:rsid w:val="00301000"/>
    <w:rsid w:val="00301D40"/>
    <w:rsid w:val="00301F31"/>
    <w:rsid w:val="0030243A"/>
    <w:rsid w:val="003024BC"/>
    <w:rsid w:val="00304996"/>
    <w:rsid w:val="00304C7B"/>
    <w:rsid w:val="003060CF"/>
    <w:rsid w:val="00306808"/>
    <w:rsid w:val="00310094"/>
    <w:rsid w:val="003105DE"/>
    <w:rsid w:val="003115A5"/>
    <w:rsid w:val="00311FC2"/>
    <w:rsid w:val="00312141"/>
    <w:rsid w:val="003124E3"/>
    <w:rsid w:val="00316C2F"/>
    <w:rsid w:val="00316C49"/>
    <w:rsid w:val="003177D2"/>
    <w:rsid w:val="00317C26"/>
    <w:rsid w:val="00320126"/>
    <w:rsid w:val="00320B9C"/>
    <w:rsid w:val="00320F9B"/>
    <w:rsid w:val="00321363"/>
    <w:rsid w:val="00321E54"/>
    <w:rsid w:val="003227A9"/>
    <w:rsid w:val="00322C60"/>
    <w:rsid w:val="0032349C"/>
    <w:rsid w:val="0032389B"/>
    <w:rsid w:val="00323E9E"/>
    <w:rsid w:val="003244DB"/>
    <w:rsid w:val="00324AB0"/>
    <w:rsid w:val="00325620"/>
    <w:rsid w:val="003269A3"/>
    <w:rsid w:val="00326E4D"/>
    <w:rsid w:val="00326EE6"/>
    <w:rsid w:val="003300BE"/>
    <w:rsid w:val="00331955"/>
    <w:rsid w:val="003337CA"/>
    <w:rsid w:val="00334920"/>
    <w:rsid w:val="003354B9"/>
    <w:rsid w:val="0033560C"/>
    <w:rsid w:val="003359A5"/>
    <w:rsid w:val="00337162"/>
    <w:rsid w:val="0033721C"/>
    <w:rsid w:val="0034296F"/>
    <w:rsid w:val="003432F1"/>
    <w:rsid w:val="0034358E"/>
    <w:rsid w:val="003437CE"/>
    <w:rsid w:val="00343BA1"/>
    <w:rsid w:val="00343DBC"/>
    <w:rsid w:val="0034451E"/>
    <w:rsid w:val="003456F6"/>
    <w:rsid w:val="0034665D"/>
    <w:rsid w:val="00347651"/>
    <w:rsid w:val="003518AD"/>
    <w:rsid w:val="0035237B"/>
    <w:rsid w:val="00352B6D"/>
    <w:rsid w:val="0035372A"/>
    <w:rsid w:val="0035403A"/>
    <w:rsid w:val="0035602B"/>
    <w:rsid w:val="0035662D"/>
    <w:rsid w:val="003579B5"/>
    <w:rsid w:val="00361381"/>
    <w:rsid w:val="003634DD"/>
    <w:rsid w:val="003640EF"/>
    <w:rsid w:val="003651C3"/>
    <w:rsid w:val="003657A0"/>
    <w:rsid w:val="003722D2"/>
    <w:rsid w:val="0037255A"/>
    <w:rsid w:val="00373A6F"/>
    <w:rsid w:val="00373F57"/>
    <w:rsid w:val="00374134"/>
    <w:rsid w:val="00376088"/>
    <w:rsid w:val="003761B2"/>
    <w:rsid w:val="003768D2"/>
    <w:rsid w:val="003770C1"/>
    <w:rsid w:val="003816FC"/>
    <w:rsid w:val="00382C83"/>
    <w:rsid w:val="003836D9"/>
    <w:rsid w:val="00383A4F"/>
    <w:rsid w:val="00384402"/>
    <w:rsid w:val="003860D9"/>
    <w:rsid w:val="003869AB"/>
    <w:rsid w:val="00386D3C"/>
    <w:rsid w:val="00392AE2"/>
    <w:rsid w:val="00392C04"/>
    <w:rsid w:val="00393BAC"/>
    <w:rsid w:val="003943AC"/>
    <w:rsid w:val="00394476"/>
    <w:rsid w:val="00394556"/>
    <w:rsid w:val="00395431"/>
    <w:rsid w:val="00395844"/>
    <w:rsid w:val="00397DEA"/>
    <w:rsid w:val="00397F27"/>
    <w:rsid w:val="003A010B"/>
    <w:rsid w:val="003A041F"/>
    <w:rsid w:val="003A0C40"/>
    <w:rsid w:val="003A1385"/>
    <w:rsid w:val="003A17DD"/>
    <w:rsid w:val="003A185A"/>
    <w:rsid w:val="003A1E0E"/>
    <w:rsid w:val="003A1FB7"/>
    <w:rsid w:val="003A3586"/>
    <w:rsid w:val="003A4484"/>
    <w:rsid w:val="003A5B00"/>
    <w:rsid w:val="003A62C5"/>
    <w:rsid w:val="003A7495"/>
    <w:rsid w:val="003A7D32"/>
    <w:rsid w:val="003B18C8"/>
    <w:rsid w:val="003B376C"/>
    <w:rsid w:val="003B528B"/>
    <w:rsid w:val="003C0251"/>
    <w:rsid w:val="003C15E1"/>
    <w:rsid w:val="003C1CC1"/>
    <w:rsid w:val="003C2252"/>
    <w:rsid w:val="003C2BA5"/>
    <w:rsid w:val="003C36C0"/>
    <w:rsid w:val="003C37E1"/>
    <w:rsid w:val="003C4799"/>
    <w:rsid w:val="003C4FD8"/>
    <w:rsid w:val="003C51DB"/>
    <w:rsid w:val="003C7899"/>
    <w:rsid w:val="003C7C14"/>
    <w:rsid w:val="003D0466"/>
    <w:rsid w:val="003D2481"/>
    <w:rsid w:val="003D263E"/>
    <w:rsid w:val="003D3D0A"/>
    <w:rsid w:val="003D50FD"/>
    <w:rsid w:val="003D516F"/>
    <w:rsid w:val="003D52A0"/>
    <w:rsid w:val="003D61ED"/>
    <w:rsid w:val="003D6762"/>
    <w:rsid w:val="003E1CD7"/>
    <w:rsid w:val="003E36CA"/>
    <w:rsid w:val="003E453A"/>
    <w:rsid w:val="003E4C92"/>
    <w:rsid w:val="003E56B4"/>
    <w:rsid w:val="003E5775"/>
    <w:rsid w:val="003E7532"/>
    <w:rsid w:val="003E7BEB"/>
    <w:rsid w:val="003F02A3"/>
    <w:rsid w:val="003F19DC"/>
    <w:rsid w:val="003F1A20"/>
    <w:rsid w:val="003F3350"/>
    <w:rsid w:val="003F494A"/>
    <w:rsid w:val="003F4A83"/>
    <w:rsid w:val="003F61BB"/>
    <w:rsid w:val="003F736C"/>
    <w:rsid w:val="004004F9"/>
    <w:rsid w:val="004007AC"/>
    <w:rsid w:val="00400A82"/>
    <w:rsid w:val="004015B3"/>
    <w:rsid w:val="00401A84"/>
    <w:rsid w:val="004021C1"/>
    <w:rsid w:val="0040249E"/>
    <w:rsid w:val="00403F76"/>
    <w:rsid w:val="0040543C"/>
    <w:rsid w:val="004058A9"/>
    <w:rsid w:val="00406523"/>
    <w:rsid w:val="00407699"/>
    <w:rsid w:val="00407B1D"/>
    <w:rsid w:val="0041061C"/>
    <w:rsid w:val="00410FF0"/>
    <w:rsid w:val="00411178"/>
    <w:rsid w:val="00412F0D"/>
    <w:rsid w:val="00413A9E"/>
    <w:rsid w:val="004143B2"/>
    <w:rsid w:val="004165EC"/>
    <w:rsid w:val="00417927"/>
    <w:rsid w:val="00417E47"/>
    <w:rsid w:val="004204E9"/>
    <w:rsid w:val="00421664"/>
    <w:rsid w:val="00421C29"/>
    <w:rsid w:val="00424303"/>
    <w:rsid w:val="00424F4C"/>
    <w:rsid w:val="00424F9A"/>
    <w:rsid w:val="0042596A"/>
    <w:rsid w:val="00425E00"/>
    <w:rsid w:val="0042610F"/>
    <w:rsid w:val="004261B5"/>
    <w:rsid w:val="0042748B"/>
    <w:rsid w:val="004279F7"/>
    <w:rsid w:val="00430DBD"/>
    <w:rsid w:val="00431D8A"/>
    <w:rsid w:val="0043229B"/>
    <w:rsid w:val="00432F9F"/>
    <w:rsid w:val="00434FF1"/>
    <w:rsid w:val="0043731F"/>
    <w:rsid w:val="00437745"/>
    <w:rsid w:val="0043776A"/>
    <w:rsid w:val="00440B67"/>
    <w:rsid w:val="00440C6D"/>
    <w:rsid w:val="00442517"/>
    <w:rsid w:val="00445889"/>
    <w:rsid w:val="00445E42"/>
    <w:rsid w:val="0044619D"/>
    <w:rsid w:val="00446542"/>
    <w:rsid w:val="0044674C"/>
    <w:rsid w:val="0045071B"/>
    <w:rsid w:val="00452331"/>
    <w:rsid w:val="004527E1"/>
    <w:rsid w:val="00452A6D"/>
    <w:rsid w:val="00456D93"/>
    <w:rsid w:val="00456EBA"/>
    <w:rsid w:val="00457632"/>
    <w:rsid w:val="00460D7A"/>
    <w:rsid w:val="00461532"/>
    <w:rsid w:val="00463856"/>
    <w:rsid w:val="00463F70"/>
    <w:rsid w:val="00464DFA"/>
    <w:rsid w:val="0046700B"/>
    <w:rsid w:val="0046751D"/>
    <w:rsid w:val="00470097"/>
    <w:rsid w:val="00470E96"/>
    <w:rsid w:val="00472CDB"/>
    <w:rsid w:val="00472D45"/>
    <w:rsid w:val="00472E81"/>
    <w:rsid w:val="004732F0"/>
    <w:rsid w:val="00475987"/>
    <w:rsid w:val="00477174"/>
    <w:rsid w:val="0047797B"/>
    <w:rsid w:val="00480B7B"/>
    <w:rsid w:val="00480C5C"/>
    <w:rsid w:val="00481188"/>
    <w:rsid w:val="004840C8"/>
    <w:rsid w:val="0048422F"/>
    <w:rsid w:val="004844F5"/>
    <w:rsid w:val="00490E7D"/>
    <w:rsid w:val="0049175B"/>
    <w:rsid w:val="00492C27"/>
    <w:rsid w:val="00492CC7"/>
    <w:rsid w:val="004939C8"/>
    <w:rsid w:val="00494023"/>
    <w:rsid w:val="00495BC0"/>
    <w:rsid w:val="00495DDE"/>
    <w:rsid w:val="00496247"/>
    <w:rsid w:val="004962A4"/>
    <w:rsid w:val="004A01D5"/>
    <w:rsid w:val="004A079F"/>
    <w:rsid w:val="004A0929"/>
    <w:rsid w:val="004A0A8B"/>
    <w:rsid w:val="004A1194"/>
    <w:rsid w:val="004A1C62"/>
    <w:rsid w:val="004A3217"/>
    <w:rsid w:val="004A3522"/>
    <w:rsid w:val="004A40DD"/>
    <w:rsid w:val="004A4D7C"/>
    <w:rsid w:val="004A5A28"/>
    <w:rsid w:val="004A6FF3"/>
    <w:rsid w:val="004A751D"/>
    <w:rsid w:val="004B3F7C"/>
    <w:rsid w:val="004B467E"/>
    <w:rsid w:val="004B4F15"/>
    <w:rsid w:val="004B5E61"/>
    <w:rsid w:val="004B6A87"/>
    <w:rsid w:val="004C00E5"/>
    <w:rsid w:val="004C0224"/>
    <w:rsid w:val="004C07AF"/>
    <w:rsid w:val="004C1C45"/>
    <w:rsid w:val="004C2674"/>
    <w:rsid w:val="004C2B28"/>
    <w:rsid w:val="004C2B7B"/>
    <w:rsid w:val="004C4B52"/>
    <w:rsid w:val="004C5C6B"/>
    <w:rsid w:val="004C6D72"/>
    <w:rsid w:val="004D253C"/>
    <w:rsid w:val="004D3685"/>
    <w:rsid w:val="004D3BEE"/>
    <w:rsid w:val="004D4C2D"/>
    <w:rsid w:val="004D4E77"/>
    <w:rsid w:val="004D55AD"/>
    <w:rsid w:val="004D5724"/>
    <w:rsid w:val="004D5840"/>
    <w:rsid w:val="004D58C1"/>
    <w:rsid w:val="004D6557"/>
    <w:rsid w:val="004E1830"/>
    <w:rsid w:val="004E2B98"/>
    <w:rsid w:val="004E43B7"/>
    <w:rsid w:val="004E5B86"/>
    <w:rsid w:val="004F01E7"/>
    <w:rsid w:val="004F2074"/>
    <w:rsid w:val="004F266F"/>
    <w:rsid w:val="004F327F"/>
    <w:rsid w:val="004F4C6C"/>
    <w:rsid w:val="00502CB4"/>
    <w:rsid w:val="005034AB"/>
    <w:rsid w:val="0050553E"/>
    <w:rsid w:val="005069B1"/>
    <w:rsid w:val="0050751F"/>
    <w:rsid w:val="00510818"/>
    <w:rsid w:val="00511C35"/>
    <w:rsid w:val="0051205F"/>
    <w:rsid w:val="00512990"/>
    <w:rsid w:val="00512C0F"/>
    <w:rsid w:val="00513A64"/>
    <w:rsid w:val="00513D51"/>
    <w:rsid w:val="0051419D"/>
    <w:rsid w:val="0051505A"/>
    <w:rsid w:val="00515417"/>
    <w:rsid w:val="00515AF3"/>
    <w:rsid w:val="00517B30"/>
    <w:rsid w:val="005210D3"/>
    <w:rsid w:val="005215D9"/>
    <w:rsid w:val="00523271"/>
    <w:rsid w:val="00523C9C"/>
    <w:rsid w:val="00524331"/>
    <w:rsid w:val="005268E6"/>
    <w:rsid w:val="00526919"/>
    <w:rsid w:val="00526EE0"/>
    <w:rsid w:val="00530965"/>
    <w:rsid w:val="00531583"/>
    <w:rsid w:val="00531FE4"/>
    <w:rsid w:val="0053367F"/>
    <w:rsid w:val="00535866"/>
    <w:rsid w:val="00535B83"/>
    <w:rsid w:val="00535DF5"/>
    <w:rsid w:val="00536CAF"/>
    <w:rsid w:val="00541157"/>
    <w:rsid w:val="005434D0"/>
    <w:rsid w:val="0054370B"/>
    <w:rsid w:val="005438EB"/>
    <w:rsid w:val="005449A0"/>
    <w:rsid w:val="00544C88"/>
    <w:rsid w:val="00544C8E"/>
    <w:rsid w:val="00544E1F"/>
    <w:rsid w:val="005451A9"/>
    <w:rsid w:val="00545555"/>
    <w:rsid w:val="005459ED"/>
    <w:rsid w:val="005461A8"/>
    <w:rsid w:val="00550632"/>
    <w:rsid w:val="0055064A"/>
    <w:rsid w:val="00551ED3"/>
    <w:rsid w:val="00552C2D"/>
    <w:rsid w:val="00554375"/>
    <w:rsid w:val="005548B6"/>
    <w:rsid w:val="00555207"/>
    <w:rsid w:val="00555267"/>
    <w:rsid w:val="0055724B"/>
    <w:rsid w:val="005609B5"/>
    <w:rsid w:val="00561709"/>
    <w:rsid w:val="0056325E"/>
    <w:rsid w:val="00563526"/>
    <w:rsid w:val="00565EFA"/>
    <w:rsid w:val="005667A7"/>
    <w:rsid w:val="00566C0B"/>
    <w:rsid w:val="005673E8"/>
    <w:rsid w:val="00570981"/>
    <w:rsid w:val="00571BD5"/>
    <w:rsid w:val="00571E03"/>
    <w:rsid w:val="00572093"/>
    <w:rsid w:val="005722FF"/>
    <w:rsid w:val="005736F8"/>
    <w:rsid w:val="00574CFC"/>
    <w:rsid w:val="0057538C"/>
    <w:rsid w:val="005762D1"/>
    <w:rsid w:val="00577CB6"/>
    <w:rsid w:val="00577FA5"/>
    <w:rsid w:val="00577FDF"/>
    <w:rsid w:val="00580185"/>
    <w:rsid w:val="00580D1E"/>
    <w:rsid w:val="00581067"/>
    <w:rsid w:val="005838D8"/>
    <w:rsid w:val="005845CB"/>
    <w:rsid w:val="0058657B"/>
    <w:rsid w:val="0058668A"/>
    <w:rsid w:val="00586700"/>
    <w:rsid w:val="0058678B"/>
    <w:rsid w:val="00586C12"/>
    <w:rsid w:val="00586F77"/>
    <w:rsid w:val="00587F8E"/>
    <w:rsid w:val="005915BB"/>
    <w:rsid w:val="00592120"/>
    <w:rsid w:val="00592255"/>
    <w:rsid w:val="005932C3"/>
    <w:rsid w:val="0059336B"/>
    <w:rsid w:val="00594E6B"/>
    <w:rsid w:val="00595225"/>
    <w:rsid w:val="00596182"/>
    <w:rsid w:val="00596877"/>
    <w:rsid w:val="005968D0"/>
    <w:rsid w:val="0059768D"/>
    <w:rsid w:val="00597AB4"/>
    <w:rsid w:val="005A14ED"/>
    <w:rsid w:val="005A404E"/>
    <w:rsid w:val="005A40FE"/>
    <w:rsid w:val="005A47EB"/>
    <w:rsid w:val="005A4B06"/>
    <w:rsid w:val="005A582C"/>
    <w:rsid w:val="005A5B8A"/>
    <w:rsid w:val="005A5C81"/>
    <w:rsid w:val="005A6795"/>
    <w:rsid w:val="005A7486"/>
    <w:rsid w:val="005A7850"/>
    <w:rsid w:val="005B02C8"/>
    <w:rsid w:val="005B1EC1"/>
    <w:rsid w:val="005B3D4D"/>
    <w:rsid w:val="005B4F42"/>
    <w:rsid w:val="005B58CA"/>
    <w:rsid w:val="005B6E89"/>
    <w:rsid w:val="005B78F9"/>
    <w:rsid w:val="005C1B05"/>
    <w:rsid w:val="005C24A1"/>
    <w:rsid w:val="005C326D"/>
    <w:rsid w:val="005C50A7"/>
    <w:rsid w:val="005C5681"/>
    <w:rsid w:val="005C628E"/>
    <w:rsid w:val="005C684E"/>
    <w:rsid w:val="005C6C93"/>
    <w:rsid w:val="005C70B9"/>
    <w:rsid w:val="005C72DC"/>
    <w:rsid w:val="005C7513"/>
    <w:rsid w:val="005C766E"/>
    <w:rsid w:val="005C7B4A"/>
    <w:rsid w:val="005C7CD7"/>
    <w:rsid w:val="005D0205"/>
    <w:rsid w:val="005D0930"/>
    <w:rsid w:val="005D18C4"/>
    <w:rsid w:val="005D22A7"/>
    <w:rsid w:val="005D2516"/>
    <w:rsid w:val="005D4F01"/>
    <w:rsid w:val="005D5210"/>
    <w:rsid w:val="005D66C7"/>
    <w:rsid w:val="005D6BE6"/>
    <w:rsid w:val="005E1142"/>
    <w:rsid w:val="005E2AF2"/>
    <w:rsid w:val="005E4BD3"/>
    <w:rsid w:val="005E57EE"/>
    <w:rsid w:val="005E6450"/>
    <w:rsid w:val="005E6639"/>
    <w:rsid w:val="005F102F"/>
    <w:rsid w:val="005F11F6"/>
    <w:rsid w:val="005F1951"/>
    <w:rsid w:val="005F27C8"/>
    <w:rsid w:val="005F2C4A"/>
    <w:rsid w:val="005F41A8"/>
    <w:rsid w:val="005F5217"/>
    <w:rsid w:val="005F5F92"/>
    <w:rsid w:val="005F5FC6"/>
    <w:rsid w:val="005F64FA"/>
    <w:rsid w:val="005F6676"/>
    <w:rsid w:val="005F7C57"/>
    <w:rsid w:val="006000A4"/>
    <w:rsid w:val="00601092"/>
    <w:rsid w:val="00601D67"/>
    <w:rsid w:val="00604424"/>
    <w:rsid w:val="00605A62"/>
    <w:rsid w:val="006071B2"/>
    <w:rsid w:val="00607526"/>
    <w:rsid w:val="0061398A"/>
    <w:rsid w:val="00613DF9"/>
    <w:rsid w:val="006142E1"/>
    <w:rsid w:val="006155F5"/>
    <w:rsid w:val="006157D6"/>
    <w:rsid w:val="00617158"/>
    <w:rsid w:val="006178D6"/>
    <w:rsid w:val="00621BAC"/>
    <w:rsid w:val="006222A2"/>
    <w:rsid w:val="00623964"/>
    <w:rsid w:val="00625FA5"/>
    <w:rsid w:val="0062662B"/>
    <w:rsid w:val="00626DF5"/>
    <w:rsid w:val="00627B92"/>
    <w:rsid w:val="006304CF"/>
    <w:rsid w:val="00632F90"/>
    <w:rsid w:val="00634674"/>
    <w:rsid w:val="0063595F"/>
    <w:rsid w:val="0063627B"/>
    <w:rsid w:val="00636C1C"/>
    <w:rsid w:val="006374F6"/>
    <w:rsid w:val="00640294"/>
    <w:rsid w:val="00640C3A"/>
    <w:rsid w:val="006417F0"/>
    <w:rsid w:val="00641847"/>
    <w:rsid w:val="00642B12"/>
    <w:rsid w:val="0064333A"/>
    <w:rsid w:val="00645158"/>
    <w:rsid w:val="00645F35"/>
    <w:rsid w:val="00646438"/>
    <w:rsid w:val="0064657B"/>
    <w:rsid w:val="0064657F"/>
    <w:rsid w:val="0064659B"/>
    <w:rsid w:val="00646D3D"/>
    <w:rsid w:val="00650C1C"/>
    <w:rsid w:val="00650C28"/>
    <w:rsid w:val="00652DDB"/>
    <w:rsid w:val="006538E3"/>
    <w:rsid w:val="00653C65"/>
    <w:rsid w:val="00653E4C"/>
    <w:rsid w:val="0065425B"/>
    <w:rsid w:val="00654DC5"/>
    <w:rsid w:val="00656C84"/>
    <w:rsid w:val="00660617"/>
    <w:rsid w:val="00660916"/>
    <w:rsid w:val="00660A35"/>
    <w:rsid w:val="00660C59"/>
    <w:rsid w:val="0066136B"/>
    <w:rsid w:val="0066199C"/>
    <w:rsid w:val="00661ABF"/>
    <w:rsid w:val="0066468E"/>
    <w:rsid w:val="00664780"/>
    <w:rsid w:val="006654C2"/>
    <w:rsid w:val="00667917"/>
    <w:rsid w:val="0067015F"/>
    <w:rsid w:val="00671CBA"/>
    <w:rsid w:val="006728F1"/>
    <w:rsid w:val="006733F4"/>
    <w:rsid w:val="0067435E"/>
    <w:rsid w:val="006744CA"/>
    <w:rsid w:val="00674B7D"/>
    <w:rsid w:val="00674DD7"/>
    <w:rsid w:val="00675ACB"/>
    <w:rsid w:val="0067730F"/>
    <w:rsid w:val="00677825"/>
    <w:rsid w:val="00680AED"/>
    <w:rsid w:val="00682521"/>
    <w:rsid w:val="0068264E"/>
    <w:rsid w:val="006843F1"/>
    <w:rsid w:val="00684ECB"/>
    <w:rsid w:val="00685A80"/>
    <w:rsid w:val="0068641B"/>
    <w:rsid w:val="00686C43"/>
    <w:rsid w:val="00686F1A"/>
    <w:rsid w:val="00687D90"/>
    <w:rsid w:val="00687DDC"/>
    <w:rsid w:val="00687F5C"/>
    <w:rsid w:val="00690300"/>
    <w:rsid w:val="006912F7"/>
    <w:rsid w:val="00691420"/>
    <w:rsid w:val="0069197B"/>
    <w:rsid w:val="006919B5"/>
    <w:rsid w:val="00691C33"/>
    <w:rsid w:val="00691E26"/>
    <w:rsid w:val="0069270B"/>
    <w:rsid w:val="00692A3D"/>
    <w:rsid w:val="00694A6C"/>
    <w:rsid w:val="006959BF"/>
    <w:rsid w:val="00695E5D"/>
    <w:rsid w:val="0069630D"/>
    <w:rsid w:val="00697686"/>
    <w:rsid w:val="00697709"/>
    <w:rsid w:val="006A0961"/>
    <w:rsid w:val="006A1025"/>
    <w:rsid w:val="006A1342"/>
    <w:rsid w:val="006A13E9"/>
    <w:rsid w:val="006A1488"/>
    <w:rsid w:val="006A16B8"/>
    <w:rsid w:val="006A2647"/>
    <w:rsid w:val="006A3149"/>
    <w:rsid w:val="006A5543"/>
    <w:rsid w:val="006A57F3"/>
    <w:rsid w:val="006A763D"/>
    <w:rsid w:val="006A7C5F"/>
    <w:rsid w:val="006B035C"/>
    <w:rsid w:val="006B0471"/>
    <w:rsid w:val="006B0A23"/>
    <w:rsid w:val="006B213A"/>
    <w:rsid w:val="006B2DCC"/>
    <w:rsid w:val="006B495B"/>
    <w:rsid w:val="006B57E6"/>
    <w:rsid w:val="006B7579"/>
    <w:rsid w:val="006B75AC"/>
    <w:rsid w:val="006B77F0"/>
    <w:rsid w:val="006C0AF6"/>
    <w:rsid w:val="006C2884"/>
    <w:rsid w:val="006C2C5C"/>
    <w:rsid w:val="006C36CB"/>
    <w:rsid w:val="006C38BB"/>
    <w:rsid w:val="006C4972"/>
    <w:rsid w:val="006C57EB"/>
    <w:rsid w:val="006C64A8"/>
    <w:rsid w:val="006C64C6"/>
    <w:rsid w:val="006C74B7"/>
    <w:rsid w:val="006C77EC"/>
    <w:rsid w:val="006D0E57"/>
    <w:rsid w:val="006D0EE4"/>
    <w:rsid w:val="006D17B7"/>
    <w:rsid w:val="006D1C2A"/>
    <w:rsid w:val="006D233D"/>
    <w:rsid w:val="006D25A8"/>
    <w:rsid w:val="006D2AFF"/>
    <w:rsid w:val="006D3846"/>
    <w:rsid w:val="006D53EE"/>
    <w:rsid w:val="006D5E84"/>
    <w:rsid w:val="006D7BAE"/>
    <w:rsid w:val="006D7E6D"/>
    <w:rsid w:val="006E02A9"/>
    <w:rsid w:val="006E2276"/>
    <w:rsid w:val="006E3956"/>
    <w:rsid w:val="006E4CAD"/>
    <w:rsid w:val="006E4F38"/>
    <w:rsid w:val="006E55BD"/>
    <w:rsid w:val="006E6123"/>
    <w:rsid w:val="006E6A61"/>
    <w:rsid w:val="006E7449"/>
    <w:rsid w:val="006F01C6"/>
    <w:rsid w:val="006F116E"/>
    <w:rsid w:val="006F4E1F"/>
    <w:rsid w:val="006F4EB3"/>
    <w:rsid w:val="006F5837"/>
    <w:rsid w:val="006F5EDF"/>
    <w:rsid w:val="006F62A3"/>
    <w:rsid w:val="006F70CB"/>
    <w:rsid w:val="006F736B"/>
    <w:rsid w:val="007025D5"/>
    <w:rsid w:val="007045C6"/>
    <w:rsid w:val="007047CB"/>
    <w:rsid w:val="00704CB7"/>
    <w:rsid w:val="00704E88"/>
    <w:rsid w:val="00706206"/>
    <w:rsid w:val="0070679B"/>
    <w:rsid w:val="0070694C"/>
    <w:rsid w:val="00707031"/>
    <w:rsid w:val="0071126C"/>
    <w:rsid w:val="0071136E"/>
    <w:rsid w:val="007122CC"/>
    <w:rsid w:val="007127FA"/>
    <w:rsid w:val="00713DC2"/>
    <w:rsid w:val="0071403F"/>
    <w:rsid w:val="007146D6"/>
    <w:rsid w:val="007150F5"/>
    <w:rsid w:val="0071660A"/>
    <w:rsid w:val="00716688"/>
    <w:rsid w:val="007168DF"/>
    <w:rsid w:val="00716DB0"/>
    <w:rsid w:val="0071730C"/>
    <w:rsid w:val="007215D7"/>
    <w:rsid w:val="00721712"/>
    <w:rsid w:val="00721FE3"/>
    <w:rsid w:val="00722E21"/>
    <w:rsid w:val="00726A0A"/>
    <w:rsid w:val="007276E1"/>
    <w:rsid w:val="00727E4F"/>
    <w:rsid w:val="007307AC"/>
    <w:rsid w:val="0073299D"/>
    <w:rsid w:val="007331FB"/>
    <w:rsid w:val="00733AE8"/>
    <w:rsid w:val="00733E07"/>
    <w:rsid w:val="00736532"/>
    <w:rsid w:val="0073702D"/>
    <w:rsid w:val="00737E03"/>
    <w:rsid w:val="00737F2E"/>
    <w:rsid w:val="00740750"/>
    <w:rsid w:val="007410F2"/>
    <w:rsid w:val="00741282"/>
    <w:rsid w:val="00741F1A"/>
    <w:rsid w:val="0074257D"/>
    <w:rsid w:val="007429D0"/>
    <w:rsid w:val="007430FE"/>
    <w:rsid w:val="00743751"/>
    <w:rsid w:val="007479FC"/>
    <w:rsid w:val="00750C5F"/>
    <w:rsid w:val="00750D78"/>
    <w:rsid w:val="007517DC"/>
    <w:rsid w:val="0075241C"/>
    <w:rsid w:val="007530DA"/>
    <w:rsid w:val="007538DB"/>
    <w:rsid w:val="00755AAC"/>
    <w:rsid w:val="00755C55"/>
    <w:rsid w:val="00757BEE"/>
    <w:rsid w:val="00762452"/>
    <w:rsid w:val="007642B4"/>
    <w:rsid w:val="0076681B"/>
    <w:rsid w:val="007669F9"/>
    <w:rsid w:val="00767523"/>
    <w:rsid w:val="00767C8D"/>
    <w:rsid w:val="007719B4"/>
    <w:rsid w:val="00771A01"/>
    <w:rsid w:val="007726A1"/>
    <w:rsid w:val="00772DD6"/>
    <w:rsid w:val="00774569"/>
    <w:rsid w:val="00774D5A"/>
    <w:rsid w:val="00776F60"/>
    <w:rsid w:val="00777381"/>
    <w:rsid w:val="0077791E"/>
    <w:rsid w:val="00777C3B"/>
    <w:rsid w:val="007815CB"/>
    <w:rsid w:val="007824DE"/>
    <w:rsid w:val="00782A05"/>
    <w:rsid w:val="00782E0B"/>
    <w:rsid w:val="00783E45"/>
    <w:rsid w:val="00783F6F"/>
    <w:rsid w:val="00784487"/>
    <w:rsid w:val="00785501"/>
    <w:rsid w:val="00785E92"/>
    <w:rsid w:val="00787E68"/>
    <w:rsid w:val="00790A61"/>
    <w:rsid w:val="00791E7A"/>
    <w:rsid w:val="00793AA5"/>
    <w:rsid w:val="00793D40"/>
    <w:rsid w:val="007947AC"/>
    <w:rsid w:val="00794996"/>
    <w:rsid w:val="00794AD8"/>
    <w:rsid w:val="00795898"/>
    <w:rsid w:val="00796B63"/>
    <w:rsid w:val="007978D2"/>
    <w:rsid w:val="007A04E8"/>
    <w:rsid w:val="007A0953"/>
    <w:rsid w:val="007A0974"/>
    <w:rsid w:val="007A1BA1"/>
    <w:rsid w:val="007B069A"/>
    <w:rsid w:val="007B0EC0"/>
    <w:rsid w:val="007B1332"/>
    <w:rsid w:val="007B370F"/>
    <w:rsid w:val="007B3BFD"/>
    <w:rsid w:val="007B4D75"/>
    <w:rsid w:val="007B68A2"/>
    <w:rsid w:val="007B6C30"/>
    <w:rsid w:val="007C004E"/>
    <w:rsid w:val="007C0FC2"/>
    <w:rsid w:val="007C2186"/>
    <w:rsid w:val="007C257E"/>
    <w:rsid w:val="007C7F5E"/>
    <w:rsid w:val="007D1BFF"/>
    <w:rsid w:val="007D1FB3"/>
    <w:rsid w:val="007D1FC2"/>
    <w:rsid w:val="007D27C6"/>
    <w:rsid w:val="007D3937"/>
    <w:rsid w:val="007D3A7B"/>
    <w:rsid w:val="007D3F55"/>
    <w:rsid w:val="007D4305"/>
    <w:rsid w:val="007D4566"/>
    <w:rsid w:val="007D464F"/>
    <w:rsid w:val="007D5EED"/>
    <w:rsid w:val="007D601D"/>
    <w:rsid w:val="007D605A"/>
    <w:rsid w:val="007D7345"/>
    <w:rsid w:val="007D7661"/>
    <w:rsid w:val="007E0761"/>
    <w:rsid w:val="007E0FE9"/>
    <w:rsid w:val="007E373E"/>
    <w:rsid w:val="007E4694"/>
    <w:rsid w:val="007E4980"/>
    <w:rsid w:val="007E5073"/>
    <w:rsid w:val="007E520E"/>
    <w:rsid w:val="007E5234"/>
    <w:rsid w:val="007E5816"/>
    <w:rsid w:val="007E6C57"/>
    <w:rsid w:val="007E6EB3"/>
    <w:rsid w:val="007F04CB"/>
    <w:rsid w:val="007F0882"/>
    <w:rsid w:val="007F1C42"/>
    <w:rsid w:val="007F2938"/>
    <w:rsid w:val="007F639D"/>
    <w:rsid w:val="0080057B"/>
    <w:rsid w:val="00803645"/>
    <w:rsid w:val="00803EF8"/>
    <w:rsid w:val="00805339"/>
    <w:rsid w:val="00807E0F"/>
    <w:rsid w:val="00815E00"/>
    <w:rsid w:val="00815E5B"/>
    <w:rsid w:val="00816B68"/>
    <w:rsid w:val="0081790C"/>
    <w:rsid w:val="00820237"/>
    <w:rsid w:val="0082149B"/>
    <w:rsid w:val="008231DF"/>
    <w:rsid w:val="00823B6A"/>
    <w:rsid w:val="00825A44"/>
    <w:rsid w:val="00826DC1"/>
    <w:rsid w:val="00826F4B"/>
    <w:rsid w:val="008273A0"/>
    <w:rsid w:val="00831735"/>
    <w:rsid w:val="00833B57"/>
    <w:rsid w:val="00835DE8"/>
    <w:rsid w:val="00835F35"/>
    <w:rsid w:val="008370AD"/>
    <w:rsid w:val="00837A6F"/>
    <w:rsid w:val="00837D62"/>
    <w:rsid w:val="008423D0"/>
    <w:rsid w:val="0084275A"/>
    <w:rsid w:val="0084415C"/>
    <w:rsid w:val="00844238"/>
    <w:rsid w:val="00845ABC"/>
    <w:rsid w:val="00846C3E"/>
    <w:rsid w:val="008477F4"/>
    <w:rsid w:val="008478B3"/>
    <w:rsid w:val="008479C0"/>
    <w:rsid w:val="00847B4B"/>
    <w:rsid w:val="00851CB6"/>
    <w:rsid w:val="00851E7C"/>
    <w:rsid w:val="00851EED"/>
    <w:rsid w:val="008529E1"/>
    <w:rsid w:val="00853FCB"/>
    <w:rsid w:val="00854347"/>
    <w:rsid w:val="00854961"/>
    <w:rsid w:val="00855485"/>
    <w:rsid w:val="008555C1"/>
    <w:rsid w:val="00855BDF"/>
    <w:rsid w:val="00855C20"/>
    <w:rsid w:val="00855EFA"/>
    <w:rsid w:val="008562F5"/>
    <w:rsid w:val="00857566"/>
    <w:rsid w:val="00860DC0"/>
    <w:rsid w:val="008615F7"/>
    <w:rsid w:val="00861EA7"/>
    <w:rsid w:val="00862512"/>
    <w:rsid w:val="008625B5"/>
    <w:rsid w:val="00863888"/>
    <w:rsid w:val="00863945"/>
    <w:rsid w:val="00865855"/>
    <w:rsid w:val="00866ED1"/>
    <w:rsid w:val="00867E12"/>
    <w:rsid w:val="00870562"/>
    <w:rsid w:val="00870F58"/>
    <w:rsid w:val="00874539"/>
    <w:rsid w:val="0087507D"/>
    <w:rsid w:val="00875961"/>
    <w:rsid w:val="00876460"/>
    <w:rsid w:val="00876487"/>
    <w:rsid w:val="00880301"/>
    <w:rsid w:val="008805A5"/>
    <w:rsid w:val="00882410"/>
    <w:rsid w:val="008824A7"/>
    <w:rsid w:val="00887687"/>
    <w:rsid w:val="008909C6"/>
    <w:rsid w:val="00890BC3"/>
    <w:rsid w:val="00891902"/>
    <w:rsid w:val="00891DCC"/>
    <w:rsid w:val="00892558"/>
    <w:rsid w:val="00892ADD"/>
    <w:rsid w:val="00892E26"/>
    <w:rsid w:val="00892F44"/>
    <w:rsid w:val="00893A75"/>
    <w:rsid w:val="00893FC9"/>
    <w:rsid w:val="008951DF"/>
    <w:rsid w:val="008A0661"/>
    <w:rsid w:val="008A0B47"/>
    <w:rsid w:val="008A2E78"/>
    <w:rsid w:val="008A400F"/>
    <w:rsid w:val="008A4CC5"/>
    <w:rsid w:val="008A5172"/>
    <w:rsid w:val="008A74C2"/>
    <w:rsid w:val="008B0C7F"/>
    <w:rsid w:val="008B0E6C"/>
    <w:rsid w:val="008B19D7"/>
    <w:rsid w:val="008B2A54"/>
    <w:rsid w:val="008B3E27"/>
    <w:rsid w:val="008B3E8E"/>
    <w:rsid w:val="008B4E25"/>
    <w:rsid w:val="008B564D"/>
    <w:rsid w:val="008B62E4"/>
    <w:rsid w:val="008B6BAB"/>
    <w:rsid w:val="008B6C02"/>
    <w:rsid w:val="008C02EE"/>
    <w:rsid w:val="008C037A"/>
    <w:rsid w:val="008C31DE"/>
    <w:rsid w:val="008C40F1"/>
    <w:rsid w:val="008C46C2"/>
    <w:rsid w:val="008C4C15"/>
    <w:rsid w:val="008C612B"/>
    <w:rsid w:val="008C7568"/>
    <w:rsid w:val="008C79F1"/>
    <w:rsid w:val="008D4590"/>
    <w:rsid w:val="008D56B9"/>
    <w:rsid w:val="008D5A3F"/>
    <w:rsid w:val="008E0679"/>
    <w:rsid w:val="008E14CA"/>
    <w:rsid w:val="008E23BA"/>
    <w:rsid w:val="008E25BD"/>
    <w:rsid w:val="008E351A"/>
    <w:rsid w:val="008E4903"/>
    <w:rsid w:val="008E4E4D"/>
    <w:rsid w:val="008E695D"/>
    <w:rsid w:val="008E6C17"/>
    <w:rsid w:val="008E74A1"/>
    <w:rsid w:val="008E7B5A"/>
    <w:rsid w:val="008E7D23"/>
    <w:rsid w:val="008F0471"/>
    <w:rsid w:val="008F145C"/>
    <w:rsid w:val="008F29CF"/>
    <w:rsid w:val="008F2AFB"/>
    <w:rsid w:val="008F2B87"/>
    <w:rsid w:val="008F4D69"/>
    <w:rsid w:val="008F5115"/>
    <w:rsid w:val="008F68B3"/>
    <w:rsid w:val="008F691D"/>
    <w:rsid w:val="008F6D9A"/>
    <w:rsid w:val="008F7481"/>
    <w:rsid w:val="008F75DB"/>
    <w:rsid w:val="008F7A2B"/>
    <w:rsid w:val="00901682"/>
    <w:rsid w:val="00902FFF"/>
    <w:rsid w:val="0090566A"/>
    <w:rsid w:val="00905780"/>
    <w:rsid w:val="0090700F"/>
    <w:rsid w:val="00907084"/>
    <w:rsid w:val="00907384"/>
    <w:rsid w:val="009075E0"/>
    <w:rsid w:val="009100A9"/>
    <w:rsid w:val="00911A22"/>
    <w:rsid w:val="009128EE"/>
    <w:rsid w:val="009161C8"/>
    <w:rsid w:val="0091720E"/>
    <w:rsid w:val="00917410"/>
    <w:rsid w:val="00917F78"/>
    <w:rsid w:val="00921877"/>
    <w:rsid w:val="00921D06"/>
    <w:rsid w:val="00921F39"/>
    <w:rsid w:val="00923343"/>
    <w:rsid w:val="00923D9C"/>
    <w:rsid w:val="0092470A"/>
    <w:rsid w:val="009247BA"/>
    <w:rsid w:val="00924A6E"/>
    <w:rsid w:val="00925335"/>
    <w:rsid w:val="0092533A"/>
    <w:rsid w:val="00926EFE"/>
    <w:rsid w:val="00927F6E"/>
    <w:rsid w:val="009301C9"/>
    <w:rsid w:val="00931459"/>
    <w:rsid w:val="00933E69"/>
    <w:rsid w:val="0093597A"/>
    <w:rsid w:val="00935ED0"/>
    <w:rsid w:val="009365D5"/>
    <w:rsid w:val="00940048"/>
    <w:rsid w:val="00941EF0"/>
    <w:rsid w:val="00943EF8"/>
    <w:rsid w:val="00944CA8"/>
    <w:rsid w:val="00945548"/>
    <w:rsid w:val="00945B46"/>
    <w:rsid w:val="00947E13"/>
    <w:rsid w:val="00951294"/>
    <w:rsid w:val="00951F9D"/>
    <w:rsid w:val="00953169"/>
    <w:rsid w:val="0095367D"/>
    <w:rsid w:val="00957AEA"/>
    <w:rsid w:val="00957D3A"/>
    <w:rsid w:val="00957E15"/>
    <w:rsid w:val="009608F4"/>
    <w:rsid w:val="00960EBB"/>
    <w:rsid w:val="00960F6D"/>
    <w:rsid w:val="009615DE"/>
    <w:rsid w:val="0096210B"/>
    <w:rsid w:val="009641A6"/>
    <w:rsid w:val="00965563"/>
    <w:rsid w:val="009672BF"/>
    <w:rsid w:val="009672D2"/>
    <w:rsid w:val="00967E7D"/>
    <w:rsid w:val="009709E9"/>
    <w:rsid w:val="00970AA1"/>
    <w:rsid w:val="009713BF"/>
    <w:rsid w:val="0097162C"/>
    <w:rsid w:val="00971630"/>
    <w:rsid w:val="00972099"/>
    <w:rsid w:val="00973DB7"/>
    <w:rsid w:val="00974CFE"/>
    <w:rsid w:val="0097551C"/>
    <w:rsid w:val="00976318"/>
    <w:rsid w:val="00976822"/>
    <w:rsid w:val="0097716D"/>
    <w:rsid w:val="00980911"/>
    <w:rsid w:val="00980E53"/>
    <w:rsid w:val="00981015"/>
    <w:rsid w:val="009817F7"/>
    <w:rsid w:val="00982734"/>
    <w:rsid w:val="00983005"/>
    <w:rsid w:val="00983437"/>
    <w:rsid w:val="00984C0D"/>
    <w:rsid w:val="00985648"/>
    <w:rsid w:val="009857C8"/>
    <w:rsid w:val="0098605B"/>
    <w:rsid w:val="00990259"/>
    <w:rsid w:val="00990760"/>
    <w:rsid w:val="0099089D"/>
    <w:rsid w:val="00991E90"/>
    <w:rsid w:val="009941E8"/>
    <w:rsid w:val="00995275"/>
    <w:rsid w:val="009952EA"/>
    <w:rsid w:val="009A0414"/>
    <w:rsid w:val="009A19A5"/>
    <w:rsid w:val="009A2EB3"/>
    <w:rsid w:val="009A3066"/>
    <w:rsid w:val="009A3BC4"/>
    <w:rsid w:val="009A40B9"/>
    <w:rsid w:val="009A7277"/>
    <w:rsid w:val="009A73E2"/>
    <w:rsid w:val="009B0362"/>
    <w:rsid w:val="009B04A7"/>
    <w:rsid w:val="009B1A7F"/>
    <w:rsid w:val="009B2616"/>
    <w:rsid w:val="009B298F"/>
    <w:rsid w:val="009B41CA"/>
    <w:rsid w:val="009B4B6F"/>
    <w:rsid w:val="009B4C75"/>
    <w:rsid w:val="009B51B3"/>
    <w:rsid w:val="009B5BA6"/>
    <w:rsid w:val="009B6220"/>
    <w:rsid w:val="009B6BF8"/>
    <w:rsid w:val="009B7C4D"/>
    <w:rsid w:val="009C601C"/>
    <w:rsid w:val="009C6968"/>
    <w:rsid w:val="009C756E"/>
    <w:rsid w:val="009C79CA"/>
    <w:rsid w:val="009D0EED"/>
    <w:rsid w:val="009D4204"/>
    <w:rsid w:val="009D5BDC"/>
    <w:rsid w:val="009D6359"/>
    <w:rsid w:val="009D6A3B"/>
    <w:rsid w:val="009D6FCF"/>
    <w:rsid w:val="009E0960"/>
    <w:rsid w:val="009E23EC"/>
    <w:rsid w:val="009E302E"/>
    <w:rsid w:val="009E3FD8"/>
    <w:rsid w:val="009E4340"/>
    <w:rsid w:val="009E46F4"/>
    <w:rsid w:val="009E4BF3"/>
    <w:rsid w:val="009E4BFF"/>
    <w:rsid w:val="009E6DE8"/>
    <w:rsid w:val="009E7D0A"/>
    <w:rsid w:val="009F116D"/>
    <w:rsid w:val="009F11F5"/>
    <w:rsid w:val="009F1FC0"/>
    <w:rsid w:val="009F2821"/>
    <w:rsid w:val="009F3825"/>
    <w:rsid w:val="009F38E3"/>
    <w:rsid w:val="009F3A4B"/>
    <w:rsid w:val="009F4F5D"/>
    <w:rsid w:val="009F5E43"/>
    <w:rsid w:val="009F7081"/>
    <w:rsid w:val="009F7724"/>
    <w:rsid w:val="009F7DFA"/>
    <w:rsid w:val="00A035F9"/>
    <w:rsid w:val="00A04373"/>
    <w:rsid w:val="00A05BD0"/>
    <w:rsid w:val="00A0625B"/>
    <w:rsid w:val="00A064ED"/>
    <w:rsid w:val="00A072DB"/>
    <w:rsid w:val="00A07DB1"/>
    <w:rsid w:val="00A10F6C"/>
    <w:rsid w:val="00A11CD2"/>
    <w:rsid w:val="00A12265"/>
    <w:rsid w:val="00A13D8B"/>
    <w:rsid w:val="00A14333"/>
    <w:rsid w:val="00A147B1"/>
    <w:rsid w:val="00A16EA5"/>
    <w:rsid w:val="00A17651"/>
    <w:rsid w:val="00A20AC6"/>
    <w:rsid w:val="00A26400"/>
    <w:rsid w:val="00A270B6"/>
    <w:rsid w:val="00A275E5"/>
    <w:rsid w:val="00A27C82"/>
    <w:rsid w:val="00A308D0"/>
    <w:rsid w:val="00A30CFA"/>
    <w:rsid w:val="00A3195E"/>
    <w:rsid w:val="00A31DD8"/>
    <w:rsid w:val="00A32D65"/>
    <w:rsid w:val="00A33BCE"/>
    <w:rsid w:val="00A33BF8"/>
    <w:rsid w:val="00A34A5F"/>
    <w:rsid w:val="00A35B57"/>
    <w:rsid w:val="00A3667B"/>
    <w:rsid w:val="00A40428"/>
    <w:rsid w:val="00A405C2"/>
    <w:rsid w:val="00A4189B"/>
    <w:rsid w:val="00A41BAC"/>
    <w:rsid w:val="00A45328"/>
    <w:rsid w:val="00A45536"/>
    <w:rsid w:val="00A457A0"/>
    <w:rsid w:val="00A4648C"/>
    <w:rsid w:val="00A46505"/>
    <w:rsid w:val="00A467F5"/>
    <w:rsid w:val="00A4694B"/>
    <w:rsid w:val="00A46D75"/>
    <w:rsid w:val="00A52B5E"/>
    <w:rsid w:val="00A53F56"/>
    <w:rsid w:val="00A551CF"/>
    <w:rsid w:val="00A5581B"/>
    <w:rsid w:val="00A565B9"/>
    <w:rsid w:val="00A57D37"/>
    <w:rsid w:val="00A60A2E"/>
    <w:rsid w:val="00A61B08"/>
    <w:rsid w:val="00A62124"/>
    <w:rsid w:val="00A62367"/>
    <w:rsid w:val="00A63344"/>
    <w:rsid w:val="00A63EE8"/>
    <w:rsid w:val="00A6538D"/>
    <w:rsid w:val="00A65816"/>
    <w:rsid w:val="00A6688F"/>
    <w:rsid w:val="00A668E8"/>
    <w:rsid w:val="00A67059"/>
    <w:rsid w:val="00A70B87"/>
    <w:rsid w:val="00A70E9B"/>
    <w:rsid w:val="00A71A5F"/>
    <w:rsid w:val="00A74FCD"/>
    <w:rsid w:val="00A755C0"/>
    <w:rsid w:val="00A75907"/>
    <w:rsid w:val="00A765B8"/>
    <w:rsid w:val="00A7772A"/>
    <w:rsid w:val="00A807F2"/>
    <w:rsid w:val="00A80C42"/>
    <w:rsid w:val="00A80F78"/>
    <w:rsid w:val="00A81B07"/>
    <w:rsid w:val="00A83CC6"/>
    <w:rsid w:val="00A84A7C"/>
    <w:rsid w:val="00A84E84"/>
    <w:rsid w:val="00A85E73"/>
    <w:rsid w:val="00A85F0B"/>
    <w:rsid w:val="00A87DDB"/>
    <w:rsid w:val="00A90720"/>
    <w:rsid w:val="00A91CA9"/>
    <w:rsid w:val="00A92024"/>
    <w:rsid w:val="00A93C84"/>
    <w:rsid w:val="00A9478B"/>
    <w:rsid w:val="00A94A1A"/>
    <w:rsid w:val="00A9546B"/>
    <w:rsid w:val="00A956B6"/>
    <w:rsid w:val="00A95B04"/>
    <w:rsid w:val="00A95E4E"/>
    <w:rsid w:val="00AA0854"/>
    <w:rsid w:val="00AA2A74"/>
    <w:rsid w:val="00AA39E0"/>
    <w:rsid w:val="00AA47BF"/>
    <w:rsid w:val="00AA4D2F"/>
    <w:rsid w:val="00AA5289"/>
    <w:rsid w:val="00AA5BE9"/>
    <w:rsid w:val="00AA7DEF"/>
    <w:rsid w:val="00AB0400"/>
    <w:rsid w:val="00AB07B0"/>
    <w:rsid w:val="00AB0EFB"/>
    <w:rsid w:val="00AB2EA0"/>
    <w:rsid w:val="00AB3175"/>
    <w:rsid w:val="00AB3301"/>
    <w:rsid w:val="00AB3B7A"/>
    <w:rsid w:val="00AB4740"/>
    <w:rsid w:val="00AB64DC"/>
    <w:rsid w:val="00AB6918"/>
    <w:rsid w:val="00AC0780"/>
    <w:rsid w:val="00AC0A29"/>
    <w:rsid w:val="00AC0A7E"/>
    <w:rsid w:val="00AC1B52"/>
    <w:rsid w:val="00AC25AF"/>
    <w:rsid w:val="00AC40BA"/>
    <w:rsid w:val="00AC4E2A"/>
    <w:rsid w:val="00AC5334"/>
    <w:rsid w:val="00AC6EAF"/>
    <w:rsid w:val="00AD0482"/>
    <w:rsid w:val="00AD077C"/>
    <w:rsid w:val="00AD07E0"/>
    <w:rsid w:val="00AD278F"/>
    <w:rsid w:val="00AD31AF"/>
    <w:rsid w:val="00AD3543"/>
    <w:rsid w:val="00AD74BB"/>
    <w:rsid w:val="00AD7929"/>
    <w:rsid w:val="00AD7998"/>
    <w:rsid w:val="00AE0216"/>
    <w:rsid w:val="00AE0D02"/>
    <w:rsid w:val="00AE0E44"/>
    <w:rsid w:val="00AE14FB"/>
    <w:rsid w:val="00AE26AD"/>
    <w:rsid w:val="00AE3E0F"/>
    <w:rsid w:val="00AE4456"/>
    <w:rsid w:val="00AE5D34"/>
    <w:rsid w:val="00AE6100"/>
    <w:rsid w:val="00AE657A"/>
    <w:rsid w:val="00AF0DA3"/>
    <w:rsid w:val="00AF3F45"/>
    <w:rsid w:val="00AF484B"/>
    <w:rsid w:val="00AF4F81"/>
    <w:rsid w:val="00AF53A4"/>
    <w:rsid w:val="00AF5F28"/>
    <w:rsid w:val="00AF6ED8"/>
    <w:rsid w:val="00AF6F62"/>
    <w:rsid w:val="00B01533"/>
    <w:rsid w:val="00B03D04"/>
    <w:rsid w:val="00B04CB4"/>
    <w:rsid w:val="00B066B1"/>
    <w:rsid w:val="00B10F73"/>
    <w:rsid w:val="00B1273E"/>
    <w:rsid w:val="00B13725"/>
    <w:rsid w:val="00B1448C"/>
    <w:rsid w:val="00B14EF5"/>
    <w:rsid w:val="00B174B3"/>
    <w:rsid w:val="00B17A79"/>
    <w:rsid w:val="00B20627"/>
    <w:rsid w:val="00B21514"/>
    <w:rsid w:val="00B21A16"/>
    <w:rsid w:val="00B26558"/>
    <w:rsid w:val="00B27526"/>
    <w:rsid w:val="00B31AD1"/>
    <w:rsid w:val="00B31CE6"/>
    <w:rsid w:val="00B33F02"/>
    <w:rsid w:val="00B35164"/>
    <w:rsid w:val="00B37948"/>
    <w:rsid w:val="00B41127"/>
    <w:rsid w:val="00B417BD"/>
    <w:rsid w:val="00B426E4"/>
    <w:rsid w:val="00B42C31"/>
    <w:rsid w:val="00B44817"/>
    <w:rsid w:val="00B44F66"/>
    <w:rsid w:val="00B44FC7"/>
    <w:rsid w:val="00B45017"/>
    <w:rsid w:val="00B46F5A"/>
    <w:rsid w:val="00B5082D"/>
    <w:rsid w:val="00B51023"/>
    <w:rsid w:val="00B5161E"/>
    <w:rsid w:val="00B526E8"/>
    <w:rsid w:val="00B536AE"/>
    <w:rsid w:val="00B542FC"/>
    <w:rsid w:val="00B55A36"/>
    <w:rsid w:val="00B55BC1"/>
    <w:rsid w:val="00B5602A"/>
    <w:rsid w:val="00B579ED"/>
    <w:rsid w:val="00B60683"/>
    <w:rsid w:val="00B60FCD"/>
    <w:rsid w:val="00B63A61"/>
    <w:rsid w:val="00B658F7"/>
    <w:rsid w:val="00B70820"/>
    <w:rsid w:val="00B72BDA"/>
    <w:rsid w:val="00B736D7"/>
    <w:rsid w:val="00B747E9"/>
    <w:rsid w:val="00B75CB6"/>
    <w:rsid w:val="00B80528"/>
    <w:rsid w:val="00B817F0"/>
    <w:rsid w:val="00B81EEF"/>
    <w:rsid w:val="00B82606"/>
    <w:rsid w:val="00B8577F"/>
    <w:rsid w:val="00B85891"/>
    <w:rsid w:val="00B86FFE"/>
    <w:rsid w:val="00B9031D"/>
    <w:rsid w:val="00B90BEC"/>
    <w:rsid w:val="00B91EC8"/>
    <w:rsid w:val="00B921E8"/>
    <w:rsid w:val="00B92C87"/>
    <w:rsid w:val="00B94144"/>
    <w:rsid w:val="00B94257"/>
    <w:rsid w:val="00B96F2B"/>
    <w:rsid w:val="00B97B83"/>
    <w:rsid w:val="00BA06EA"/>
    <w:rsid w:val="00BA1B78"/>
    <w:rsid w:val="00BA1F29"/>
    <w:rsid w:val="00BA20D7"/>
    <w:rsid w:val="00BA2D67"/>
    <w:rsid w:val="00BA5C60"/>
    <w:rsid w:val="00BA5CB8"/>
    <w:rsid w:val="00BA63AB"/>
    <w:rsid w:val="00BB0086"/>
    <w:rsid w:val="00BB0525"/>
    <w:rsid w:val="00BB09CF"/>
    <w:rsid w:val="00BB17D8"/>
    <w:rsid w:val="00BB27CB"/>
    <w:rsid w:val="00BB556E"/>
    <w:rsid w:val="00BB6938"/>
    <w:rsid w:val="00BB6958"/>
    <w:rsid w:val="00BC13B8"/>
    <w:rsid w:val="00BC1C10"/>
    <w:rsid w:val="00BC4978"/>
    <w:rsid w:val="00BC586D"/>
    <w:rsid w:val="00BC6C91"/>
    <w:rsid w:val="00BC7663"/>
    <w:rsid w:val="00BC781B"/>
    <w:rsid w:val="00BD256A"/>
    <w:rsid w:val="00BD3AC2"/>
    <w:rsid w:val="00BD3E12"/>
    <w:rsid w:val="00BD4FEA"/>
    <w:rsid w:val="00BD5548"/>
    <w:rsid w:val="00BD615B"/>
    <w:rsid w:val="00BD6A4F"/>
    <w:rsid w:val="00BD6C1B"/>
    <w:rsid w:val="00BD6D7A"/>
    <w:rsid w:val="00BE0387"/>
    <w:rsid w:val="00BE0908"/>
    <w:rsid w:val="00BE0E64"/>
    <w:rsid w:val="00BE2955"/>
    <w:rsid w:val="00BE590E"/>
    <w:rsid w:val="00BE60D1"/>
    <w:rsid w:val="00BE6459"/>
    <w:rsid w:val="00BE72B5"/>
    <w:rsid w:val="00BF11DE"/>
    <w:rsid w:val="00BF1C8F"/>
    <w:rsid w:val="00BF41F0"/>
    <w:rsid w:val="00BF64A4"/>
    <w:rsid w:val="00BF6A23"/>
    <w:rsid w:val="00BF73FE"/>
    <w:rsid w:val="00C00437"/>
    <w:rsid w:val="00C00C35"/>
    <w:rsid w:val="00C01F55"/>
    <w:rsid w:val="00C02742"/>
    <w:rsid w:val="00C02775"/>
    <w:rsid w:val="00C02873"/>
    <w:rsid w:val="00C036C9"/>
    <w:rsid w:val="00C03E36"/>
    <w:rsid w:val="00C055F5"/>
    <w:rsid w:val="00C0593B"/>
    <w:rsid w:val="00C05C78"/>
    <w:rsid w:val="00C05E53"/>
    <w:rsid w:val="00C05FDA"/>
    <w:rsid w:val="00C06A5D"/>
    <w:rsid w:val="00C06C40"/>
    <w:rsid w:val="00C07DA0"/>
    <w:rsid w:val="00C07F74"/>
    <w:rsid w:val="00C1117F"/>
    <w:rsid w:val="00C12269"/>
    <w:rsid w:val="00C125B6"/>
    <w:rsid w:val="00C14EA6"/>
    <w:rsid w:val="00C1516A"/>
    <w:rsid w:val="00C17ECF"/>
    <w:rsid w:val="00C207BE"/>
    <w:rsid w:val="00C20A40"/>
    <w:rsid w:val="00C20E99"/>
    <w:rsid w:val="00C21475"/>
    <w:rsid w:val="00C2240B"/>
    <w:rsid w:val="00C23303"/>
    <w:rsid w:val="00C24882"/>
    <w:rsid w:val="00C253A0"/>
    <w:rsid w:val="00C278DB"/>
    <w:rsid w:val="00C32ABB"/>
    <w:rsid w:val="00C340E3"/>
    <w:rsid w:val="00C375B5"/>
    <w:rsid w:val="00C378F7"/>
    <w:rsid w:val="00C37910"/>
    <w:rsid w:val="00C41A95"/>
    <w:rsid w:val="00C41F43"/>
    <w:rsid w:val="00C43493"/>
    <w:rsid w:val="00C434FE"/>
    <w:rsid w:val="00C43E11"/>
    <w:rsid w:val="00C449F2"/>
    <w:rsid w:val="00C44AA6"/>
    <w:rsid w:val="00C4626A"/>
    <w:rsid w:val="00C464E7"/>
    <w:rsid w:val="00C46F03"/>
    <w:rsid w:val="00C50BED"/>
    <w:rsid w:val="00C515C6"/>
    <w:rsid w:val="00C51635"/>
    <w:rsid w:val="00C52F05"/>
    <w:rsid w:val="00C53002"/>
    <w:rsid w:val="00C53630"/>
    <w:rsid w:val="00C54585"/>
    <w:rsid w:val="00C551F8"/>
    <w:rsid w:val="00C5762A"/>
    <w:rsid w:val="00C576B7"/>
    <w:rsid w:val="00C57B7B"/>
    <w:rsid w:val="00C616EA"/>
    <w:rsid w:val="00C62C05"/>
    <w:rsid w:val="00C63719"/>
    <w:rsid w:val="00C63BC5"/>
    <w:rsid w:val="00C655B1"/>
    <w:rsid w:val="00C662E1"/>
    <w:rsid w:val="00C6721C"/>
    <w:rsid w:val="00C6723E"/>
    <w:rsid w:val="00C67448"/>
    <w:rsid w:val="00C67C72"/>
    <w:rsid w:val="00C702C8"/>
    <w:rsid w:val="00C70E61"/>
    <w:rsid w:val="00C726F2"/>
    <w:rsid w:val="00C73097"/>
    <w:rsid w:val="00C748C2"/>
    <w:rsid w:val="00C74CDB"/>
    <w:rsid w:val="00C75123"/>
    <w:rsid w:val="00C77252"/>
    <w:rsid w:val="00C77301"/>
    <w:rsid w:val="00C77482"/>
    <w:rsid w:val="00C80070"/>
    <w:rsid w:val="00C80B73"/>
    <w:rsid w:val="00C810D7"/>
    <w:rsid w:val="00C819D1"/>
    <w:rsid w:val="00C86194"/>
    <w:rsid w:val="00C86249"/>
    <w:rsid w:val="00C87BEF"/>
    <w:rsid w:val="00C87E23"/>
    <w:rsid w:val="00C9026F"/>
    <w:rsid w:val="00C912EA"/>
    <w:rsid w:val="00C952B6"/>
    <w:rsid w:val="00C95621"/>
    <w:rsid w:val="00C966F8"/>
    <w:rsid w:val="00C97766"/>
    <w:rsid w:val="00C97E5D"/>
    <w:rsid w:val="00CA0656"/>
    <w:rsid w:val="00CA1872"/>
    <w:rsid w:val="00CA2F61"/>
    <w:rsid w:val="00CA3205"/>
    <w:rsid w:val="00CA4C3A"/>
    <w:rsid w:val="00CA68B1"/>
    <w:rsid w:val="00CB0D25"/>
    <w:rsid w:val="00CB1DCF"/>
    <w:rsid w:val="00CB1E37"/>
    <w:rsid w:val="00CB1FEC"/>
    <w:rsid w:val="00CB22C9"/>
    <w:rsid w:val="00CB2C96"/>
    <w:rsid w:val="00CB38C0"/>
    <w:rsid w:val="00CB6D8E"/>
    <w:rsid w:val="00CC1293"/>
    <w:rsid w:val="00CC54D0"/>
    <w:rsid w:val="00CC6145"/>
    <w:rsid w:val="00CC6313"/>
    <w:rsid w:val="00CC6D76"/>
    <w:rsid w:val="00CC70CE"/>
    <w:rsid w:val="00CD0076"/>
    <w:rsid w:val="00CD0800"/>
    <w:rsid w:val="00CD0A85"/>
    <w:rsid w:val="00CD1F10"/>
    <w:rsid w:val="00CD2225"/>
    <w:rsid w:val="00CD2D04"/>
    <w:rsid w:val="00CD2E31"/>
    <w:rsid w:val="00CD40DC"/>
    <w:rsid w:val="00CD42D2"/>
    <w:rsid w:val="00CD690A"/>
    <w:rsid w:val="00CD6A92"/>
    <w:rsid w:val="00CE1643"/>
    <w:rsid w:val="00CE1957"/>
    <w:rsid w:val="00CE1A33"/>
    <w:rsid w:val="00CE2585"/>
    <w:rsid w:val="00CE26DB"/>
    <w:rsid w:val="00CE300E"/>
    <w:rsid w:val="00CE31A9"/>
    <w:rsid w:val="00CE3EB6"/>
    <w:rsid w:val="00CE7B45"/>
    <w:rsid w:val="00CF05E2"/>
    <w:rsid w:val="00CF0C37"/>
    <w:rsid w:val="00CF0E47"/>
    <w:rsid w:val="00CF1032"/>
    <w:rsid w:val="00CF2B99"/>
    <w:rsid w:val="00CF375A"/>
    <w:rsid w:val="00CF39B9"/>
    <w:rsid w:val="00CF3E6E"/>
    <w:rsid w:val="00CF4DDE"/>
    <w:rsid w:val="00CF5CC0"/>
    <w:rsid w:val="00CF5E80"/>
    <w:rsid w:val="00CF781D"/>
    <w:rsid w:val="00D00CDF"/>
    <w:rsid w:val="00D01F45"/>
    <w:rsid w:val="00D02E00"/>
    <w:rsid w:val="00D03596"/>
    <w:rsid w:val="00D0519D"/>
    <w:rsid w:val="00D05796"/>
    <w:rsid w:val="00D10E7F"/>
    <w:rsid w:val="00D11873"/>
    <w:rsid w:val="00D12030"/>
    <w:rsid w:val="00D121E9"/>
    <w:rsid w:val="00D13EAD"/>
    <w:rsid w:val="00D14369"/>
    <w:rsid w:val="00D146FB"/>
    <w:rsid w:val="00D16191"/>
    <w:rsid w:val="00D20EA4"/>
    <w:rsid w:val="00D221E6"/>
    <w:rsid w:val="00D2293E"/>
    <w:rsid w:val="00D23411"/>
    <w:rsid w:val="00D24327"/>
    <w:rsid w:val="00D300E5"/>
    <w:rsid w:val="00D31B84"/>
    <w:rsid w:val="00D33058"/>
    <w:rsid w:val="00D3633F"/>
    <w:rsid w:val="00D373C8"/>
    <w:rsid w:val="00D40649"/>
    <w:rsid w:val="00D40A77"/>
    <w:rsid w:val="00D412F4"/>
    <w:rsid w:val="00D447CA"/>
    <w:rsid w:val="00D47969"/>
    <w:rsid w:val="00D50866"/>
    <w:rsid w:val="00D516ED"/>
    <w:rsid w:val="00D517F9"/>
    <w:rsid w:val="00D52593"/>
    <w:rsid w:val="00D5306D"/>
    <w:rsid w:val="00D53FB3"/>
    <w:rsid w:val="00D54896"/>
    <w:rsid w:val="00D54916"/>
    <w:rsid w:val="00D55012"/>
    <w:rsid w:val="00D573E6"/>
    <w:rsid w:val="00D60573"/>
    <w:rsid w:val="00D60BDE"/>
    <w:rsid w:val="00D63A05"/>
    <w:rsid w:val="00D63D75"/>
    <w:rsid w:val="00D64A01"/>
    <w:rsid w:val="00D64B23"/>
    <w:rsid w:val="00D673A3"/>
    <w:rsid w:val="00D701B4"/>
    <w:rsid w:val="00D70237"/>
    <w:rsid w:val="00D7290B"/>
    <w:rsid w:val="00D72CE3"/>
    <w:rsid w:val="00D735C3"/>
    <w:rsid w:val="00D73F1A"/>
    <w:rsid w:val="00D759CE"/>
    <w:rsid w:val="00D80F4E"/>
    <w:rsid w:val="00D8104D"/>
    <w:rsid w:val="00D81108"/>
    <w:rsid w:val="00D828C8"/>
    <w:rsid w:val="00D82990"/>
    <w:rsid w:val="00D834E2"/>
    <w:rsid w:val="00D835B6"/>
    <w:rsid w:val="00D849C7"/>
    <w:rsid w:val="00D853DC"/>
    <w:rsid w:val="00D8565F"/>
    <w:rsid w:val="00D87646"/>
    <w:rsid w:val="00D90D34"/>
    <w:rsid w:val="00D91D09"/>
    <w:rsid w:val="00D92B10"/>
    <w:rsid w:val="00D92BF2"/>
    <w:rsid w:val="00D92F09"/>
    <w:rsid w:val="00D932AE"/>
    <w:rsid w:val="00D93A55"/>
    <w:rsid w:val="00D93ADD"/>
    <w:rsid w:val="00D9461E"/>
    <w:rsid w:val="00D94A11"/>
    <w:rsid w:val="00D94A85"/>
    <w:rsid w:val="00D94DD3"/>
    <w:rsid w:val="00D97755"/>
    <w:rsid w:val="00D97F85"/>
    <w:rsid w:val="00DA0AB7"/>
    <w:rsid w:val="00DA1657"/>
    <w:rsid w:val="00DA1B83"/>
    <w:rsid w:val="00DA22C6"/>
    <w:rsid w:val="00DA6C82"/>
    <w:rsid w:val="00DA78E2"/>
    <w:rsid w:val="00DA7CC0"/>
    <w:rsid w:val="00DB060E"/>
    <w:rsid w:val="00DB3DD3"/>
    <w:rsid w:val="00DB3EF5"/>
    <w:rsid w:val="00DB468F"/>
    <w:rsid w:val="00DB5D64"/>
    <w:rsid w:val="00DC0AFC"/>
    <w:rsid w:val="00DC0C44"/>
    <w:rsid w:val="00DC1146"/>
    <w:rsid w:val="00DC1379"/>
    <w:rsid w:val="00DC1567"/>
    <w:rsid w:val="00DC3402"/>
    <w:rsid w:val="00DC452B"/>
    <w:rsid w:val="00DC46B7"/>
    <w:rsid w:val="00DC5C64"/>
    <w:rsid w:val="00DC5F43"/>
    <w:rsid w:val="00DC67FA"/>
    <w:rsid w:val="00DC7C13"/>
    <w:rsid w:val="00DD2895"/>
    <w:rsid w:val="00DD3582"/>
    <w:rsid w:val="00DD44B5"/>
    <w:rsid w:val="00DD727F"/>
    <w:rsid w:val="00DD74F2"/>
    <w:rsid w:val="00DD7765"/>
    <w:rsid w:val="00DE0C72"/>
    <w:rsid w:val="00DE1A2A"/>
    <w:rsid w:val="00DE21FF"/>
    <w:rsid w:val="00DE2330"/>
    <w:rsid w:val="00DE26E6"/>
    <w:rsid w:val="00DE3ABD"/>
    <w:rsid w:val="00DE3BEC"/>
    <w:rsid w:val="00DE4027"/>
    <w:rsid w:val="00DE53E8"/>
    <w:rsid w:val="00DE5A3B"/>
    <w:rsid w:val="00DE6A2A"/>
    <w:rsid w:val="00DE78FF"/>
    <w:rsid w:val="00DE7DFD"/>
    <w:rsid w:val="00DF02E2"/>
    <w:rsid w:val="00DF0469"/>
    <w:rsid w:val="00DF1308"/>
    <w:rsid w:val="00DF285F"/>
    <w:rsid w:val="00DF2B18"/>
    <w:rsid w:val="00DF3185"/>
    <w:rsid w:val="00DF346B"/>
    <w:rsid w:val="00DF3C7D"/>
    <w:rsid w:val="00DF4CDE"/>
    <w:rsid w:val="00DF4E31"/>
    <w:rsid w:val="00DF5D00"/>
    <w:rsid w:val="00DF5DEA"/>
    <w:rsid w:val="00E001BE"/>
    <w:rsid w:val="00E004E8"/>
    <w:rsid w:val="00E038D2"/>
    <w:rsid w:val="00E03CD1"/>
    <w:rsid w:val="00E04DA3"/>
    <w:rsid w:val="00E119A7"/>
    <w:rsid w:val="00E1243F"/>
    <w:rsid w:val="00E149D9"/>
    <w:rsid w:val="00E162C2"/>
    <w:rsid w:val="00E164E5"/>
    <w:rsid w:val="00E16524"/>
    <w:rsid w:val="00E165CF"/>
    <w:rsid w:val="00E166E3"/>
    <w:rsid w:val="00E16A1F"/>
    <w:rsid w:val="00E17267"/>
    <w:rsid w:val="00E17DB1"/>
    <w:rsid w:val="00E214B1"/>
    <w:rsid w:val="00E21B41"/>
    <w:rsid w:val="00E21F25"/>
    <w:rsid w:val="00E23636"/>
    <w:rsid w:val="00E238B5"/>
    <w:rsid w:val="00E2565A"/>
    <w:rsid w:val="00E27399"/>
    <w:rsid w:val="00E30E9F"/>
    <w:rsid w:val="00E32EEA"/>
    <w:rsid w:val="00E34790"/>
    <w:rsid w:val="00E350D2"/>
    <w:rsid w:val="00E35F5A"/>
    <w:rsid w:val="00E36856"/>
    <w:rsid w:val="00E4178C"/>
    <w:rsid w:val="00E42296"/>
    <w:rsid w:val="00E43B34"/>
    <w:rsid w:val="00E45660"/>
    <w:rsid w:val="00E45B59"/>
    <w:rsid w:val="00E468C4"/>
    <w:rsid w:val="00E471EC"/>
    <w:rsid w:val="00E4734F"/>
    <w:rsid w:val="00E518BD"/>
    <w:rsid w:val="00E5239F"/>
    <w:rsid w:val="00E5362B"/>
    <w:rsid w:val="00E53942"/>
    <w:rsid w:val="00E54254"/>
    <w:rsid w:val="00E548EB"/>
    <w:rsid w:val="00E54BA9"/>
    <w:rsid w:val="00E54DAC"/>
    <w:rsid w:val="00E5577E"/>
    <w:rsid w:val="00E57466"/>
    <w:rsid w:val="00E57C60"/>
    <w:rsid w:val="00E62BEC"/>
    <w:rsid w:val="00E62DE4"/>
    <w:rsid w:val="00E6330C"/>
    <w:rsid w:val="00E63C93"/>
    <w:rsid w:val="00E6416F"/>
    <w:rsid w:val="00E64521"/>
    <w:rsid w:val="00E65152"/>
    <w:rsid w:val="00E65220"/>
    <w:rsid w:val="00E665B9"/>
    <w:rsid w:val="00E708BE"/>
    <w:rsid w:val="00E70C05"/>
    <w:rsid w:val="00E70EC0"/>
    <w:rsid w:val="00E710C8"/>
    <w:rsid w:val="00E71FBD"/>
    <w:rsid w:val="00E75A5C"/>
    <w:rsid w:val="00E80184"/>
    <w:rsid w:val="00E804B6"/>
    <w:rsid w:val="00E82B77"/>
    <w:rsid w:val="00E86DB0"/>
    <w:rsid w:val="00E86EEB"/>
    <w:rsid w:val="00E90E1E"/>
    <w:rsid w:val="00E923E1"/>
    <w:rsid w:val="00E92A7A"/>
    <w:rsid w:val="00E92B3A"/>
    <w:rsid w:val="00E9599E"/>
    <w:rsid w:val="00E95F81"/>
    <w:rsid w:val="00E9612A"/>
    <w:rsid w:val="00E97DC8"/>
    <w:rsid w:val="00EA25B3"/>
    <w:rsid w:val="00EA2848"/>
    <w:rsid w:val="00EA454B"/>
    <w:rsid w:val="00EA4679"/>
    <w:rsid w:val="00EA4852"/>
    <w:rsid w:val="00EA62C6"/>
    <w:rsid w:val="00EA6934"/>
    <w:rsid w:val="00EA6BF2"/>
    <w:rsid w:val="00EA6E9C"/>
    <w:rsid w:val="00EA7040"/>
    <w:rsid w:val="00EA7089"/>
    <w:rsid w:val="00EA71C9"/>
    <w:rsid w:val="00EA74C5"/>
    <w:rsid w:val="00EB0181"/>
    <w:rsid w:val="00EB0E1B"/>
    <w:rsid w:val="00EB1205"/>
    <w:rsid w:val="00EB1416"/>
    <w:rsid w:val="00EB2211"/>
    <w:rsid w:val="00EB2924"/>
    <w:rsid w:val="00EB379B"/>
    <w:rsid w:val="00EB485F"/>
    <w:rsid w:val="00EB4F0F"/>
    <w:rsid w:val="00EB5CDB"/>
    <w:rsid w:val="00EB5D75"/>
    <w:rsid w:val="00EB6254"/>
    <w:rsid w:val="00EB62A4"/>
    <w:rsid w:val="00EB758D"/>
    <w:rsid w:val="00EB79AD"/>
    <w:rsid w:val="00EC120B"/>
    <w:rsid w:val="00EC1453"/>
    <w:rsid w:val="00EC20A3"/>
    <w:rsid w:val="00EC21F3"/>
    <w:rsid w:val="00EC3A2B"/>
    <w:rsid w:val="00EC4E8C"/>
    <w:rsid w:val="00EC4F38"/>
    <w:rsid w:val="00EC5491"/>
    <w:rsid w:val="00EC6DBB"/>
    <w:rsid w:val="00EC70B0"/>
    <w:rsid w:val="00EC7A21"/>
    <w:rsid w:val="00EC7B03"/>
    <w:rsid w:val="00EC7F63"/>
    <w:rsid w:val="00ED1BE3"/>
    <w:rsid w:val="00ED2074"/>
    <w:rsid w:val="00ED2248"/>
    <w:rsid w:val="00ED2501"/>
    <w:rsid w:val="00ED26E0"/>
    <w:rsid w:val="00ED3478"/>
    <w:rsid w:val="00ED38DE"/>
    <w:rsid w:val="00ED4156"/>
    <w:rsid w:val="00ED420A"/>
    <w:rsid w:val="00ED5D04"/>
    <w:rsid w:val="00ED6B70"/>
    <w:rsid w:val="00EE006F"/>
    <w:rsid w:val="00EE03B4"/>
    <w:rsid w:val="00EE1863"/>
    <w:rsid w:val="00EE191C"/>
    <w:rsid w:val="00EE6159"/>
    <w:rsid w:val="00EE7241"/>
    <w:rsid w:val="00EE7A4A"/>
    <w:rsid w:val="00EF0051"/>
    <w:rsid w:val="00EF21A9"/>
    <w:rsid w:val="00EF2F46"/>
    <w:rsid w:val="00EF7C63"/>
    <w:rsid w:val="00F01656"/>
    <w:rsid w:val="00F01BFE"/>
    <w:rsid w:val="00F01E0A"/>
    <w:rsid w:val="00F02D20"/>
    <w:rsid w:val="00F03D64"/>
    <w:rsid w:val="00F05312"/>
    <w:rsid w:val="00F076E0"/>
    <w:rsid w:val="00F1047E"/>
    <w:rsid w:val="00F1233D"/>
    <w:rsid w:val="00F12F06"/>
    <w:rsid w:val="00F13056"/>
    <w:rsid w:val="00F14288"/>
    <w:rsid w:val="00F145E2"/>
    <w:rsid w:val="00F14A33"/>
    <w:rsid w:val="00F15142"/>
    <w:rsid w:val="00F16484"/>
    <w:rsid w:val="00F17D0C"/>
    <w:rsid w:val="00F2031B"/>
    <w:rsid w:val="00F2036E"/>
    <w:rsid w:val="00F20427"/>
    <w:rsid w:val="00F20733"/>
    <w:rsid w:val="00F20EAB"/>
    <w:rsid w:val="00F221B2"/>
    <w:rsid w:val="00F238D7"/>
    <w:rsid w:val="00F239A4"/>
    <w:rsid w:val="00F30426"/>
    <w:rsid w:val="00F310F9"/>
    <w:rsid w:val="00F337E7"/>
    <w:rsid w:val="00F34D43"/>
    <w:rsid w:val="00F35596"/>
    <w:rsid w:val="00F363BC"/>
    <w:rsid w:val="00F36588"/>
    <w:rsid w:val="00F37A07"/>
    <w:rsid w:val="00F40AEB"/>
    <w:rsid w:val="00F42304"/>
    <w:rsid w:val="00F428B4"/>
    <w:rsid w:val="00F42D6C"/>
    <w:rsid w:val="00F43264"/>
    <w:rsid w:val="00F43565"/>
    <w:rsid w:val="00F447B1"/>
    <w:rsid w:val="00F44B35"/>
    <w:rsid w:val="00F458B0"/>
    <w:rsid w:val="00F462DC"/>
    <w:rsid w:val="00F46466"/>
    <w:rsid w:val="00F4711C"/>
    <w:rsid w:val="00F50BC7"/>
    <w:rsid w:val="00F51AED"/>
    <w:rsid w:val="00F52C19"/>
    <w:rsid w:val="00F55D45"/>
    <w:rsid w:val="00F5676B"/>
    <w:rsid w:val="00F57008"/>
    <w:rsid w:val="00F57D21"/>
    <w:rsid w:val="00F60C22"/>
    <w:rsid w:val="00F613BE"/>
    <w:rsid w:val="00F61F7A"/>
    <w:rsid w:val="00F63BD5"/>
    <w:rsid w:val="00F64181"/>
    <w:rsid w:val="00F65869"/>
    <w:rsid w:val="00F66CE1"/>
    <w:rsid w:val="00F67D5A"/>
    <w:rsid w:val="00F70367"/>
    <w:rsid w:val="00F70686"/>
    <w:rsid w:val="00F73227"/>
    <w:rsid w:val="00F741EF"/>
    <w:rsid w:val="00F765DA"/>
    <w:rsid w:val="00F771C4"/>
    <w:rsid w:val="00F80543"/>
    <w:rsid w:val="00F807F7"/>
    <w:rsid w:val="00F80B22"/>
    <w:rsid w:val="00F80F2C"/>
    <w:rsid w:val="00F81A5F"/>
    <w:rsid w:val="00F82406"/>
    <w:rsid w:val="00F828D6"/>
    <w:rsid w:val="00F82C77"/>
    <w:rsid w:val="00F83A48"/>
    <w:rsid w:val="00F849C5"/>
    <w:rsid w:val="00F85724"/>
    <w:rsid w:val="00F869B7"/>
    <w:rsid w:val="00F86D62"/>
    <w:rsid w:val="00F876A1"/>
    <w:rsid w:val="00F87E7A"/>
    <w:rsid w:val="00F90166"/>
    <w:rsid w:val="00F919B6"/>
    <w:rsid w:val="00F91F54"/>
    <w:rsid w:val="00F9245B"/>
    <w:rsid w:val="00F9262D"/>
    <w:rsid w:val="00F93BE1"/>
    <w:rsid w:val="00F940A5"/>
    <w:rsid w:val="00F96C7D"/>
    <w:rsid w:val="00F97864"/>
    <w:rsid w:val="00FA146B"/>
    <w:rsid w:val="00FA17D9"/>
    <w:rsid w:val="00FA20DB"/>
    <w:rsid w:val="00FA24AF"/>
    <w:rsid w:val="00FA4234"/>
    <w:rsid w:val="00FA5978"/>
    <w:rsid w:val="00FA6C1C"/>
    <w:rsid w:val="00FA71B6"/>
    <w:rsid w:val="00FA7B47"/>
    <w:rsid w:val="00FB0310"/>
    <w:rsid w:val="00FB03AB"/>
    <w:rsid w:val="00FB0A72"/>
    <w:rsid w:val="00FB0CAA"/>
    <w:rsid w:val="00FB205C"/>
    <w:rsid w:val="00FB2363"/>
    <w:rsid w:val="00FB3675"/>
    <w:rsid w:val="00FB4F86"/>
    <w:rsid w:val="00FB571B"/>
    <w:rsid w:val="00FB6973"/>
    <w:rsid w:val="00FB7879"/>
    <w:rsid w:val="00FB7C2A"/>
    <w:rsid w:val="00FC1B78"/>
    <w:rsid w:val="00FC2431"/>
    <w:rsid w:val="00FC2CB9"/>
    <w:rsid w:val="00FC3943"/>
    <w:rsid w:val="00FC518A"/>
    <w:rsid w:val="00FC55DE"/>
    <w:rsid w:val="00FC5A02"/>
    <w:rsid w:val="00FC6071"/>
    <w:rsid w:val="00FC619C"/>
    <w:rsid w:val="00FC744A"/>
    <w:rsid w:val="00FD0D9F"/>
    <w:rsid w:val="00FD1CFE"/>
    <w:rsid w:val="00FD2309"/>
    <w:rsid w:val="00FD2EDE"/>
    <w:rsid w:val="00FD4B07"/>
    <w:rsid w:val="00FD5574"/>
    <w:rsid w:val="00FD626A"/>
    <w:rsid w:val="00FD67D9"/>
    <w:rsid w:val="00FD69C9"/>
    <w:rsid w:val="00FD6C34"/>
    <w:rsid w:val="00FD7E88"/>
    <w:rsid w:val="00FE0B00"/>
    <w:rsid w:val="00FE209A"/>
    <w:rsid w:val="00FE2FDB"/>
    <w:rsid w:val="00FE4417"/>
    <w:rsid w:val="00FF04BD"/>
    <w:rsid w:val="00FF17C6"/>
    <w:rsid w:val="00FF20FC"/>
    <w:rsid w:val="00FF35CE"/>
    <w:rsid w:val="00FF4355"/>
    <w:rsid w:val="00FF70A0"/>
    <w:rsid w:val="04583449"/>
    <w:rsid w:val="0833BA16"/>
    <w:rsid w:val="084E84F5"/>
    <w:rsid w:val="09CB3D39"/>
    <w:rsid w:val="0C5CD912"/>
    <w:rsid w:val="0F07954D"/>
    <w:rsid w:val="110E8CFE"/>
    <w:rsid w:val="132F9FFC"/>
    <w:rsid w:val="150A412E"/>
    <w:rsid w:val="15C54387"/>
    <w:rsid w:val="17887570"/>
    <w:rsid w:val="186F3156"/>
    <w:rsid w:val="1C145C7E"/>
    <w:rsid w:val="1D19D710"/>
    <w:rsid w:val="20277B95"/>
    <w:rsid w:val="21C44ECE"/>
    <w:rsid w:val="22A4157A"/>
    <w:rsid w:val="2441D69F"/>
    <w:rsid w:val="25DA7BCB"/>
    <w:rsid w:val="2688981C"/>
    <w:rsid w:val="27CED20A"/>
    <w:rsid w:val="28E089F0"/>
    <w:rsid w:val="307F41AE"/>
    <w:rsid w:val="30BB64D7"/>
    <w:rsid w:val="32E53BC5"/>
    <w:rsid w:val="350B2F91"/>
    <w:rsid w:val="372887B8"/>
    <w:rsid w:val="39158529"/>
    <w:rsid w:val="3B2586D9"/>
    <w:rsid w:val="3BAE2184"/>
    <w:rsid w:val="3C51CA52"/>
    <w:rsid w:val="3E443168"/>
    <w:rsid w:val="41D33853"/>
    <w:rsid w:val="45E548AA"/>
    <w:rsid w:val="45F3E515"/>
    <w:rsid w:val="466FEF40"/>
    <w:rsid w:val="4866D50A"/>
    <w:rsid w:val="49E71BB0"/>
    <w:rsid w:val="4A5D744D"/>
    <w:rsid w:val="4AE1BFDE"/>
    <w:rsid w:val="4E13909B"/>
    <w:rsid w:val="60FD9B98"/>
    <w:rsid w:val="61182C8C"/>
    <w:rsid w:val="615CD978"/>
    <w:rsid w:val="61D3337E"/>
    <w:rsid w:val="61DF474E"/>
    <w:rsid w:val="63BB2402"/>
    <w:rsid w:val="666423F2"/>
    <w:rsid w:val="67B60D10"/>
    <w:rsid w:val="67F1BCDA"/>
    <w:rsid w:val="68A03EB7"/>
    <w:rsid w:val="6D15C156"/>
    <w:rsid w:val="6EA0C705"/>
    <w:rsid w:val="6ED44C94"/>
    <w:rsid w:val="73B196A7"/>
    <w:rsid w:val="75B4129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CF63B"/>
  <w15:chartTrackingRefBased/>
  <w15:docId w15:val="{403911AF-C779-DD43-9B28-82C219C8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F27"/>
    <w:pPr>
      <w:spacing w:after="0" w:line="240" w:lineRule="auto"/>
    </w:pPr>
    <w:rPr>
      <w:rFonts w:ascii="Times New Roman" w:eastAsia="Times New Roman" w:hAnsi="Times New Roman" w:cs="Arial"/>
      <w:sz w:val="24"/>
      <w:szCs w:val="24"/>
      <w:lang w:eastAsia="en-GB"/>
    </w:rPr>
  </w:style>
  <w:style w:type="paragraph" w:styleId="Heading1">
    <w:name w:val="heading 1"/>
    <w:basedOn w:val="Normal"/>
    <w:next w:val="Normal"/>
    <w:link w:val="Heading1Char"/>
    <w:uiPriority w:val="9"/>
    <w:qFormat/>
    <w:rsid w:val="00642B12"/>
    <w:pPr>
      <w:keepNext/>
      <w:keepLines/>
      <w:numPr>
        <w:numId w:val="16"/>
      </w:numPr>
      <w:spacing w:before="240"/>
      <w:outlineLvl w:val="0"/>
    </w:pPr>
    <w:rPr>
      <w:rFonts w:asciiTheme="majorHAnsi" w:eastAsiaTheme="majorEastAsia" w:hAnsiTheme="majorHAnsi" w:cstheme="majorBidi"/>
      <w:b/>
      <w:bCs/>
      <w:color w:val="000000" w:themeColor="text1"/>
      <w:sz w:val="32"/>
      <w:szCs w:val="32"/>
      <w:lang w:val="en-GB"/>
    </w:rPr>
  </w:style>
  <w:style w:type="paragraph" w:styleId="Heading2">
    <w:name w:val="heading 2"/>
    <w:basedOn w:val="Normal"/>
    <w:next w:val="Normal"/>
    <w:link w:val="Heading2Char"/>
    <w:uiPriority w:val="9"/>
    <w:unhideWhenUsed/>
    <w:qFormat/>
    <w:rsid w:val="00642B12"/>
    <w:pPr>
      <w:keepNext/>
      <w:keepLines/>
      <w:spacing w:before="360"/>
      <w:outlineLvl w:val="1"/>
    </w:pPr>
    <w:rPr>
      <w:sz w:val="28"/>
      <w:szCs w:val="28"/>
      <w:lang w:val="en"/>
    </w:rPr>
  </w:style>
  <w:style w:type="paragraph" w:styleId="Heading3">
    <w:name w:val="heading 3"/>
    <w:basedOn w:val="Normal"/>
    <w:next w:val="Normal"/>
    <w:link w:val="Heading3Char"/>
    <w:uiPriority w:val="9"/>
    <w:unhideWhenUsed/>
    <w:qFormat/>
    <w:rsid w:val="001B5766"/>
    <w:pPr>
      <w:keepNext/>
      <w:keepLines/>
      <w:spacing w:before="40"/>
      <w:outlineLvl w:val="2"/>
    </w:pPr>
    <w:rPr>
      <w:rFonts w:asciiTheme="majorHAnsi" w:eastAsiaTheme="majorEastAsia" w:hAnsiTheme="majorHAnsi" w:cstheme="majorBidi"/>
      <w:color w:val="000000" w:themeColor="text1"/>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2">
    <w:name w:val="Grid Table 2"/>
    <w:basedOn w:val="PlainTable4"/>
    <w:uiPriority w:val="47"/>
    <w:rsid w:val="006155F5"/>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6155F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397F27"/>
    <w:pPr>
      <w:autoSpaceDE w:val="0"/>
      <w:autoSpaceDN w:val="0"/>
      <w:adjustRightInd w:val="0"/>
      <w:spacing w:after="0" w:line="240" w:lineRule="auto"/>
      <w:jc w:val="both"/>
    </w:pPr>
    <w:rPr>
      <w:rFonts w:ascii="Times New Roman" w:hAnsi="Times New Roman" w:cs="Arial"/>
      <w:color w:val="000000"/>
      <w:sz w:val="24"/>
      <w:szCs w:val="20"/>
      <w:lang w:val="en-GB"/>
    </w:rPr>
  </w:style>
  <w:style w:type="character" w:styleId="Strong">
    <w:name w:val="Strong"/>
    <w:basedOn w:val="DefaultParagraphFont"/>
    <w:uiPriority w:val="22"/>
    <w:qFormat/>
    <w:rsid w:val="002345AE"/>
    <w:rPr>
      <w:b/>
      <w:bCs/>
    </w:rPr>
  </w:style>
  <w:style w:type="character" w:styleId="Emphasis">
    <w:name w:val="Emphasis"/>
    <w:basedOn w:val="DefaultParagraphFont"/>
    <w:uiPriority w:val="20"/>
    <w:qFormat/>
    <w:rsid w:val="002345AE"/>
    <w:rPr>
      <w:i/>
      <w:iCs/>
    </w:rPr>
  </w:style>
  <w:style w:type="character" w:styleId="CommentReference">
    <w:name w:val="annotation reference"/>
    <w:basedOn w:val="DefaultParagraphFont"/>
    <w:uiPriority w:val="99"/>
    <w:semiHidden/>
    <w:unhideWhenUsed/>
    <w:rsid w:val="00617158"/>
    <w:rPr>
      <w:sz w:val="16"/>
      <w:szCs w:val="16"/>
    </w:rPr>
  </w:style>
  <w:style w:type="paragraph" w:styleId="CommentText">
    <w:name w:val="annotation text"/>
    <w:basedOn w:val="Normal"/>
    <w:link w:val="CommentTextChar"/>
    <w:uiPriority w:val="99"/>
    <w:unhideWhenUsed/>
    <w:rsid w:val="00617158"/>
    <w:rPr>
      <w:szCs w:val="20"/>
    </w:rPr>
  </w:style>
  <w:style w:type="character" w:customStyle="1" w:styleId="CommentTextChar">
    <w:name w:val="Comment Text Char"/>
    <w:basedOn w:val="DefaultParagraphFont"/>
    <w:link w:val="CommentText"/>
    <w:uiPriority w:val="99"/>
    <w:rsid w:val="00617158"/>
    <w:rPr>
      <w:rFonts w:ascii="Arial" w:eastAsia="Arial" w:hAnsi="Arial" w:cs="Arial"/>
      <w:sz w:val="20"/>
      <w:szCs w:val="20"/>
      <w:lang w:eastAsia="en-ZA"/>
    </w:rPr>
  </w:style>
  <w:style w:type="paragraph" w:styleId="CommentSubject">
    <w:name w:val="annotation subject"/>
    <w:basedOn w:val="CommentText"/>
    <w:next w:val="CommentText"/>
    <w:link w:val="CommentSubjectChar"/>
    <w:uiPriority w:val="99"/>
    <w:semiHidden/>
    <w:unhideWhenUsed/>
    <w:rsid w:val="00617158"/>
    <w:rPr>
      <w:b/>
      <w:bCs/>
    </w:rPr>
  </w:style>
  <w:style w:type="character" w:customStyle="1" w:styleId="CommentSubjectChar">
    <w:name w:val="Comment Subject Char"/>
    <w:basedOn w:val="CommentTextChar"/>
    <w:link w:val="CommentSubject"/>
    <w:uiPriority w:val="99"/>
    <w:semiHidden/>
    <w:rsid w:val="00617158"/>
    <w:rPr>
      <w:rFonts w:ascii="Arial" w:eastAsia="Arial" w:hAnsi="Arial" w:cs="Arial"/>
      <w:b/>
      <w:bCs/>
      <w:sz w:val="20"/>
      <w:szCs w:val="20"/>
      <w:lang w:eastAsia="en-ZA"/>
    </w:rPr>
  </w:style>
  <w:style w:type="paragraph" w:styleId="BalloonText">
    <w:name w:val="Balloon Text"/>
    <w:basedOn w:val="Normal"/>
    <w:link w:val="BalloonTextChar"/>
    <w:uiPriority w:val="99"/>
    <w:semiHidden/>
    <w:unhideWhenUsed/>
    <w:rsid w:val="006171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158"/>
    <w:rPr>
      <w:rFonts w:ascii="Segoe UI" w:eastAsia="Arial" w:hAnsi="Segoe UI" w:cs="Segoe UI"/>
      <w:sz w:val="18"/>
      <w:szCs w:val="18"/>
      <w:lang w:eastAsia="en-ZA"/>
    </w:rPr>
  </w:style>
  <w:style w:type="paragraph" w:styleId="Caption">
    <w:name w:val="caption"/>
    <w:basedOn w:val="Normal"/>
    <w:next w:val="Normal"/>
    <w:uiPriority w:val="35"/>
    <w:unhideWhenUsed/>
    <w:qFormat/>
    <w:rsid w:val="009B298F"/>
    <w:pPr>
      <w:spacing w:after="200"/>
    </w:pPr>
    <w:rPr>
      <w:i/>
      <w:iCs/>
      <w:color w:val="44546A" w:themeColor="text2"/>
      <w:sz w:val="18"/>
      <w:szCs w:val="18"/>
    </w:rPr>
  </w:style>
  <w:style w:type="paragraph" w:styleId="ListParagraph">
    <w:name w:val="List Paragraph"/>
    <w:basedOn w:val="Normal"/>
    <w:uiPriority w:val="34"/>
    <w:qFormat/>
    <w:rsid w:val="00990760"/>
    <w:pPr>
      <w:ind w:left="720"/>
      <w:contextualSpacing/>
    </w:pPr>
  </w:style>
  <w:style w:type="table" w:styleId="TableGrid">
    <w:name w:val="Table Grid"/>
    <w:basedOn w:val="TableNormal"/>
    <w:uiPriority w:val="39"/>
    <w:rsid w:val="00855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0FF2"/>
    <w:pPr>
      <w:spacing w:before="100" w:beforeAutospacing="1" w:after="100" w:afterAutospacing="1"/>
    </w:pPr>
  </w:style>
  <w:style w:type="paragraph" w:styleId="Header">
    <w:name w:val="header"/>
    <w:basedOn w:val="Normal"/>
    <w:link w:val="HeaderChar"/>
    <w:uiPriority w:val="99"/>
    <w:unhideWhenUsed/>
    <w:rsid w:val="00A95E4E"/>
    <w:pPr>
      <w:tabs>
        <w:tab w:val="center" w:pos="4513"/>
        <w:tab w:val="right" w:pos="9026"/>
      </w:tabs>
    </w:pPr>
  </w:style>
  <w:style w:type="character" w:customStyle="1" w:styleId="HeaderChar">
    <w:name w:val="Header Char"/>
    <w:basedOn w:val="DefaultParagraphFont"/>
    <w:link w:val="Header"/>
    <w:uiPriority w:val="99"/>
    <w:rsid w:val="00A95E4E"/>
    <w:rPr>
      <w:rFonts w:ascii="Arial" w:eastAsia="Arial" w:hAnsi="Arial" w:cs="Arial"/>
      <w:lang w:eastAsia="en-ZA"/>
    </w:rPr>
  </w:style>
  <w:style w:type="paragraph" w:styleId="Footer">
    <w:name w:val="footer"/>
    <w:basedOn w:val="Normal"/>
    <w:link w:val="FooterChar"/>
    <w:uiPriority w:val="99"/>
    <w:unhideWhenUsed/>
    <w:rsid w:val="00A95E4E"/>
    <w:pPr>
      <w:tabs>
        <w:tab w:val="center" w:pos="4513"/>
        <w:tab w:val="right" w:pos="9026"/>
      </w:tabs>
    </w:pPr>
  </w:style>
  <w:style w:type="character" w:customStyle="1" w:styleId="FooterChar">
    <w:name w:val="Footer Char"/>
    <w:basedOn w:val="DefaultParagraphFont"/>
    <w:link w:val="Footer"/>
    <w:uiPriority w:val="99"/>
    <w:rsid w:val="00A95E4E"/>
    <w:rPr>
      <w:rFonts w:ascii="Arial" w:eastAsia="Arial" w:hAnsi="Arial" w:cs="Arial"/>
      <w:lang w:eastAsia="en-ZA"/>
    </w:rPr>
  </w:style>
  <w:style w:type="character" w:styleId="Hyperlink">
    <w:name w:val="Hyperlink"/>
    <w:basedOn w:val="DefaultParagraphFont"/>
    <w:uiPriority w:val="99"/>
    <w:unhideWhenUsed/>
    <w:rsid w:val="0063627B"/>
    <w:rPr>
      <w:color w:val="0563C1" w:themeColor="hyperlink"/>
      <w:u w:val="single"/>
    </w:rPr>
  </w:style>
  <w:style w:type="character" w:customStyle="1" w:styleId="Heading2Char">
    <w:name w:val="Heading 2 Char"/>
    <w:basedOn w:val="DefaultParagraphFont"/>
    <w:link w:val="Heading2"/>
    <w:uiPriority w:val="9"/>
    <w:rsid w:val="00642B12"/>
    <w:rPr>
      <w:rFonts w:ascii="Arial" w:eastAsia="Arial" w:hAnsi="Arial" w:cs="Arial"/>
      <w:sz w:val="28"/>
      <w:szCs w:val="28"/>
      <w:lang w:val="en" w:eastAsia="en-ZA"/>
    </w:rPr>
  </w:style>
  <w:style w:type="table" w:customStyle="1" w:styleId="Table">
    <w:name w:val="Table"/>
    <w:semiHidden/>
    <w:unhideWhenUsed/>
    <w:qFormat/>
    <w:rsid w:val="00777C3B"/>
    <w:pPr>
      <w:spacing w:after="200" w:line="240" w:lineRule="auto"/>
    </w:pPr>
    <w:rPr>
      <w:sz w:val="24"/>
      <w:szCs w:val="24"/>
      <w:lang w:val="en-US"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Revision">
    <w:name w:val="Revision"/>
    <w:hidden/>
    <w:uiPriority w:val="99"/>
    <w:semiHidden/>
    <w:rsid w:val="006D17B7"/>
    <w:pPr>
      <w:spacing w:after="0" w:line="240" w:lineRule="auto"/>
    </w:pPr>
    <w:rPr>
      <w:rFonts w:ascii="Arial" w:eastAsia="Arial" w:hAnsi="Arial" w:cs="Arial"/>
      <w:lang w:eastAsia="en-ZA"/>
    </w:rPr>
  </w:style>
  <w:style w:type="paragraph" w:styleId="Title">
    <w:name w:val="Title"/>
    <w:basedOn w:val="Normal"/>
    <w:next w:val="Normal"/>
    <w:link w:val="TitleChar"/>
    <w:uiPriority w:val="10"/>
    <w:qFormat/>
    <w:rsid w:val="007F639D"/>
    <w:pPr>
      <w:contextualSpacing/>
    </w:pPr>
    <w:rPr>
      <w:rFonts w:asciiTheme="majorHAnsi" w:eastAsiaTheme="majorEastAsia" w:hAnsiTheme="majorHAnsi" w:cstheme="majorBidi"/>
      <w:b/>
      <w:bCs/>
      <w:spacing w:val="-10"/>
      <w:kern w:val="28"/>
      <w:sz w:val="28"/>
      <w:szCs w:val="28"/>
      <w:lang w:val="en-GB"/>
    </w:rPr>
  </w:style>
  <w:style w:type="character" w:customStyle="1" w:styleId="TitleChar">
    <w:name w:val="Title Char"/>
    <w:basedOn w:val="DefaultParagraphFont"/>
    <w:link w:val="Title"/>
    <w:uiPriority w:val="10"/>
    <w:rsid w:val="007F639D"/>
    <w:rPr>
      <w:rFonts w:asciiTheme="majorHAnsi" w:eastAsiaTheme="majorEastAsia" w:hAnsiTheme="majorHAnsi" w:cstheme="majorBidi"/>
      <w:b/>
      <w:bCs/>
      <w:spacing w:val="-10"/>
      <w:kern w:val="28"/>
      <w:sz w:val="28"/>
      <w:szCs w:val="28"/>
      <w:lang w:val="en-GB" w:eastAsia="en-ZA"/>
    </w:rPr>
  </w:style>
  <w:style w:type="character" w:customStyle="1" w:styleId="Heading1Char">
    <w:name w:val="Heading 1 Char"/>
    <w:basedOn w:val="DefaultParagraphFont"/>
    <w:link w:val="Heading1"/>
    <w:uiPriority w:val="9"/>
    <w:rsid w:val="00642B12"/>
    <w:rPr>
      <w:rFonts w:asciiTheme="majorHAnsi" w:eastAsiaTheme="majorEastAsia" w:hAnsiTheme="majorHAnsi" w:cstheme="majorBidi"/>
      <w:b/>
      <w:bCs/>
      <w:color w:val="000000" w:themeColor="text1"/>
      <w:sz w:val="32"/>
      <w:szCs w:val="32"/>
      <w:lang w:val="en-GB" w:eastAsia="en-ZA"/>
    </w:rPr>
  </w:style>
  <w:style w:type="character" w:customStyle="1" w:styleId="Heading3Char">
    <w:name w:val="Heading 3 Char"/>
    <w:basedOn w:val="DefaultParagraphFont"/>
    <w:link w:val="Heading3"/>
    <w:uiPriority w:val="9"/>
    <w:rsid w:val="001B5766"/>
    <w:rPr>
      <w:rFonts w:asciiTheme="majorHAnsi" w:eastAsiaTheme="majorEastAsia" w:hAnsiTheme="majorHAnsi" w:cstheme="majorBidi"/>
      <w:color w:val="000000" w:themeColor="text1"/>
      <w:sz w:val="24"/>
      <w:szCs w:val="24"/>
      <w:shd w:val="clear" w:color="auto" w:fill="FFFFFF" w:themeFill="background1"/>
      <w:lang w:val="en" w:eastAsia="en-ZA"/>
    </w:rPr>
  </w:style>
  <w:style w:type="paragraph" w:styleId="Bibliography">
    <w:name w:val="Bibliography"/>
    <w:basedOn w:val="Normal"/>
    <w:next w:val="Normal"/>
    <w:uiPriority w:val="37"/>
    <w:unhideWhenUsed/>
    <w:rsid w:val="004962A4"/>
    <w:pPr>
      <w:tabs>
        <w:tab w:val="left" w:pos="380"/>
      </w:tabs>
      <w:spacing w:after="240"/>
      <w:ind w:left="384" w:hanging="384"/>
    </w:pPr>
  </w:style>
  <w:style w:type="paragraph" w:styleId="TOCHeading">
    <w:name w:val="TOC Heading"/>
    <w:basedOn w:val="Heading1"/>
    <w:next w:val="Normal"/>
    <w:uiPriority w:val="39"/>
    <w:unhideWhenUsed/>
    <w:qFormat/>
    <w:rsid w:val="00232CA9"/>
    <w:pPr>
      <w:spacing w:before="480" w:line="276" w:lineRule="auto"/>
      <w:outlineLvl w:val="9"/>
    </w:pPr>
    <w:rPr>
      <w:color w:val="2E74B5" w:themeColor="accent1" w:themeShade="BF"/>
      <w:sz w:val="28"/>
      <w:szCs w:val="28"/>
      <w:lang w:val="en-US" w:eastAsia="en-US"/>
    </w:rPr>
  </w:style>
  <w:style w:type="paragraph" w:styleId="TOC1">
    <w:name w:val="toc 1"/>
    <w:basedOn w:val="Normal"/>
    <w:next w:val="Normal"/>
    <w:autoRedefine/>
    <w:uiPriority w:val="39"/>
    <w:unhideWhenUsed/>
    <w:rsid w:val="00232CA9"/>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232CA9"/>
    <w:pPr>
      <w:spacing w:before="120"/>
      <w:ind w:left="200"/>
    </w:pPr>
    <w:rPr>
      <w:rFonts w:asciiTheme="minorHAnsi" w:hAnsiTheme="minorHAnsi" w:cstheme="minorHAnsi"/>
      <w:b/>
      <w:bCs/>
      <w:sz w:val="22"/>
      <w:szCs w:val="22"/>
    </w:rPr>
  </w:style>
  <w:style w:type="paragraph" w:styleId="TOC3">
    <w:name w:val="toc 3"/>
    <w:basedOn w:val="Normal"/>
    <w:next w:val="Normal"/>
    <w:autoRedefine/>
    <w:uiPriority w:val="39"/>
    <w:unhideWhenUsed/>
    <w:rsid w:val="00232CA9"/>
    <w:pPr>
      <w:ind w:left="400"/>
    </w:pPr>
    <w:rPr>
      <w:rFonts w:asciiTheme="minorHAnsi" w:hAnsiTheme="minorHAnsi" w:cstheme="minorHAnsi"/>
    </w:rPr>
  </w:style>
  <w:style w:type="paragraph" w:styleId="TOC4">
    <w:name w:val="toc 4"/>
    <w:basedOn w:val="Normal"/>
    <w:next w:val="Normal"/>
    <w:autoRedefine/>
    <w:uiPriority w:val="39"/>
    <w:semiHidden/>
    <w:unhideWhenUsed/>
    <w:rsid w:val="00232CA9"/>
    <w:pPr>
      <w:ind w:left="600"/>
    </w:pPr>
    <w:rPr>
      <w:rFonts w:asciiTheme="minorHAnsi" w:hAnsiTheme="minorHAnsi" w:cstheme="minorHAnsi"/>
    </w:rPr>
  </w:style>
  <w:style w:type="paragraph" w:styleId="TOC5">
    <w:name w:val="toc 5"/>
    <w:basedOn w:val="Normal"/>
    <w:next w:val="Normal"/>
    <w:autoRedefine/>
    <w:uiPriority w:val="39"/>
    <w:semiHidden/>
    <w:unhideWhenUsed/>
    <w:rsid w:val="00232CA9"/>
    <w:pPr>
      <w:ind w:left="800"/>
    </w:pPr>
    <w:rPr>
      <w:rFonts w:asciiTheme="minorHAnsi" w:hAnsiTheme="minorHAnsi" w:cstheme="minorHAnsi"/>
    </w:rPr>
  </w:style>
  <w:style w:type="paragraph" w:styleId="TOC6">
    <w:name w:val="toc 6"/>
    <w:basedOn w:val="Normal"/>
    <w:next w:val="Normal"/>
    <w:autoRedefine/>
    <w:uiPriority w:val="39"/>
    <w:semiHidden/>
    <w:unhideWhenUsed/>
    <w:rsid w:val="00232CA9"/>
    <w:pPr>
      <w:ind w:left="1000"/>
    </w:pPr>
    <w:rPr>
      <w:rFonts w:asciiTheme="minorHAnsi" w:hAnsiTheme="minorHAnsi" w:cstheme="minorHAnsi"/>
    </w:rPr>
  </w:style>
  <w:style w:type="paragraph" w:styleId="TOC7">
    <w:name w:val="toc 7"/>
    <w:basedOn w:val="Normal"/>
    <w:next w:val="Normal"/>
    <w:autoRedefine/>
    <w:uiPriority w:val="39"/>
    <w:semiHidden/>
    <w:unhideWhenUsed/>
    <w:rsid w:val="00232CA9"/>
    <w:pPr>
      <w:ind w:left="1200"/>
    </w:pPr>
    <w:rPr>
      <w:rFonts w:asciiTheme="minorHAnsi" w:hAnsiTheme="minorHAnsi" w:cstheme="minorHAnsi"/>
    </w:rPr>
  </w:style>
  <w:style w:type="paragraph" w:styleId="TOC8">
    <w:name w:val="toc 8"/>
    <w:basedOn w:val="Normal"/>
    <w:next w:val="Normal"/>
    <w:autoRedefine/>
    <w:uiPriority w:val="39"/>
    <w:semiHidden/>
    <w:unhideWhenUsed/>
    <w:rsid w:val="00232CA9"/>
    <w:pPr>
      <w:ind w:left="1400"/>
    </w:pPr>
    <w:rPr>
      <w:rFonts w:asciiTheme="minorHAnsi" w:hAnsiTheme="minorHAnsi" w:cstheme="minorHAnsi"/>
    </w:rPr>
  </w:style>
  <w:style w:type="paragraph" w:styleId="TOC9">
    <w:name w:val="toc 9"/>
    <w:basedOn w:val="Normal"/>
    <w:next w:val="Normal"/>
    <w:autoRedefine/>
    <w:uiPriority w:val="39"/>
    <w:semiHidden/>
    <w:unhideWhenUsed/>
    <w:rsid w:val="00232CA9"/>
    <w:pPr>
      <w:ind w:left="1600"/>
    </w:pPr>
    <w:rPr>
      <w:rFonts w:asciiTheme="minorHAnsi" w:hAnsiTheme="minorHAnsi" w:cstheme="minorHAnsi"/>
    </w:rPr>
  </w:style>
  <w:style w:type="character" w:styleId="LineNumber">
    <w:name w:val="line number"/>
    <w:basedOn w:val="DefaultParagraphFont"/>
    <w:uiPriority w:val="99"/>
    <w:semiHidden/>
    <w:unhideWhenUsed/>
    <w:rsid w:val="0090566A"/>
  </w:style>
  <w:style w:type="paragraph" w:customStyle="1" w:styleId="TableCaption">
    <w:name w:val="Table Caption"/>
    <w:basedOn w:val="Normal"/>
    <w:qFormat/>
    <w:rsid w:val="00E97DC8"/>
    <w:pPr>
      <w:jc w:val="center"/>
    </w:pPr>
    <w:rPr>
      <w:rFonts w:asciiTheme="minorHAnsi" w:eastAsiaTheme="minorEastAsia" w:hAnsiTheme="minorHAnsi" w:cstheme="minorBidi"/>
      <w:b/>
      <w:i/>
      <w:lang w:val="en-US" w:eastAsia="en-US"/>
    </w:rPr>
  </w:style>
  <w:style w:type="numbering" w:customStyle="1" w:styleId="CurrentList1">
    <w:name w:val="Current List1"/>
    <w:uiPriority w:val="99"/>
    <w:rsid w:val="003869AB"/>
    <w:pPr>
      <w:numPr>
        <w:numId w:val="18"/>
      </w:numPr>
    </w:pPr>
  </w:style>
  <w:style w:type="character" w:styleId="UnresolvedMention">
    <w:name w:val="Unresolved Mention"/>
    <w:basedOn w:val="DefaultParagraphFont"/>
    <w:uiPriority w:val="99"/>
    <w:semiHidden/>
    <w:unhideWhenUsed/>
    <w:rsid w:val="0024055E"/>
    <w:rPr>
      <w:color w:val="605E5C"/>
      <w:shd w:val="clear" w:color="auto" w:fill="E1DFDD"/>
    </w:rPr>
  </w:style>
  <w:style w:type="character" w:styleId="PlaceholderText">
    <w:name w:val="Placeholder Text"/>
    <w:basedOn w:val="DefaultParagraphFont"/>
    <w:uiPriority w:val="99"/>
    <w:semiHidden/>
    <w:rsid w:val="00DC5F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909533">
      <w:bodyDiv w:val="1"/>
      <w:marLeft w:val="0"/>
      <w:marRight w:val="0"/>
      <w:marTop w:val="0"/>
      <w:marBottom w:val="0"/>
      <w:divBdr>
        <w:top w:val="none" w:sz="0" w:space="0" w:color="auto"/>
        <w:left w:val="none" w:sz="0" w:space="0" w:color="auto"/>
        <w:bottom w:val="none" w:sz="0" w:space="0" w:color="auto"/>
        <w:right w:val="none" w:sz="0" w:space="0" w:color="auto"/>
      </w:divBdr>
    </w:div>
    <w:div w:id="666129462">
      <w:bodyDiv w:val="1"/>
      <w:marLeft w:val="0"/>
      <w:marRight w:val="0"/>
      <w:marTop w:val="0"/>
      <w:marBottom w:val="0"/>
      <w:divBdr>
        <w:top w:val="none" w:sz="0" w:space="0" w:color="auto"/>
        <w:left w:val="none" w:sz="0" w:space="0" w:color="auto"/>
        <w:bottom w:val="none" w:sz="0" w:space="0" w:color="auto"/>
        <w:right w:val="none" w:sz="0" w:space="0" w:color="auto"/>
      </w:divBdr>
    </w:div>
    <w:div w:id="928317771">
      <w:bodyDiv w:val="1"/>
      <w:marLeft w:val="0"/>
      <w:marRight w:val="0"/>
      <w:marTop w:val="0"/>
      <w:marBottom w:val="0"/>
      <w:divBdr>
        <w:top w:val="none" w:sz="0" w:space="0" w:color="auto"/>
        <w:left w:val="none" w:sz="0" w:space="0" w:color="auto"/>
        <w:bottom w:val="none" w:sz="0" w:space="0" w:color="auto"/>
        <w:right w:val="none" w:sz="0" w:space="0" w:color="auto"/>
      </w:divBdr>
    </w:div>
    <w:div w:id="1042901353">
      <w:bodyDiv w:val="1"/>
      <w:marLeft w:val="0"/>
      <w:marRight w:val="0"/>
      <w:marTop w:val="0"/>
      <w:marBottom w:val="0"/>
      <w:divBdr>
        <w:top w:val="none" w:sz="0" w:space="0" w:color="auto"/>
        <w:left w:val="none" w:sz="0" w:space="0" w:color="auto"/>
        <w:bottom w:val="none" w:sz="0" w:space="0" w:color="auto"/>
        <w:right w:val="none" w:sz="0" w:space="0" w:color="auto"/>
      </w:divBdr>
      <w:divsChild>
        <w:div w:id="432165005">
          <w:marLeft w:val="0"/>
          <w:marRight w:val="0"/>
          <w:marTop w:val="0"/>
          <w:marBottom w:val="0"/>
          <w:divBdr>
            <w:top w:val="single" w:sz="2" w:space="0" w:color="E3E3E3"/>
            <w:left w:val="single" w:sz="2" w:space="0" w:color="E3E3E3"/>
            <w:bottom w:val="single" w:sz="2" w:space="0" w:color="E3E3E3"/>
            <w:right w:val="single" w:sz="2" w:space="0" w:color="E3E3E3"/>
          </w:divBdr>
          <w:divsChild>
            <w:div w:id="1202866478">
              <w:marLeft w:val="0"/>
              <w:marRight w:val="0"/>
              <w:marTop w:val="0"/>
              <w:marBottom w:val="0"/>
              <w:divBdr>
                <w:top w:val="single" w:sz="2" w:space="0" w:color="E3E3E3"/>
                <w:left w:val="single" w:sz="2" w:space="0" w:color="E3E3E3"/>
                <w:bottom w:val="single" w:sz="2" w:space="0" w:color="E3E3E3"/>
                <w:right w:val="single" w:sz="2" w:space="0" w:color="E3E3E3"/>
              </w:divBdr>
              <w:divsChild>
                <w:div w:id="235555674">
                  <w:marLeft w:val="0"/>
                  <w:marRight w:val="0"/>
                  <w:marTop w:val="0"/>
                  <w:marBottom w:val="0"/>
                  <w:divBdr>
                    <w:top w:val="single" w:sz="2" w:space="2" w:color="E3E3E3"/>
                    <w:left w:val="single" w:sz="2" w:space="0" w:color="E3E3E3"/>
                    <w:bottom w:val="single" w:sz="2" w:space="0" w:color="E3E3E3"/>
                    <w:right w:val="single" w:sz="2" w:space="0" w:color="E3E3E3"/>
                  </w:divBdr>
                  <w:divsChild>
                    <w:div w:id="527067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82548519">
      <w:bodyDiv w:val="1"/>
      <w:marLeft w:val="0"/>
      <w:marRight w:val="0"/>
      <w:marTop w:val="0"/>
      <w:marBottom w:val="0"/>
      <w:divBdr>
        <w:top w:val="none" w:sz="0" w:space="0" w:color="auto"/>
        <w:left w:val="none" w:sz="0" w:space="0" w:color="auto"/>
        <w:bottom w:val="none" w:sz="0" w:space="0" w:color="auto"/>
        <w:right w:val="none" w:sz="0" w:space="0" w:color="auto"/>
      </w:divBdr>
    </w:div>
    <w:div w:id="1249461169">
      <w:bodyDiv w:val="1"/>
      <w:marLeft w:val="0"/>
      <w:marRight w:val="0"/>
      <w:marTop w:val="0"/>
      <w:marBottom w:val="0"/>
      <w:divBdr>
        <w:top w:val="none" w:sz="0" w:space="0" w:color="auto"/>
        <w:left w:val="none" w:sz="0" w:space="0" w:color="auto"/>
        <w:bottom w:val="none" w:sz="0" w:space="0" w:color="auto"/>
        <w:right w:val="none" w:sz="0" w:space="0" w:color="auto"/>
      </w:divBdr>
    </w:div>
    <w:div w:id="1401563758">
      <w:bodyDiv w:val="1"/>
      <w:marLeft w:val="0"/>
      <w:marRight w:val="0"/>
      <w:marTop w:val="0"/>
      <w:marBottom w:val="0"/>
      <w:divBdr>
        <w:top w:val="none" w:sz="0" w:space="0" w:color="auto"/>
        <w:left w:val="none" w:sz="0" w:space="0" w:color="auto"/>
        <w:bottom w:val="none" w:sz="0" w:space="0" w:color="auto"/>
        <w:right w:val="none" w:sz="0" w:space="0" w:color="auto"/>
      </w:divBdr>
    </w:div>
    <w:div w:id="1404639785">
      <w:bodyDiv w:val="1"/>
      <w:marLeft w:val="0"/>
      <w:marRight w:val="0"/>
      <w:marTop w:val="0"/>
      <w:marBottom w:val="0"/>
      <w:divBdr>
        <w:top w:val="none" w:sz="0" w:space="0" w:color="auto"/>
        <w:left w:val="none" w:sz="0" w:space="0" w:color="auto"/>
        <w:bottom w:val="none" w:sz="0" w:space="0" w:color="auto"/>
        <w:right w:val="none" w:sz="0" w:space="0" w:color="auto"/>
      </w:divBdr>
      <w:divsChild>
        <w:div w:id="385883257">
          <w:marLeft w:val="0"/>
          <w:marRight w:val="0"/>
          <w:marTop w:val="0"/>
          <w:marBottom w:val="0"/>
          <w:divBdr>
            <w:top w:val="single" w:sz="2" w:space="0" w:color="E3E3E3"/>
            <w:left w:val="single" w:sz="2" w:space="0" w:color="E3E3E3"/>
            <w:bottom w:val="single" w:sz="2" w:space="0" w:color="E3E3E3"/>
            <w:right w:val="single" w:sz="2" w:space="0" w:color="E3E3E3"/>
          </w:divBdr>
          <w:divsChild>
            <w:div w:id="71389614">
              <w:marLeft w:val="0"/>
              <w:marRight w:val="0"/>
              <w:marTop w:val="0"/>
              <w:marBottom w:val="0"/>
              <w:divBdr>
                <w:top w:val="single" w:sz="2" w:space="0" w:color="E3E3E3"/>
                <w:left w:val="single" w:sz="2" w:space="0" w:color="E3E3E3"/>
                <w:bottom w:val="single" w:sz="2" w:space="0" w:color="E3E3E3"/>
                <w:right w:val="single" w:sz="2" w:space="0" w:color="E3E3E3"/>
              </w:divBdr>
              <w:divsChild>
                <w:div w:id="1594975679">
                  <w:marLeft w:val="0"/>
                  <w:marRight w:val="0"/>
                  <w:marTop w:val="0"/>
                  <w:marBottom w:val="0"/>
                  <w:divBdr>
                    <w:top w:val="single" w:sz="2" w:space="2" w:color="E3E3E3"/>
                    <w:left w:val="single" w:sz="2" w:space="0" w:color="E3E3E3"/>
                    <w:bottom w:val="single" w:sz="2" w:space="0" w:color="E3E3E3"/>
                    <w:right w:val="single" w:sz="2" w:space="0" w:color="E3E3E3"/>
                  </w:divBdr>
                  <w:divsChild>
                    <w:div w:id="2110810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37795862">
      <w:bodyDiv w:val="1"/>
      <w:marLeft w:val="0"/>
      <w:marRight w:val="0"/>
      <w:marTop w:val="0"/>
      <w:marBottom w:val="0"/>
      <w:divBdr>
        <w:top w:val="none" w:sz="0" w:space="0" w:color="auto"/>
        <w:left w:val="none" w:sz="0" w:space="0" w:color="auto"/>
        <w:bottom w:val="none" w:sz="0" w:space="0" w:color="auto"/>
        <w:right w:val="none" w:sz="0" w:space="0" w:color="auto"/>
      </w:divBdr>
    </w:div>
    <w:div w:id="1446578156">
      <w:bodyDiv w:val="1"/>
      <w:marLeft w:val="0"/>
      <w:marRight w:val="0"/>
      <w:marTop w:val="0"/>
      <w:marBottom w:val="0"/>
      <w:divBdr>
        <w:top w:val="none" w:sz="0" w:space="0" w:color="auto"/>
        <w:left w:val="none" w:sz="0" w:space="0" w:color="auto"/>
        <w:bottom w:val="none" w:sz="0" w:space="0" w:color="auto"/>
        <w:right w:val="none" w:sz="0" w:space="0" w:color="auto"/>
      </w:divBdr>
    </w:div>
    <w:div w:id="1522163880">
      <w:bodyDiv w:val="1"/>
      <w:marLeft w:val="0"/>
      <w:marRight w:val="0"/>
      <w:marTop w:val="0"/>
      <w:marBottom w:val="0"/>
      <w:divBdr>
        <w:top w:val="none" w:sz="0" w:space="0" w:color="auto"/>
        <w:left w:val="none" w:sz="0" w:space="0" w:color="auto"/>
        <w:bottom w:val="none" w:sz="0" w:space="0" w:color="auto"/>
        <w:right w:val="none" w:sz="0" w:space="0" w:color="auto"/>
      </w:divBdr>
      <w:divsChild>
        <w:div w:id="753360736">
          <w:marLeft w:val="0"/>
          <w:marRight w:val="0"/>
          <w:marTop w:val="105"/>
          <w:marBottom w:val="105"/>
          <w:divBdr>
            <w:top w:val="single" w:sz="2" w:space="0" w:color="E5E7EB"/>
            <w:left w:val="single" w:sz="2" w:space="0" w:color="E5E7EB"/>
            <w:bottom w:val="single" w:sz="2" w:space="0" w:color="E5E7EB"/>
            <w:right w:val="single" w:sz="2" w:space="0" w:color="E5E7EB"/>
          </w:divBdr>
          <w:divsChild>
            <w:div w:id="1357654824">
              <w:marLeft w:val="0"/>
              <w:marRight w:val="0"/>
              <w:marTop w:val="0"/>
              <w:marBottom w:val="0"/>
              <w:divBdr>
                <w:top w:val="single" w:sz="2" w:space="0" w:color="E5E7EB"/>
                <w:left w:val="single" w:sz="2" w:space="0" w:color="E5E7EB"/>
                <w:bottom w:val="single" w:sz="2" w:space="0" w:color="E5E7EB"/>
                <w:right w:val="single" w:sz="2" w:space="0" w:color="E5E7EB"/>
              </w:divBdr>
              <w:divsChild>
                <w:div w:id="1402867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9213446">
          <w:marLeft w:val="0"/>
          <w:marRight w:val="0"/>
          <w:marTop w:val="0"/>
          <w:marBottom w:val="0"/>
          <w:divBdr>
            <w:top w:val="single" w:sz="2" w:space="0" w:color="E5E7EB"/>
            <w:left w:val="single" w:sz="2" w:space="0" w:color="E5E7EB"/>
            <w:bottom w:val="single" w:sz="2" w:space="0" w:color="E5E7EB"/>
            <w:right w:val="single" w:sz="2" w:space="0" w:color="E5E7EB"/>
          </w:divBdr>
          <w:divsChild>
            <w:div w:id="51512736">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693218697">
      <w:bodyDiv w:val="1"/>
      <w:marLeft w:val="0"/>
      <w:marRight w:val="0"/>
      <w:marTop w:val="0"/>
      <w:marBottom w:val="0"/>
      <w:divBdr>
        <w:top w:val="none" w:sz="0" w:space="0" w:color="auto"/>
        <w:left w:val="none" w:sz="0" w:space="0" w:color="auto"/>
        <w:bottom w:val="none" w:sz="0" w:space="0" w:color="auto"/>
        <w:right w:val="none" w:sz="0" w:space="0" w:color="auto"/>
      </w:divBdr>
    </w:div>
    <w:div w:id="2015722972">
      <w:bodyDiv w:val="1"/>
      <w:marLeft w:val="0"/>
      <w:marRight w:val="0"/>
      <w:marTop w:val="0"/>
      <w:marBottom w:val="0"/>
      <w:divBdr>
        <w:top w:val="none" w:sz="0" w:space="0" w:color="auto"/>
        <w:left w:val="none" w:sz="0" w:space="0" w:color="auto"/>
        <w:bottom w:val="none" w:sz="0" w:space="0" w:color="auto"/>
        <w:right w:val="none" w:sz="0" w:space="0" w:color="auto"/>
      </w:divBdr>
    </w:div>
    <w:div w:id="202686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mc.ncbi.nlm.nih.gov/articles/PMC8575546/" TargetMode="External"/><Relationship Id="rId7" Type="http://schemas.openxmlformats.org/officeDocument/2006/relationships/hyperlink" Target="https://www.health.gov.za/wp-content/uploads/2025/12/BANNING-OF-TERBUFOS-advisory.pdf" TargetMode="External"/><Relationship Id="rId2" Type="http://schemas.openxmlformats.org/officeDocument/2006/relationships/hyperlink" Target="https://groundup.org.za/article/outdated-pesticide-regulations-a-danger-to-public-health-say-civil-society-organisations/" TargetMode="External"/><Relationship Id="rId1" Type="http://schemas.openxmlformats.org/officeDocument/2006/relationships/hyperlink" Target="https://mg.co.za/thought-leader/2024-11-07-governments-toxic-malaise-causes-poisonings-not-spaza-shops/" TargetMode="External"/><Relationship Id="rId6" Type="http://schemas.openxmlformats.org/officeDocument/2006/relationships/hyperlink" Target="https://samajournals.co.za/index.php/samj/article/view/2993" TargetMode="External"/><Relationship Id="rId5" Type="http://schemas.openxmlformats.org/officeDocument/2006/relationships/hyperlink" Target="https://journals.co.za/doi/pdf/10.10520/EJC68556" TargetMode="External"/><Relationship Id="rId4" Type="http://schemas.openxmlformats.org/officeDocument/2006/relationships/hyperlink" Target="https://pmc.ncbi.nlm.nih.gov/articles/PMC9945739/"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D90AD-567B-40C3-B39A-5EF8F5BCBACC}">
  <ds:schemaRefs>
    <ds:schemaRef ds:uri="http://schemas.openxmlformats.org/officeDocument/2006/bibliography"/>
  </ds:schemaRefs>
</ds:datastoreItem>
</file>

<file path=docMetadata/LabelInfo.xml><?xml version="1.0" encoding="utf-8"?>
<clbl:labelList xmlns:clbl="http://schemas.microsoft.com/office/2020/mipLabelMetadata">
  <clbl:label id="{8931c2c7-b55d-42be-ae52-0a331f3382cf}" enabled="0" method="" siteId="{8931c2c7-b55d-42be-ae52-0a331f3382cf}" removed="1"/>
</clbl:labelList>
</file>

<file path=docProps/app.xml><?xml version="1.0" encoding="utf-8"?>
<Properties xmlns="http://schemas.openxmlformats.org/officeDocument/2006/extended-properties" xmlns:vt="http://schemas.openxmlformats.org/officeDocument/2006/docPropsVTypes">
  <Template>Normal</Template>
  <TotalTime>315</TotalTime>
  <Pages>22</Pages>
  <Words>15129</Words>
  <Characters>86241</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Lehlohonolo Chandu</dc:creator>
  <cp:keywords/>
  <dc:description/>
  <cp:lastModifiedBy>Leslie London</cp:lastModifiedBy>
  <cp:revision>8</cp:revision>
  <dcterms:created xsi:type="dcterms:W3CDTF">2026-03-20T16:16:00Z</dcterms:created>
  <dcterms:modified xsi:type="dcterms:W3CDTF">2026-03-21T09:30:00Z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3fd366e1-759a-4e4e-9aaf-d8ebae1c0b6d</vt:lpwstr>
  </property>
  <property fmtid="{D5CDD505-2E9C-101B-9397-08002B2CF9AE}" pid="3" name="Mendeley Document_1">
    <vt:lpwstr>True</vt:lpwstr>
  </property>
  <property fmtid="{D5CDD505-2E9C-101B-9397-08002B2CF9AE}" pid="4" name="Mendeley Unique User Id_1">
    <vt:lpwstr>f52b2af1-5084-3b6c-9381-9935babd07e5</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Mendeley Citation Style_1">
    <vt:lpwstr>http://www.zotero.org/styles/vancouver</vt:lpwstr>
  </property>
  <property fmtid="{D5CDD505-2E9C-101B-9397-08002B2CF9AE}" pid="26" name="ZOTERO_PREF_1">
    <vt:lpwstr>&lt;data data-version="3" zotero-version="7.0.26"&gt;&lt;session id="dNiGpI6A"/&gt;&lt;style id="http://www.zotero.org/styles/vancouver" locale="en-GB" hasBibliography="1" bibliographyStyleHasBeenSet="1"/&gt;&lt;prefs&gt;&lt;pref name="fieldType" value="Field"/&gt;&lt;pref name="automati</vt:lpwstr>
  </property>
  <property fmtid="{D5CDD505-2E9C-101B-9397-08002B2CF9AE}" pid="27" name="ZOTERO_PREF_2">
    <vt:lpwstr>cJournalAbbreviations" value="true"/&gt;&lt;/prefs&gt;&lt;/data&gt;</vt:lpwstr>
  </property>
</Properties>
</file>