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54B9" w14:textId="7DE38DCB" w:rsidR="00990847" w:rsidRDefault="00AC6F2F" w:rsidP="00990847">
      <w:pPr>
        <w:pBdr>
          <w:bottom w:val="single" w:sz="4" w:space="1" w:color="auto"/>
        </w:pBdr>
      </w:pPr>
      <w:r>
        <w:t xml:space="preserve">Date: 27 May </w:t>
      </w:r>
      <w:commentRangeStart w:id="0"/>
      <w:r>
        <w:t>2026</w:t>
      </w:r>
      <w:commentRangeEnd w:id="0"/>
      <w:r w:rsidR="00101D8E">
        <w:rPr>
          <w:rStyle w:val="CommentReference"/>
          <w:sz w:val="24"/>
          <w:szCs w:val="24"/>
        </w:rPr>
        <w:commentReference w:id="0"/>
      </w:r>
    </w:p>
    <w:p w14:paraId="643CF40B" w14:textId="2944BB24" w:rsidR="00990847" w:rsidRPr="003F2AC6" w:rsidRDefault="00AD62E4" w:rsidP="00AD62E4">
      <w:pPr>
        <w:pStyle w:val="Heading1"/>
      </w:pPr>
      <w:r>
        <w:t xml:space="preserve">Webpage 1: </w:t>
      </w:r>
      <w:r w:rsidR="00990847" w:rsidRPr="003F2AC6">
        <w:t>Policy Brief Hub: Strengthening Pesticide Poisoning Surveillance and Response</w:t>
      </w:r>
    </w:p>
    <w:p w14:paraId="7C804C2C" w14:textId="28E13F0F" w:rsidR="00AC6F2F" w:rsidRDefault="00990847">
      <w:r>
        <w:t xml:space="preserve">URL: </w:t>
      </w:r>
      <w:hyperlink r:id="rId10" w:history="1">
        <w:r w:rsidRPr="00AF0FAA">
          <w:rPr>
            <w:rStyle w:val="Hyperlink"/>
          </w:rPr>
          <w:t>https://bridaybrummer.github.io/D2P_project/posts/policy_brief.html</w:t>
        </w:r>
      </w:hyperlink>
    </w:p>
    <w:p w14:paraId="201758A2" w14:textId="77777777" w:rsidR="00990847" w:rsidRDefault="00990847"/>
    <w:p w14:paraId="025B0A8A" w14:textId="0A1F026B" w:rsidR="00990847" w:rsidRDefault="004A710A">
      <w:commentRangeStart w:id="1"/>
      <w:r w:rsidRPr="004A710A">
        <w:rPr>
          <w:noProof/>
        </w:rPr>
        <w:drawing>
          <wp:inline distT="0" distB="0" distL="0" distR="0" wp14:anchorId="62AC790B" wp14:editId="15CE4A09">
            <wp:extent cx="5943600" cy="878840"/>
            <wp:effectExtent l="0" t="0" r="0" b="0"/>
            <wp:docPr id="110731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15768" name=""/>
                    <pic:cNvPicPr/>
                  </pic:nvPicPr>
                  <pic:blipFill>
                    <a:blip r:embed="rId11"/>
                    <a:stretch>
                      <a:fillRect/>
                    </a:stretch>
                  </pic:blipFill>
                  <pic:spPr>
                    <a:xfrm>
                      <a:off x="0" y="0"/>
                      <a:ext cx="5943600" cy="878840"/>
                    </a:xfrm>
                    <a:prstGeom prst="rect">
                      <a:avLst/>
                    </a:prstGeom>
                  </pic:spPr>
                </pic:pic>
              </a:graphicData>
            </a:graphic>
          </wp:inline>
        </w:drawing>
      </w:r>
      <w:commentRangeEnd w:id="1"/>
      <w:r w:rsidR="00626605">
        <w:rPr>
          <w:rStyle w:val="CommentReference"/>
          <w:sz w:val="24"/>
          <w:szCs w:val="24"/>
        </w:rPr>
        <w:commentReference w:id="1"/>
      </w:r>
    </w:p>
    <w:p w14:paraId="4DBFB410" w14:textId="77777777" w:rsidR="003E28C1" w:rsidRDefault="005A7126">
      <w:commentRangeStart w:id="2"/>
      <w:commentRangeEnd w:id="2"/>
      <w:r>
        <w:rPr>
          <w:rStyle w:val="CommentReference"/>
          <w:sz w:val="24"/>
          <w:szCs w:val="24"/>
        </w:rPr>
        <w:commentReference w:id="2"/>
      </w:r>
    </w:p>
    <w:p w14:paraId="4D706DE1" w14:textId="77777777" w:rsidR="003F2AC6" w:rsidRDefault="003F2AC6"/>
    <w:p w14:paraId="6E4A7A2F" w14:textId="77777777" w:rsidR="007E460E" w:rsidRPr="007E460E" w:rsidRDefault="007E460E" w:rsidP="007E460E">
      <w:pPr>
        <w:pBdr>
          <w:bottom w:val="single" w:sz="6" w:space="4" w:color="E0E6EF"/>
        </w:pBdr>
        <w:shd w:val="clear" w:color="auto" w:fill="FFFFFF"/>
        <w:spacing w:after="100" w:afterAutospacing="1" w:line="240" w:lineRule="auto"/>
        <w:outlineLvl w:val="1"/>
        <w:rPr>
          <w:rFonts w:ascii="Segoe UI" w:eastAsia="Times New Roman" w:hAnsi="Segoe UI" w:cs="Segoe UI"/>
          <w:b/>
          <w:bCs/>
          <w:color w:val="1A237E"/>
          <w:kern w:val="0"/>
          <w:sz w:val="36"/>
          <w:szCs w:val="36"/>
          <w14:ligatures w14:val="none"/>
        </w:rPr>
      </w:pPr>
      <w:r w:rsidRPr="007E460E">
        <w:rPr>
          <w:rFonts w:ascii="Segoe UI" w:eastAsia="Times New Roman" w:hAnsi="Segoe UI" w:cs="Segoe UI"/>
          <w:b/>
          <w:bCs/>
          <w:color w:val="1A237E"/>
          <w:kern w:val="0"/>
          <w:sz w:val="36"/>
          <w:szCs w:val="36"/>
          <w14:ligatures w14:val="none"/>
        </w:rPr>
        <w:t>The three policy briefs</w:t>
      </w:r>
    </w:p>
    <w:p w14:paraId="3A3E400E" w14:textId="77777777" w:rsidR="007E460E" w:rsidRPr="007E460E" w:rsidRDefault="007E460E" w:rsidP="007E460E">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hyperlink r:id="rId12" w:tgtFrame="_blank" w:history="1">
        <w:r w:rsidRPr="007E460E">
          <w:rPr>
            <w:rFonts w:ascii="Times New Roman" w:eastAsia="Times New Roman" w:hAnsi="Times New Roman" w:cs="Times New Roman"/>
            <w:color w:val="0D47A1"/>
            <w:kern w:val="0"/>
            <w:sz w:val="27"/>
            <w:szCs w:val="27"/>
            <w:u w:val="single"/>
            <w14:ligatures w14:val="none"/>
          </w:rPr>
          <w:t>1 · Strengthening Pesticide Poisoning Surveillance</w:t>
        </w:r>
      </w:hyperlink>
    </w:p>
    <w:p w14:paraId="620568C5" w14:textId="7233788D" w:rsidR="007A7FAC" w:rsidRDefault="00D44BFA" w:rsidP="007E460E">
      <w:pPr>
        <w:spacing w:after="100" w:afterAutospacing="1" w:line="240" w:lineRule="auto"/>
        <w:rPr>
          <w:rFonts w:ascii="Times New Roman" w:eastAsia="Times New Roman" w:hAnsi="Times New Roman" w:cs="Times New Roman"/>
          <w:b/>
          <w:bCs/>
          <w:kern w:val="0"/>
          <w14:ligatures w14:val="none"/>
        </w:rPr>
      </w:pPr>
      <w:ins w:id="3" w:author="Rifqah Roomaney | SAMRC" w:date="2026-05-27T08:51:00Z" w16du:dateUtc="2026-05-27T06:51:00Z">
        <w:r>
          <w:rPr>
            <w:rFonts w:ascii="Times New Roman" w:eastAsia="Times New Roman" w:hAnsi="Times New Roman" w:cs="Times New Roman"/>
            <w:b/>
            <w:bCs/>
            <w:kern w:val="0"/>
            <w14:ligatures w14:val="none"/>
          </w:rPr>
          <w:t xml:space="preserve">Problem: </w:t>
        </w:r>
        <w:r w:rsidR="00C148A6">
          <w:rPr>
            <w:rFonts w:ascii="Times New Roman" w:eastAsia="Times New Roman" w:hAnsi="Times New Roman" w:cs="Times New Roman"/>
            <w:b/>
            <w:bCs/>
            <w:kern w:val="0"/>
            <w14:ligatures w14:val="none"/>
          </w:rPr>
          <w:t xml:space="preserve">Only 5% of pesticide poisonings are currently captured </w:t>
        </w:r>
      </w:ins>
      <w:ins w:id="4" w:author="Rifqah Roomaney | SAMRC" w:date="2026-05-27T08:52:00Z" w16du:dateUtc="2026-05-27T06:52:00Z">
        <w:r w:rsidR="00C148A6">
          <w:rPr>
            <w:rFonts w:ascii="Times New Roman" w:eastAsia="Times New Roman" w:hAnsi="Times New Roman" w:cs="Times New Roman"/>
            <w:b/>
            <w:bCs/>
            <w:kern w:val="0"/>
            <w14:ligatures w14:val="none"/>
          </w:rPr>
          <w:t>by surveillance</w:t>
        </w:r>
      </w:ins>
    </w:p>
    <w:p w14:paraId="012C30FB" w14:textId="3037A6C4" w:rsidR="007E460E" w:rsidRPr="007E460E" w:rsidRDefault="007E460E" w:rsidP="007E460E">
      <w:pPr>
        <w:spacing w:after="100" w:afterAutospacing="1" w:line="240" w:lineRule="auto"/>
        <w:rPr>
          <w:rFonts w:ascii="Times New Roman" w:eastAsia="Times New Roman" w:hAnsi="Times New Roman" w:cs="Times New Roman"/>
          <w:kern w:val="0"/>
          <w14:ligatures w14:val="none"/>
        </w:rPr>
      </w:pPr>
      <w:r w:rsidRPr="007E460E">
        <w:rPr>
          <w:rFonts w:ascii="Times New Roman" w:eastAsia="Times New Roman" w:hAnsi="Times New Roman" w:cs="Times New Roman"/>
          <w:b/>
          <w:bCs/>
          <w:kern w:val="0"/>
          <w14:ligatures w14:val="none"/>
        </w:rPr>
        <w:t>Policy question.</w:t>
      </w:r>
      <w:r w:rsidRPr="007E460E">
        <w:rPr>
          <w:rFonts w:ascii="Times New Roman" w:eastAsia="Times New Roman" w:hAnsi="Times New Roman" w:cs="Times New Roman"/>
          <w:kern w:val="0"/>
          <w14:ligatures w14:val="none"/>
        </w:rPr>
        <w:t xml:space="preserve"> Should </w:t>
      </w:r>
      <w:r w:rsidRPr="007342AC">
        <w:rPr>
          <w:rFonts w:ascii="Times New Roman" w:eastAsia="Times New Roman" w:hAnsi="Times New Roman" w:cs="Times New Roman"/>
          <w:kern w:val="0"/>
          <w:u w:val="single"/>
          <w14:ligatures w14:val="none"/>
        </w:rPr>
        <w:t>NDoH</w:t>
      </w:r>
      <w:r w:rsidRPr="007E460E">
        <w:rPr>
          <w:rFonts w:ascii="Times New Roman" w:eastAsia="Times New Roman" w:hAnsi="Times New Roman" w:cs="Times New Roman"/>
          <w:kern w:val="0"/>
          <w14:ligatures w14:val="none"/>
        </w:rPr>
        <w:t xml:space="preserve"> invest in automated, multi-source surveillance to close the detection gap between </w:t>
      </w:r>
      <w:r w:rsidRPr="007342AC">
        <w:rPr>
          <w:rFonts w:ascii="Times New Roman" w:eastAsia="Times New Roman" w:hAnsi="Times New Roman" w:cs="Times New Roman"/>
          <w:kern w:val="0"/>
          <w:u w:val="single"/>
          <w14:ligatures w14:val="none"/>
        </w:rPr>
        <w:t>NMC</w:t>
      </w:r>
      <w:r w:rsidRPr="007E460E">
        <w:rPr>
          <w:rFonts w:ascii="Times New Roman" w:eastAsia="Times New Roman" w:hAnsi="Times New Roman" w:cs="Times New Roman"/>
          <w:kern w:val="0"/>
          <w14:ligatures w14:val="none"/>
        </w:rPr>
        <w:t xml:space="preserve">, the </w:t>
      </w:r>
      <w:r w:rsidRPr="007342AC">
        <w:rPr>
          <w:rFonts w:ascii="Times New Roman" w:eastAsia="Times New Roman" w:hAnsi="Times New Roman" w:cs="Times New Roman"/>
          <w:kern w:val="0"/>
          <w:u w:val="single"/>
          <w14:ligatures w14:val="none"/>
        </w:rPr>
        <w:t>NHLS laboratory,</w:t>
      </w:r>
      <w:r w:rsidRPr="007E460E">
        <w:rPr>
          <w:rFonts w:ascii="Times New Roman" w:eastAsia="Times New Roman" w:hAnsi="Times New Roman" w:cs="Times New Roman"/>
          <w:kern w:val="0"/>
          <w14:ligatures w14:val="none"/>
        </w:rPr>
        <w:t xml:space="preserve"> and the Poisons Information Helpline?</w:t>
      </w:r>
    </w:p>
    <w:p w14:paraId="175FC323" w14:textId="2531B57A" w:rsidR="007E460E" w:rsidRPr="007E460E" w:rsidDel="00BF76AB" w:rsidRDefault="00BF76AB" w:rsidP="007E460E">
      <w:pPr>
        <w:spacing w:after="100" w:afterAutospacing="1" w:line="240" w:lineRule="auto"/>
        <w:rPr>
          <w:del w:id="5" w:author="Rifqah Roomaney | SAMRC" w:date="2026-05-27T08:53:00Z" w16du:dateUtc="2026-05-27T06:53:00Z"/>
          <w:rFonts w:ascii="Times New Roman" w:eastAsia="Times New Roman" w:hAnsi="Times New Roman" w:cs="Times New Roman"/>
          <w:kern w:val="0"/>
          <w14:ligatures w14:val="none"/>
        </w:rPr>
      </w:pPr>
      <w:ins w:id="6" w:author="Rifqah Roomaney | SAMRC" w:date="2026-05-27T08:52:00Z" w16du:dateUtc="2026-05-27T06:52:00Z">
        <w:r>
          <w:rPr>
            <w:rFonts w:ascii="Times New Roman" w:eastAsia="Times New Roman" w:hAnsi="Times New Roman" w:cs="Times New Roman"/>
            <w:b/>
            <w:bCs/>
            <w:kern w:val="0"/>
            <w14:ligatures w14:val="none"/>
          </w:rPr>
          <w:t>Projected impact:</w:t>
        </w:r>
      </w:ins>
      <w:ins w:id="7" w:author="Rifqah Roomaney | SAMRC" w:date="2026-05-27T08:53:00Z" w16du:dateUtc="2026-05-27T06:53:00Z">
        <w:r>
          <w:rPr>
            <w:rFonts w:ascii="Times New Roman" w:eastAsia="Times New Roman" w:hAnsi="Times New Roman" w:cs="Times New Roman"/>
            <w:b/>
            <w:bCs/>
            <w:kern w:val="0"/>
            <w14:ligatures w14:val="none"/>
          </w:rPr>
          <w:t xml:space="preserve"> </w:t>
        </w:r>
      </w:ins>
      <w:ins w:id="8" w:author="Rifqah Roomaney | SAMRC" w:date="2026-05-27T08:53:00Z">
        <w:r w:rsidRPr="00BF76AB">
          <w:rPr>
            <w:rFonts w:ascii="Times New Roman" w:eastAsia="Times New Roman" w:hAnsi="Times New Roman" w:cs="Times New Roman"/>
            <w:b/>
            <w:bCs/>
            <w:kern w:val="0"/>
            <w14:ligatures w14:val="none"/>
          </w:rPr>
          <w:t>150 deaths averted/ year for R157 000</w:t>
        </w:r>
      </w:ins>
      <w:ins w:id="9" w:author="Rifqah Roomaney | SAMRC" w:date="2026-05-27T08:52:00Z" w16du:dateUtc="2026-05-27T06:52:00Z">
        <w:r>
          <w:rPr>
            <w:rFonts w:ascii="Times New Roman" w:eastAsia="Times New Roman" w:hAnsi="Times New Roman" w:cs="Times New Roman"/>
            <w:b/>
            <w:bCs/>
            <w:kern w:val="0"/>
            <w14:ligatures w14:val="none"/>
          </w:rPr>
          <w:t xml:space="preserve"> </w:t>
        </w:r>
      </w:ins>
      <w:commentRangeStart w:id="10"/>
      <w:del w:id="11" w:author="Rifqah Roomaney | SAMRC" w:date="2026-05-27T08:53:00Z" w16du:dateUtc="2026-05-27T06:53:00Z">
        <w:r w:rsidR="007E460E" w:rsidRPr="007E460E" w:rsidDel="00BF76AB">
          <w:rPr>
            <w:rFonts w:ascii="Times New Roman" w:eastAsia="Times New Roman" w:hAnsi="Times New Roman" w:cs="Times New Roman"/>
            <w:b/>
            <w:bCs/>
            <w:kern w:val="0"/>
            <w14:ligatures w14:val="none"/>
          </w:rPr>
          <w:delText>Headline recommendation.</w:delText>
        </w:r>
        <w:r w:rsidR="007E460E" w:rsidRPr="007E460E" w:rsidDel="00BF76AB">
          <w:rPr>
            <w:rFonts w:ascii="Times New Roman" w:eastAsia="Times New Roman" w:hAnsi="Times New Roman" w:cs="Times New Roman"/>
            <w:kern w:val="0"/>
            <w14:ligatures w14:val="none"/>
          </w:rPr>
          <w:delText> </w:delText>
        </w:r>
        <w:commentRangeEnd w:id="10"/>
        <w:r w:rsidR="0076192A" w:rsidRPr="007E460E" w:rsidDel="00BF76AB">
          <w:rPr>
            <w:rStyle w:val="CommentReference"/>
            <w:rFonts w:ascii="Times New Roman" w:eastAsia="Times New Roman" w:hAnsi="Times New Roman" w:cs="Times New Roman"/>
            <w:kern w:val="0"/>
            <w:sz w:val="24"/>
            <w:szCs w:val="24"/>
            <w14:ligatures w14:val="none"/>
          </w:rPr>
          <w:commentReference w:id="10"/>
        </w:r>
        <w:r w:rsidR="007E460E" w:rsidRPr="007E460E" w:rsidDel="00BF76AB">
          <w:rPr>
            <w:rFonts w:ascii="Times New Roman" w:eastAsia="Times New Roman" w:hAnsi="Times New Roman" w:cs="Times New Roman"/>
            <w:kern w:val="0"/>
            <w14:ligatures w14:val="none"/>
          </w:rPr>
          <w:delText>Adopt the </w:delText>
        </w:r>
        <w:r w:rsidR="007E460E" w:rsidRPr="007E460E" w:rsidDel="00BF76AB">
          <w:rPr>
            <w:rFonts w:ascii="Times New Roman" w:eastAsia="Times New Roman" w:hAnsi="Times New Roman" w:cs="Times New Roman"/>
            <w:b/>
            <w:bCs/>
            <w:kern w:val="0"/>
            <w14:ligatures w14:val="none"/>
          </w:rPr>
          <w:delText>Surveillance MVP</w:delText>
        </w:r>
        <w:r w:rsidR="007E460E" w:rsidRPr="007E460E" w:rsidDel="00BF76AB">
          <w:rPr>
            <w:rFonts w:ascii="Times New Roman" w:eastAsia="Times New Roman" w:hAnsi="Times New Roman" w:cs="Times New Roman"/>
            <w:kern w:val="0"/>
            <w14:ligatures w14:val="none"/>
          </w:rPr>
          <w:delText> (NHLS→NMC IT feed + BChE auto-notification + PIH dashboard / MVD) — </w:delText>
        </w:r>
        <w:r w:rsidR="007E460E" w:rsidRPr="007E460E" w:rsidDel="00BF76AB">
          <w:rPr>
            <w:rFonts w:ascii="Times New Roman" w:eastAsia="Times New Roman" w:hAnsi="Times New Roman" w:cs="Times New Roman"/>
            <w:b/>
            <w:bCs/>
            <w:kern w:val="0"/>
            <w14:ligatures w14:val="none"/>
          </w:rPr>
          <w:delText>~R157,000/year, ~150 deaths averted/year</w:delText>
        </w:r>
        <w:r w:rsidR="007E460E" w:rsidRPr="007E460E" w:rsidDel="00BF76AB">
          <w:rPr>
            <w:rFonts w:ascii="Times New Roman" w:eastAsia="Times New Roman" w:hAnsi="Times New Roman" w:cs="Times New Roman"/>
            <w:kern w:val="0"/>
            <w14:ligatures w14:val="none"/>
          </w:rPr>
          <w:delText>.</w:delText>
        </w:r>
      </w:del>
    </w:p>
    <w:p w14:paraId="4FCDC0CD" w14:textId="77777777" w:rsidR="007E460E" w:rsidRDefault="007E460E">
      <w:pPr>
        <w:spacing w:after="100" w:afterAutospacing="1" w:line="240" w:lineRule="auto"/>
        <w:rPr>
          <w:rFonts w:ascii="Times New Roman" w:eastAsia="Times New Roman" w:hAnsi="Times New Roman" w:cs="Times New Roman"/>
          <w:b/>
          <w:bCs/>
          <w:color w:val="1A237E"/>
          <w:kern w:val="0"/>
          <w:sz w:val="27"/>
          <w:szCs w:val="27"/>
          <w14:ligatures w14:val="none"/>
        </w:rPr>
        <w:pPrChange w:id="12" w:author="Rifqah Roomaney | SAMRC" w:date="2026-05-27T08:53:00Z" w16du:dateUtc="2026-05-27T06:53:00Z">
          <w:pPr>
            <w:spacing w:before="336" w:after="100" w:afterAutospacing="1" w:line="240" w:lineRule="auto"/>
            <w:outlineLvl w:val="2"/>
          </w:pPr>
        </w:pPrChange>
      </w:pPr>
      <w:r w:rsidRPr="007E460E">
        <w:rPr>
          <w:rFonts w:ascii="Times New Roman" w:eastAsia="Times New Roman" w:hAnsi="Times New Roman" w:cs="Times New Roman"/>
          <w:b/>
          <w:bCs/>
          <w:color w:val="1A237E"/>
          <w:kern w:val="0"/>
          <w:sz w:val="27"/>
          <w:szCs w:val="27"/>
          <w14:ligatures w14:val="none"/>
        </w:rPr>
        <w:fldChar w:fldCharType="begin"/>
      </w:r>
      <w:r w:rsidRPr="007E460E">
        <w:rPr>
          <w:rFonts w:ascii="Times New Roman" w:eastAsia="Times New Roman" w:hAnsi="Times New Roman" w:cs="Times New Roman"/>
          <w:b/>
          <w:bCs/>
          <w:color w:val="1A237E"/>
          <w:kern w:val="0"/>
          <w:sz w:val="27"/>
          <w:szCs w:val="27"/>
          <w14:ligatures w14:val="none"/>
        </w:rPr>
        <w:instrText>HYPERLINK "https://bridaybrummer.github.io/D2P_project/posts/coordination_policy.html" \t "_blank"</w:instrText>
      </w:r>
      <w:r w:rsidRPr="007E460E">
        <w:rPr>
          <w:rFonts w:ascii="Times New Roman" w:eastAsia="Times New Roman" w:hAnsi="Times New Roman" w:cs="Times New Roman"/>
          <w:b/>
          <w:bCs/>
          <w:color w:val="1A237E"/>
          <w:kern w:val="0"/>
          <w:sz w:val="27"/>
          <w:szCs w:val="27"/>
          <w14:ligatures w14:val="none"/>
        </w:rPr>
      </w:r>
      <w:r w:rsidRPr="007E460E">
        <w:rPr>
          <w:rFonts w:ascii="Times New Roman" w:eastAsia="Times New Roman" w:hAnsi="Times New Roman" w:cs="Times New Roman"/>
          <w:b/>
          <w:bCs/>
          <w:color w:val="1A237E"/>
          <w:kern w:val="0"/>
          <w:sz w:val="27"/>
          <w:szCs w:val="27"/>
          <w14:ligatures w14:val="none"/>
        </w:rPr>
        <w:fldChar w:fldCharType="separate"/>
      </w:r>
      <w:r w:rsidRPr="007E460E">
        <w:rPr>
          <w:rFonts w:ascii="Times New Roman" w:eastAsia="Times New Roman" w:hAnsi="Times New Roman" w:cs="Times New Roman"/>
          <w:color w:val="0D47A1"/>
          <w:kern w:val="0"/>
          <w:sz w:val="27"/>
          <w:szCs w:val="27"/>
          <w:u w:val="single"/>
          <w14:ligatures w14:val="none"/>
        </w:rPr>
        <w:t>2 · Closing the Coordination Loop</w:t>
      </w:r>
      <w:r w:rsidRPr="007E460E">
        <w:rPr>
          <w:rFonts w:ascii="Times New Roman" w:eastAsia="Times New Roman" w:hAnsi="Times New Roman" w:cs="Times New Roman"/>
          <w:b/>
          <w:bCs/>
          <w:color w:val="1A237E"/>
          <w:kern w:val="0"/>
          <w:sz w:val="27"/>
          <w:szCs w:val="27"/>
          <w14:ligatures w14:val="none"/>
        </w:rPr>
        <w:fldChar w:fldCharType="end"/>
      </w:r>
    </w:p>
    <w:p w14:paraId="0F71C97D" w14:textId="55D4B8FC" w:rsidR="00D44BFA" w:rsidRPr="007E460E" w:rsidRDefault="00BF76AB" w:rsidP="007E460E">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ins w:id="13" w:author="Rifqah Roomaney | SAMRC" w:date="2026-05-27T08:53:00Z" w16du:dateUtc="2026-05-27T06:53:00Z">
        <w:r>
          <w:rPr>
            <w:rFonts w:ascii="Times New Roman" w:eastAsia="Times New Roman" w:hAnsi="Times New Roman" w:cs="Times New Roman"/>
            <w:b/>
            <w:bCs/>
            <w:color w:val="1A237E"/>
            <w:kern w:val="0"/>
            <w:sz w:val="27"/>
            <w:szCs w:val="27"/>
            <w14:ligatures w14:val="none"/>
          </w:rPr>
          <w:t xml:space="preserve">Problem statement: </w:t>
        </w:r>
      </w:ins>
    </w:p>
    <w:p w14:paraId="236A4876" w14:textId="77777777" w:rsidR="007E460E" w:rsidRPr="007E460E" w:rsidRDefault="007E460E" w:rsidP="007E460E">
      <w:pPr>
        <w:spacing w:after="100" w:afterAutospacing="1" w:line="240" w:lineRule="auto"/>
        <w:rPr>
          <w:rFonts w:ascii="Times New Roman" w:eastAsia="Times New Roman" w:hAnsi="Times New Roman" w:cs="Times New Roman"/>
          <w:kern w:val="0"/>
          <w14:ligatures w14:val="none"/>
        </w:rPr>
      </w:pPr>
      <w:r w:rsidRPr="007E460E">
        <w:rPr>
          <w:rFonts w:ascii="Times New Roman" w:eastAsia="Times New Roman" w:hAnsi="Times New Roman" w:cs="Times New Roman"/>
          <w:b/>
          <w:bCs/>
          <w:kern w:val="0"/>
          <w14:ligatures w14:val="none"/>
        </w:rPr>
        <w:t>Policy question.</w:t>
      </w:r>
      <w:r w:rsidRPr="007E460E">
        <w:rPr>
          <w:rFonts w:ascii="Times New Roman" w:eastAsia="Times New Roman" w:hAnsi="Times New Roman" w:cs="Times New Roman"/>
          <w:kern w:val="0"/>
          <w14:ligatures w14:val="none"/>
        </w:rPr>
        <w:t> Should NDoH and DALRRD mandate a closed-loop coordination workflow so that every NMC notification triggers an investigation that is recorded, every EHP→DALRRD referral is structured, and every DALRRD action is fed back?</w:t>
      </w:r>
    </w:p>
    <w:p w14:paraId="3F6A99B4" w14:textId="5DFEE9BC" w:rsidR="007E460E" w:rsidRPr="007E460E" w:rsidRDefault="007E460E" w:rsidP="007E460E">
      <w:pPr>
        <w:spacing w:after="100" w:afterAutospacing="1" w:line="240" w:lineRule="auto"/>
        <w:rPr>
          <w:rFonts w:ascii="Times New Roman" w:eastAsia="Times New Roman" w:hAnsi="Times New Roman" w:cs="Times New Roman"/>
          <w:kern w:val="0"/>
          <w14:ligatures w14:val="none"/>
        </w:rPr>
      </w:pPr>
      <w:del w:id="14" w:author="Rifqah Roomaney | SAMRC" w:date="2026-05-27T08:53:00Z" w16du:dateUtc="2026-05-27T06:53:00Z">
        <w:r w:rsidRPr="007E460E" w:rsidDel="00266AFA">
          <w:rPr>
            <w:rFonts w:ascii="Times New Roman" w:eastAsia="Times New Roman" w:hAnsi="Times New Roman" w:cs="Times New Roman"/>
            <w:b/>
            <w:bCs/>
            <w:kern w:val="0"/>
            <w14:ligatures w14:val="none"/>
          </w:rPr>
          <w:delText>Headline recommendation</w:delText>
        </w:r>
      </w:del>
      <w:ins w:id="15" w:author="Rifqah Roomaney | SAMRC" w:date="2026-05-27T08:53:00Z" w16du:dateUtc="2026-05-27T06:53:00Z">
        <w:r w:rsidR="00266AFA">
          <w:rPr>
            <w:rFonts w:ascii="Times New Roman" w:eastAsia="Times New Roman" w:hAnsi="Times New Roman" w:cs="Times New Roman"/>
            <w:b/>
            <w:bCs/>
            <w:kern w:val="0"/>
            <w14:ligatures w14:val="none"/>
          </w:rPr>
          <w:t>Projected impact</w:t>
        </w:r>
      </w:ins>
      <w:r w:rsidRPr="007E460E">
        <w:rPr>
          <w:rFonts w:ascii="Times New Roman" w:eastAsia="Times New Roman" w:hAnsi="Times New Roman" w:cs="Times New Roman"/>
          <w:b/>
          <w:bCs/>
          <w:kern w:val="0"/>
          <w14:ligatures w14:val="none"/>
        </w:rPr>
        <w:t>.</w:t>
      </w:r>
      <w:r w:rsidRPr="007E460E">
        <w:rPr>
          <w:rFonts w:ascii="Times New Roman" w:eastAsia="Times New Roman" w:hAnsi="Times New Roman" w:cs="Times New Roman"/>
          <w:kern w:val="0"/>
          <w14:ligatures w14:val="none"/>
        </w:rPr>
        <w:t> </w:t>
      </w:r>
      <w:del w:id="16" w:author="Rifqah Roomaney | SAMRC" w:date="2026-05-27T08:54:00Z" w16du:dateUtc="2026-05-27T06:54:00Z">
        <w:r w:rsidRPr="007E460E" w:rsidDel="00266AFA">
          <w:rPr>
            <w:rFonts w:ascii="Times New Roman" w:eastAsia="Times New Roman" w:hAnsi="Times New Roman" w:cs="Times New Roman"/>
            <w:kern w:val="0"/>
            <w14:ligatures w14:val="none"/>
          </w:rPr>
          <w:delText>Adopt the </w:delText>
        </w:r>
        <w:r w:rsidRPr="007E460E" w:rsidDel="00266AFA">
          <w:rPr>
            <w:rFonts w:ascii="Times New Roman" w:eastAsia="Times New Roman" w:hAnsi="Times New Roman" w:cs="Times New Roman"/>
            <w:b/>
            <w:bCs/>
            <w:kern w:val="0"/>
            <w14:ligatures w14:val="none"/>
          </w:rPr>
          <w:delText>Coordination Full Package</w:delText>
        </w:r>
        <w:r w:rsidRPr="007E460E" w:rsidDel="00266AFA">
          <w:rPr>
            <w:rFonts w:ascii="Times New Roman" w:eastAsia="Times New Roman" w:hAnsi="Times New Roman" w:cs="Times New Roman"/>
            <w:kern w:val="0"/>
            <w14:ligatures w14:val="none"/>
          </w:rPr>
          <w:delText xml:space="preserve"> (mandatory NMC closure-of-loop field + structured DALRRD referral + </w:delText>
        </w:r>
        <w:r w:rsidRPr="007E460E" w:rsidDel="00266AFA">
          <w:rPr>
            <w:rFonts w:ascii="Times New Roman" w:eastAsia="Times New Roman" w:hAnsi="Times New Roman" w:cs="Times New Roman"/>
            <w:kern w:val="0"/>
            <w14:ligatures w14:val="none"/>
          </w:rPr>
          <w:lastRenderedPageBreak/>
          <w:delText xml:space="preserve">NICD→DALRRD intelligence feed + clinician auto-feedback + joint KPI dashboard) </w:delText>
        </w:r>
      </w:del>
      <w:ins w:id="17" w:author="Rifqah Roomaney | SAMRC" w:date="2026-05-27T08:54:00Z" w16du:dateUtc="2026-05-27T06:54:00Z">
        <w:r w:rsidR="00266AFA" w:rsidRPr="007E460E">
          <w:rPr>
            <w:rFonts w:ascii="Times New Roman" w:eastAsia="Times New Roman" w:hAnsi="Times New Roman" w:cs="Times New Roman"/>
            <w:b/>
            <w:bCs/>
            <w:kern w:val="0"/>
            <w14:ligatures w14:val="none"/>
          </w:rPr>
          <w:t>~957 deaths averted/year at scale</w:t>
        </w:r>
        <w:r w:rsidR="00266AFA" w:rsidRPr="007E460E">
          <w:rPr>
            <w:rFonts w:ascii="Times New Roman" w:eastAsia="Times New Roman" w:hAnsi="Times New Roman" w:cs="Times New Roman"/>
            <w:kern w:val="0"/>
            <w14:ligatures w14:val="none"/>
          </w:rPr>
          <w:t>.</w:t>
        </w:r>
        <w:r w:rsidR="00266AFA">
          <w:rPr>
            <w:rFonts w:ascii="Times New Roman" w:eastAsia="Times New Roman" w:hAnsi="Times New Roman" w:cs="Times New Roman"/>
            <w:kern w:val="0"/>
            <w14:ligatures w14:val="none"/>
          </w:rPr>
          <w:t xml:space="preserve"> For </w:t>
        </w:r>
      </w:ins>
      <w:del w:id="18" w:author="Rifqah Roomaney | SAMRC" w:date="2026-05-27T08:54:00Z" w16du:dateUtc="2026-05-27T06:54:00Z">
        <w:r w:rsidRPr="007E460E" w:rsidDel="00266AFA">
          <w:rPr>
            <w:rFonts w:ascii="Times New Roman" w:eastAsia="Times New Roman" w:hAnsi="Times New Roman" w:cs="Times New Roman"/>
            <w:kern w:val="0"/>
            <w14:ligatures w14:val="none"/>
          </w:rPr>
          <w:delText>— </w:delText>
        </w:r>
      </w:del>
      <w:r w:rsidRPr="007E460E">
        <w:rPr>
          <w:rFonts w:ascii="Times New Roman" w:eastAsia="Times New Roman" w:hAnsi="Times New Roman" w:cs="Times New Roman"/>
          <w:b/>
          <w:bCs/>
          <w:kern w:val="0"/>
          <w14:ligatures w14:val="none"/>
        </w:rPr>
        <w:t xml:space="preserve">~R145,000/year, </w:t>
      </w:r>
      <w:del w:id="19" w:author="Rifqah Roomaney | SAMRC" w:date="2026-05-27T08:54:00Z" w16du:dateUtc="2026-05-27T06:54:00Z">
        <w:r w:rsidRPr="007E460E" w:rsidDel="00266AFA">
          <w:rPr>
            <w:rFonts w:ascii="Times New Roman" w:eastAsia="Times New Roman" w:hAnsi="Times New Roman" w:cs="Times New Roman"/>
            <w:b/>
            <w:bCs/>
            <w:kern w:val="0"/>
            <w14:ligatures w14:val="none"/>
          </w:rPr>
          <w:delText>~957 deaths averted/year at scale</w:delText>
        </w:r>
        <w:r w:rsidRPr="007E460E" w:rsidDel="00266AFA">
          <w:rPr>
            <w:rFonts w:ascii="Times New Roman" w:eastAsia="Times New Roman" w:hAnsi="Times New Roman" w:cs="Times New Roman"/>
            <w:kern w:val="0"/>
            <w14:ligatures w14:val="none"/>
          </w:rPr>
          <w:delText>.</w:delText>
        </w:r>
      </w:del>
    </w:p>
    <w:commentRangeStart w:id="20"/>
    <w:p w14:paraId="77976920" w14:textId="77777777" w:rsidR="007E460E" w:rsidRDefault="007E460E" w:rsidP="007E460E">
      <w:pPr>
        <w:spacing w:before="336" w:after="100" w:afterAutospacing="1" w:line="240" w:lineRule="auto"/>
        <w:outlineLvl w:val="2"/>
        <w:rPr>
          <w:ins w:id="21" w:author="Rifqah Roomaney | SAMRC" w:date="2026-05-27T08:55:00Z" w16du:dateUtc="2026-05-27T06:55:00Z"/>
          <w:rFonts w:ascii="Times New Roman" w:eastAsia="Times New Roman" w:hAnsi="Times New Roman" w:cs="Times New Roman"/>
          <w:b/>
          <w:bCs/>
          <w:color w:val="1A237E"/>
          <w:kern w:val="0"/>
          <w:sz w:val="27"/>
          <w:szCs w:val="27"/>
          <w14:ligatures w14:val="none"/>
        </w:rPr>
      </w:pPr>
      <w:r w:rsidRPr="007E460E">
        <w:rPr>
          <w:rFonts w:ascii="Times New Roman" w:eastAsia="Times New Roman" w:hAnsi="Times New Roman" w:cs="Times New Roman"/>
          <w:b/>
          <w:bCs/>
          <w:color w:val="1A237E"/>
          <w:kern w:val="0"/>
          <w:sz w:val="27"/>
          <w:szCs w:val="27"/>
          <w14:ligatures w14:val="none"/>
        </w:rPr>
        <w:fldChar w:fldCharType="begin"/>
      </w:r>
      <w:r w:rsidRPr="007E460E">
        <w:rPr>
          <w:rFonts w:ascii="Times New Roman" w:eastAsia="Times New Roman" w:hAnsi="Times New Roman" w:cs="Times New Roman"/>
          <w:b/>
          <w:bCs/>
          <w:color w:val="1A237E"/>
          <w:kern w:val="0"/>
          <w:sz w:val="27"/>
          <w:szCs w:val="27"/>
          <w14:ligatures w14:val="none"/>
        </w:rPr>
        <w:instrText>HYPERLINK "https://bridaybrummer.github.io/D2P_project/posts/terbufos_policy.html" \t "_blank"</w:instrText>
      </w:r>
      <w:r w:rsidRPr="007E460E">
        <w:rPr>
          <w:rFonts w:ascii="Times New Roman" w:eastAsia="Times New Roman" w:hAnsi="Times New Roman" w:cs="Times New Roman"/>
          <w:b/>
          <w:bCs/>
          <w:color w:val="1A237E"/>
          <w:kern w:val="0"/>
          <w:sz w:val="27"/>
          <w:szCs w:val="27"/>
          <w14:ligatures w14:val="none"/>
        </w:rPr>
      </w:r>
      <w:r w:rsidRPr="007E460E">
        <w:rPr>
          <w:rFonts w:ascii="Times New Roman" w:eastAsia="Times New Roman" w:hAnsi="Times New Roman" w:cs="Times New Roman"/>
          <w:b/>
          <w:bCs/>
          <w:color w:val="1A237E"/>
          <w:kern w:val="0"/>
          <w:sz w:val="27"/>
          <w:szCs w:val="27"/>
          <w14:ligatures w14:val="none"/>
        </w:rPr>
        <w:fldChar w:fldCharType="separate"/>
      </w:r>
      <w:r w:rsidRPr="007E460E">
        <w:rPr>
          <w:rFonts w:ascii="Times New Roman" w:eastAsia="Times New Roman" w:hAnsi="Times New Roman" w:cs="Times New Roman"/>
          <w:color w:val="0D47A1"/>
          <w:kern w:val="0"/>
          <w:sz w:val="27"/>
          <w:szCs w:val="27"/>
          <w:u w:val="single"/>
          <w14:ligatures w14:val="none"/>
        </w:rPr>
        <w:t>3 · Restricting or Banning Terbufos</w:t>
      </w:r>
      <w:r w:rsidRPr="007E460E">
        <w:rPr>
          <w:rFonts w:ascii="Times New Roman" w:eastAsia="Times New Roman" w:hAnsi="Times New Roman" w:cs="Times New Roman"/>
          <w:b/>
          <w:bCs/>
          <w:color w:val="1A237E"/>
          <w:kern w:val="0"/>
          <w:sz w:val="27"/>
          <w:szCs w:val="27"/>
          <w14:ligatures w14:val="none"/>
        </w:rPr>
        <w:fldChar w:fldCharType="end"/>
      </w:r>
      <w:commentRangeEnd w:id="20"/>
      <w:r w:rsidR="009F5722">
        <w:rPr>
          <w:rStyle w:val="CommentReference"/>
          <w:rFonts w:ascii="Times New Roman" w:eastAsia="Times New Roman" w:hAnsi="Times New Roman" w:cs="Times New Roman"/>
          <w:b/>
          <w:bCs/>
          <w:color w:val="1A237E"/>
          <w:kern w:val="0"/>
          <w:sz w:val="27"/>
          <w:szCs w:val="27"/>
          <w14:ligatures w14:val="none"/>
        </w:rPr>
        <w:commentReference w:id="20"/>
      </w:r>
    </w:p>
    <w:p w14:paraId="16809A99" w14:textId="6A7FE882" w:rsidR="009F5722" w:rsidRPr="007E460E" w:rsidRDefault="009F5722" w:rsidP="007E460E">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ins w:id="22" w:author="Rifqah Roomaney | SAMRC" w:date="2026-05-27T08:55:00Z" w16du:dateUtc="2026-05-27T06:55:00Z">
        <w:r>
          <w:rPr>
            <w:rFonts w:ascii="Times New Roman" w:eastAsia="Times New Roman" w:hAnsi="Times New Roman" w:cs="Times New Roman"/>
            <w:b/>
            <w:bCs/>
            <w:color w:val="1A237E"/>
            <w:kern w:val="0"/>
            <w:sz w:val="27"/>
            <w:szCs w:val="27"/>
            <w14:ligatures w14:val="none"/>
          </w:rPr>
          <w:t>Problem:</w:t>
        </w:r>
      </w:ins>
    </w:p>
    <w:p w14:paraId="06A8EF8F" w14:textId="77777777" w:rsidR="007E460E" w:rsidRPr="007E460E" w:rsidRDefault="007E460E" w:rsidP="007E460E">
      <w:pPr>
        <w:spacing w:after="100" w:afterAutospacing="1" w:line="240" w:lineRule="auto"/>
        <w:rPr>
          <w:rFonts w:ascii="Times New Roman" w:eastAsia="Times New Roman" w:hAnsi="Times New Roman" w:cs="Times New Roman"/>
          <w:kern w:val="0"/>
          <w14:ligatures w14:val="none"/>
        </w:rPr>
      </w:pPr>
      <w:r w:rsidRPr="007E460E">
        <w:rPr>
          <w:rFonts w:ascii="Times New Roman" w:eastAsia="Times New Roman" w:hAnsi="Times New Roman" w:cs="Times New Roman"/>
          <w:b/>
          <w:bCs/>
          <w:kern w:val="0"/>
          <w14:ligatures w14:val="none"/>
        </w:rPr>
        <w:t>Policy question.</w:t>
      </w:r>
      <w:r w:rsidRPr="007E460E">
        <w:rPr>
          <w:rFonts w:ascii="Times New Roman" w:eastAsia="Times New Roman" w:hAnsi="Times New Roman" w:cs="Times New Roman"/>
          <w:kern w:val="0"/>
          <w14:ligatures w14:val="none"/>
        </w:rPr>
        <w:t> Should South Africa restrict, or fully ban, terbufos as a registered agricultural pesticide?</w:t>
      </w:r>
    </w:p>
    <w:p w14:paraId="19FAE90A" w14:textId="71B46161" w:rsidR="007E460E" w:rsidDel="00C260D3" w:rsidRDefault="007E460E" w:rsidP="007E460E">
      <w:pPr>
        <w:spacing w:after="100" w:afterAutospacing="1" w:line="240" w:lineRule="auto"/>
        <w:rPr>
          <w:del w:id="23" w:author="Rifqah Roomaney | SAMRC" w:date="2026-05-27T08:55:00Z" w16du:dateUtc="2026-05-27T06:55:00Z"/>
          <w:rFonts w:ascii="Times New Roman" w:eastAsia="Times New Roman" w:hAnsi="Times New Roman" w:cs="Times New Roman"/>
          <w:kern w:val="0"/>
          <w14:ligatures w14:val="none"/>
        </w:rPr>
      </w:pPr>
      <w:del w:id="24" w:author="Rifqah Roomaney | SAMRC" w:date="2026-05-27T08:55:00Z" w16du:dateUtc="2026-05-27T06:55:00Z">
        <w:r w:rsidRPr="007E460E" w:rsidDel="009F5722">
          <w:rPr>
            <w:rFonts w:ascii="Times New Roman" w:eastAsia="Times New Roman" w:hAnsi="Times New Roman" w:cs="Times New Roman"/>
            <w:b/>
            <w:bCs/>
            <w:kern w:val="0"/>
            <w14:ligatures w14:val="none"/>
          </w:rPr>
          <w:delText>Headline recommendation</w:delText>
        </w:r>
      </w:del>
      <w:ins w:id="25" w:author="Rifqah Roomaney | SAMRC" w:date="2026-05-27T08:55:00Z" w16du:dateUtc="2026-05-27T06:55:00Z">
        <w:r w:rsidR="009F5722">
          <w:rPr>
            <w:rFonts w:ascii="Times New Roman" w:eastAsia="Times New Roman" w:hAnsi="Times New Roman" w:cs="Times New Roman"/>
            <w:b/>
            <w:bCs/>
            <w:kern w:val="0"/>
            <w14:ligatures w14:val="none"/>
          </w:rPr>
          <w:t>Projected impact:</w:t>
        </w:r>
      </w:ins>
      <w:r w:rsidRPr="007E460E">
        <w:rPr>
          <w:rFonts w:ascii="Times New Roman" w:eastAsia="Times New Roman" w:hAnsi="Times New Roman" w:cs="Times New Roman"/>
          <w:b/>
          <w:bCs/>
          <w:kern w:val="0"/>
          <w14:ligatures w14:val="none"/>
        </w:rPr>
        <w:t>.</w:t>
      </w:r>
      <w:r w:rsidRPr="007E460E">
        <w:rPr>
          <w:rFonts w:ascii="Times New Roman" w:eastAsia="Times New Roman" w:hAnsi="Times New Roman" w:cs="Times New Roman"/>
          <w:kern w:val="0"/>
          <w14:ligatures w14:val="none"/>
        </w:rPr>
        <w:t> </w:t>
      </w:r>
      <w:ins w:id="26" w:author="Rifqah Roomaney | SAMRC" w:date="2026-05-27T08:55:00Z" w16du:dateUtc="2026-05-27T06:55:00Z">
        <w:r w:rsidR="009F5722">
          <w:rPr>
            <w:rFonts w:ascii="Times New Roman" w:eastAsia="Times New Roman" w:hAnsi="Times New Roman" w:cs="Times New Roman"/>
            <w:kern w:val="0"/>
            <w14:ligatures w14:val="none"/>
          </w:rPr>
          <w:t>X lives saved at X cost</w:t>
        </w:r>
      </w:ins>
      <w:del w:id="27" w:author="Rifqah Roomaney | SAMRC" w:date="2026-05-27T08:55:00Z" w16du:dateUtc="2026-05-27T06:55:00Z">
        <w:r w:rsidRPr="007E460E" w:rsidDel="009F5722">
          <w:rPr>
            <w:rFonts w:ascii="Times New Roman" w:eastAsia="Times New Roman" w:hAnsi="Times New Roman" w:cs="Times New Roman"/>
            <w:kern w:val="0"/>
            <w14:ligatures w14:val="none"/>
          </w:rPr>
          <w:delText>Adopt </w:delText>
        </w:r>
        <w:r w:rsidRPr="007E460E" w:rsidDel="009F5722">
          <w:rPr>
            <w:rFonts w:ascii="Times New Roman" w:eastAsia="Times New Roman" w:hAnsi="Times New Roman" w:cs="Times New Roman"/>
            <w:b/>
            <w:bCs/>
            <w:kern w:val="0"/>
            <w14:ligatures w14:val="none"/>
          </w:rPr>
          <w:delText>Option T2 (tighter restriction)</w:delText>
        </w:r>
        <w:r w:rsidRPr="007E460E" w:rsidDel="009F5722">
          <w:rPr>
            <w:rFonts w:ascii="Times New Roman" w:eastAsia="Times New Roman" w:hAnsi="Times New Roman" w:cs="Times New Roman"/>
            <w:kern w:val="0"/>
            <w14:ligatures w14:val="none"/>
          </w:rPr>
          <w:delText> immediately, with a hard-coded </w:delText>
        </w:r>
        <w:r w:rsidRPr="007E460E" w:rsidDel="009F5722">
          <w:rPr>
            <w:rFonts w:ascii="Times New Roman" w:eastAsia="Times New Roman" w:hAnsi="Times New Roman" w:cs="Times New Roman"/>
            <w:b/>
            <w:bCs/>
            <w:kern w:val="0"/>
            <w14:ligatures w14:val="none"/>
          </w:rPr>
          <w:delText>24-month evaluation gate</w:delText>
        </w:r>
        <w:r w:rsidRPr="007E460E" w:rsidDel="009F5722">
          <w:rPr>
            <w:rFonts w:ascii="Times New Roman" w:eastAsia="Times New Roman" w:hAnsi="Times New Roman" w:cs="Times New Roman"/>
            <w:kern w:val="0"/>
            <w14:ligatures w14:val="none"/>
          </w:rPr>
          <w:delText> that mechanically escalates to a full ban (Option T3) if attributable serious-poisoning cases do not fall by a pre-agreed margin.</w:delText>
        </w:r>
      </w:del>
    </w:p>
    <w:p w14:paraId="6AF0A742" w14:textId="77777777" w:rsidR="00C260D3" w:rsidRDefault="00C260D3" w:rsidP="007E460E">
      <w:pPr>
        <w:spacing w:after="100" w:afterAutospacing="1" w:line="240" w:lineRule="auto"/>
        <w:rPr>
          <w:ins w:id="28" w:author="Rifqah Roomaney | SAMRC" w:date="2026-05-27T08:56:00Z" w16du:dateUtc="2026-05-27T06:56:00Z"/>
          <w:rFonts w:ascii="Times New Roman" w:eastAsia="Times New Roman" w:hAnsi="Times New Roman" w:cs="Times New Roman"/>
          <w:kern w:val="0"/>
          <w14:ligatures w14:val="none"/>
        </w:rPr>
      </w:pPr>
    </w:p>
    <w:p w14:paraId="115E41C6" w14:textId="3ECD36DE" w:rsidR="00C260D3" w:rsidRPr="007E460E" w:rsidRDefault="00C260D3" w:rsidP="007E460E">
      <w:pPr>
        <w:spacing w:after="100" w:afterAutospacing="1" w:line="240" w:lineRule="auto"/>
        <w:rPr>
          <w:ins w:id="29" w:author="Rifqah Roomaney | SAMRC" w:date="2026-05-27T08:56:00Z" w16du:dateUtc="2026-05-27T06:56:00Z"/>
          <w:rFonts w:ascii="Times New Roman" w:eastAsia="Times New Roman" w:hAnsi="Times New Roman" w:cs="Times New Roman"/>
          <w:kern w:val="0"/>
          <w14:ligatures w14:val="none"/>
        </w:rPr>
      </w:pPr>
      <w:commentRangeStart w:id="30"/>
      <w:ins w:id="31" w:author="Rifqah Roomaney | SAMRC" w:date="2026-05-27T08:56:00Z" w16du:dateUtc="2026-05-27T06:56:00Z">
        <w:r w:rsidRPr="00C260D3">
          <w:rPr>
            <w:rFonts w:ascii="Times New Roman" w:eastAsia="Times New Roman" w:hAnsi="Times New Roman" w:cs="Times New Roman"/>
            <w:noProof/>
            <w:kern w:val="0"/>
            <w14:ligatures w14:val="none"/>
          </w:rPr>
          <w:drawing>
            <wp:inline distT="0" distB="0" distL="0" distR="0" wp14:anchorId="61BEC301" wp14:editId="6215DD75">
              <wp:extent cx="5943600" cy="2427605"/>
              <wp:effectExtent l="0" t="0" r="0" b="0"/>
              <wp:docPr id="49623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9112" name=""/>
                      <pic:cNvPicPr/>
                    </pic:nvPicPr>
                    <pic:blipFill>
                      <a:blip r:embed="rId13"/>
                      <a:stretch>
                        <a:fillRect/>
                      </a:stretch>
                    </pic:blipFill>
                    <pic:spPr>
                      <a:xfrm>
                        <a:off x="0" y="0"/>
                        <a:ext cx="5943600" cy="2427605"/>
                      </a:xfrm>
                      <a:prstGeom prst="rect">
                        <a:avLst/>
                      </a:prstGeom>
                    </pic:spPr>
                  </pic:pic>
                </a:graphicData>
              </a:graphic>
            </wp:inline>
          </w:drawing>
        </w:r>
      </w:ins>
      <w:commentRangeEnd w:id="30"/>
      <w:r w:rsidR="001E5961" w:rsidRPr="007E460E">
        <w:rPr>
          <w:rStyle w:val="CommentReference"/>
          <w:rFonts w:ascii="Times New Roman" w:eastAsia="Times New Roman" w:hAnsi="Times New Roman" w:cs="Times New Roman"/>
          <w:kern w:val="0"/>
          <w:sz w:val="24"/>
          <w:szCs w:val="24"/>
          <w14:ligatures w14:val="none"/>
        </w:rPr>
        <w:commentReference w:id="30"/>
      </w:r>
    </w:p>
    <w:p w14:paraId="10B1A385" w14:textId="77777777" w:rsidR="003E28C1" w:rsidRDefault="003E28C1" w:rsidP="009F5722">
      <w:pPr>
        <w:spacing w:after="100" w:afterAutospacing="1" w:line="240" w:lineRule="auto"/>
        <w:rPr>
          <w:ins w:id="32" w:author="Rifqah Roomaney | SAMRC" w:date="2026-05-27T08:57:00Z" w16du:dateUtc="2026-05-27T06:57:00Z"/>
        </w:rPr>
      </w:pPr>
    </w:p>
    <w:p w14:paraId="74B1C2FE" w14:textId="77777777" w:rsidR="003F0C59" w:rsidRPr="003F0C59" w:rsidRDefault="003F0C59" w:rsidP="003F0C59">
      <w:pPr>
        <w:spacing w:after="100" w:afterAutospacing="1" w:line="240" w:lineRule="auto"/>
        <w:rPr>
          <w:b/>
          <w:bCs/>
        </w:rPr>
      </w:pPr>
      <w:r w:rsidRPr="003F0C59">
        <w:rPr>
          <w:b/>
          <w:bCs/>
        </w:rPr>
        <w:t>Shared evidence base</w:t>
      </w:r>
    </w:p>
    <w:p w14:paraId="62927126" w14:textId="4FF329A4" w:rsidR="003F0C59" w:rsidRPr="003F0C59" w:rsidDel="00EC4315" w:rsidRDefault="003F0C59" w:rsidP="003F0C59">
      <w:pPr>
        <w:spacing w:after="100" w:afterAutospacing="1" w:line="240" w:lineRule="auto"/>
        <w:rPr>
          <w:del w:id="33" w:author="Rifqah Roomaney | SAMRC" w:date="2026-05-27T08:58:00Z" w16du:dateUtc="2026-05-27T06:58:00Z"/>
        </w:rPr>
      </w:pPr>
      <w:r w:rsidRPr="003F0C59">
        <w:t xml:space="preserve">All three briefs </w:t>
      </w:r>
      <w:ins w:id="34" w:author="Rifqah Roomaney | SAMRC" w:date="2026-05-27T08:58:00Z" w16du:dateUtc="2026-05-27T06:58:00Z">
        <w:r>
          <w:t>use</w:t>
        </w:r>
      </w:ins>
      <w:del w:id="35" w:author="Rifqah Roomaney | SAMRC" w:date="2026-05-27T08:58:00Z" w16du:dateUtc="2026-05-27T06:58:00Z">
        <w:r w:rsidDel="003F0C59">
          <w:delText xml:space="preserve">use </w:delText>
        </w:r>
        <w:r w:rsidRPr="003F0C59" w:rsidDel="003F0C59">
          <w:delText xml:space="preserve">draw their numerical claims from </w:delText>
        </w:r>
      </w:del>
      <w:r w:rsidRPr="003F0C59">
        <w:t xml:space="preserve">a single shared parameter set (cases per year, CFR, per-case costs, decision-tree probabilities, prevention efficacy η, secondary-case multiplier ρ). </w:t>
      </w:r>
      <w:commentRangeStart w:id="36"/>
      <w:del w:id="37" w:author="Rifqah Roomaney | SAMRC" w:date="2026-05-27T08:58:00Z" w16du:dateUtc="2026-05-27T06:58:00Z">
        <w:r w:rsidRPr="003F0C59" w:rsidDel="00EC4315">
          <w:delText>The parameter file is intentionally separated so the model can be </w:delText>
        </w:r>
        <w:r w:rsidRPr="003F0C59" w:rsidDel="00EC4315">
          <w:rPr>
            <w:b/>
            <w:bCs/>
          </w:rPr>
          <w:delText>iterated centrally</w:delText>
        </w:r>
        <w:r w:rsidRPr="003F0C59" w:rsidDel="00EC4315">
          <w:delText> without re-editing each brief.</w:delText>
        </w:r>
      </w:del>
      <w:commentRangeEnd w:id="36"/>
      <w:r w:rsidR="00EC4315" w:rsidRPr="003F0C59">
        <w:rPr>
          <w:rStyle w:val="CommentReference"/>
          <w:sz w:val="24"/>
          <w:szCs w:val="24"/>
        </w:rPr>
        <w:commentReference w:id="36"/>
      </w:r>
    </w:p>
    <w:p w14:paraId="270BA7C8" w14:textId="77777777" w:rsidR="003F0C59" w:rsidRPr="003F0C59" w:rsidRDefault="003F0C59" w:rsidP="003F0C59">
      <w:pPr>
        <w:spacing w:after="100" w:afterAutospacing="1" w:line="240" w:lineRule="auto"/>
      </w:pPr>
      <w:r w:rsidRPr="003F0C59">
        <w:t>Source files:</w:t>
      </w:r>
    </w:p>
    <w:p w14:paraId="0530697E" w14:textId="77777777" w:rsidR="003F0C59" w:rsidRPr="003F0C59" w:rsidRDefault="003F0C59" w:rsidP="003F0C59">
      <w:pPr>
        <w:numPr>
          <w:ilvl w:val="0"/>
          <w:numId w:val="2"/>
        </w:numPr>
        <w:spacing w:after="100" w:afterAutospacing="1" w:line="240" w:lineRule="auto"/>
      </w:pPr>
      <w:hyperlink r:id="rId14" w:tgtFrame="_blank" w:history="1">
        <w:r w:rsidRPr="003F0C59">
          <w:rPr>
            <w:rStyle w:val="Hyperlink"/>
          </w:rPr>
          <w:t>Decision Model</w:t>
        </w:r>
      </w:hyperlink>
      <w:r w:rsidRPr="003F0C59">
        <w:t> — burden, parameters, sensitivity analyses</w:t>
      </w:r>
    </w:p>
    <w:p w14:paraId="2D4BC557" w14:textId="77777777" w:rsidR="003F0C59" w:rsidRPr="003F0C59" w:rsidRDefault="003F0C59" w:rsidP="003F0C59">
      <w:pPr>
        <w:numPr>
          <w:ilvl w:val="0"/>
          <w:numId w:val="2"/>
        </w:numPr>
        <w:spacing w:after="100" w:afterAutospacing="1" w:line="240" w:lineRule="auto"/>
      </w:pPr>
      <w:hyperlink r:id="rId15" w:tgtFrame="_blank" w:history="1">
        <w:r w:rsidRPr="003F0C59">
          <w:rPr>
            <w:rStyle w:val="Hyperlink"/>
          </w:rPr>
          <w:t>Costing Analysis</w:t>
        </w:r>
      </w:hyperlink>
      <w:r w:rsidRPr="003F0C59">
        <w:t> — full cost build-up</w:t>
      </w:r>
    </w:p>
    <w:p w14:paraId="4EDE67C8" w14:textId="77777777" w:rsidR="003F0C59" w:rsidRPr="003F0C59" w:rsidRDefault="003F0C59" w:rsidP="003F0C59">
      <w:pPr>
        <w:numPr>
          <w:ilvl w:val="0"/>
          <w:numId w:val="2"/>
        </w:numPr>
        <w:spacing w:after="100" w:afterAutospacing="1" w:line="240" w:lineRule="auto"/>
        <w:rPr>
          <w:lang w:val="fr-FR"/>
        </w:rPr>
      </w:pPr>
      <w:hyperlink r:id="rId16" w:tgtFrame="_blank" w:history="1">
        <w:r w:rsidRPr="003F0C59">
          <w:rPr>
            <w:rStyle w:val="Hyperlink"/>
            <w:lang w:val="fr-FR"/>
          </w:rPr>
          <w:t>Surveillance Concept Note</w:t>
        </w:r>
      </w:hyperlink>
      <w:r w:rsidRPr="003F0C59">
        <w:rPr>
          <w:lang w:val="fr-FR"/>
        </w:rPr>
        <w:t> — technical surveillance design</w:t>
      </w:r>
    </w:p>
    <w:p w14:paraId="28BBB3EE" w14:textId="77777777" w:rsidR="003F0C59" w:rsidRDefault="003F0C59" w:rsidP="009F5722">
      <w:pPr>
        <w:spacing w:after="100" w:afterAutospacing="1" w:line="240" w:lineRule="auto"/>
        <w:rPr>
          <w:ins w:id="38" w:author="Rifqah Roomaney | SAMRC" w:date="2026-05-27T09:02:00Z" w16du:dateUtc="2026-05-27T07:02:00Z"/>
          <w:lang w:val="fr-FR"/>
        </w:rPr>
      </w:pPr>
    </w:p>
    <w:p w14:paraId="0FA86182" w14:textId="52F33E6C" w:rsidR="00AD62E4" w:rsidRPr="003F2AC6" w:rsidRDefault="00AD62E4" w:rsidP="00AD62E4">
      <w:pPr>
        <w:pStyle w:val="Heading1"/>
      </w:pPr>
      <w:r>
        <w:t xml:space="preserve">Webpage </w:t>
      </w:r>
      <w:r w:rsidR="00ED3ECC">
        <w:t>2</w:t>
      </w:r>
      <w:r>
        <w:t xml:space="preserve">: </w:t>
      </w:r>
      <w:commentRangeStart w:id="39"/>
      <w:r w:rsidR="00ED3ECC" w:rsidRPr="00ED3ECC">
        <w:t>Policy Brief 1: Strengthening Pesticide Poisoning Surveillance</w:t>
      </w:r>
      <w:commentRangeEnd w:id="39"/>
      <w:r w:rsidR="00B84057" w:rsidRPr="003F2AC6">
        <w:rPr>
          <w:rStyle w:val="CommentReference"/>
          <w:sz w:val="40"/>
          <w:szCs w:val="40"/>
        </w:rPr>
        <w:commentReference w:id="39"/>
      </w:r>
    </w:p>
    <w:p w14:paraId="0255D3C4" w14:textId="77777777" w:rsidR="00A61285" w:rsidRPr="00A61285" w:rsidRDefault="00A61285" w:rsidP="00A61285">
      <w:pPr>
        <w:spacing w:before="60"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Closing the detection gap between NMC, NHLS, and PIH</w:t>
      </w:r>
    </w:p>
    <w:p w14:paraId="31A9B1E3" w14:textId="77777777" w:rsidR="00A61285" w:rsidRPr="00A61285" w:rsidRDefault="00A61285" w:rsidP="00A61285">
      <w:pPr>
        <w:spacing w:after="0" w:line="240" w:lineRule="auto"/>
        <w:rPr>
          <w:rFonts w:ascii="Times New Roman" w:eastAsia="Times New Roman" w:hAnsi="Times New Roman" w:cs="Times New Roman"/>
          <w:caps/>
          <w:kern w:val="0"/>
          <w:sz w:val="16"/>
          <w:szCs w:val="16"/>
          <w14:ligatures w14:val="none"/>
        </w:rPr>
      </w:pPr>
      <w:hyperlink r:id="rId17" w:anchor="category=policy" w:history="1">
        <w:r w:rsidRPr="00A61285">
          <w:rPr>
            <w:rFonts w:ascii="Times New Roman" w:eastAsia="Times New Roman" w:hAnsi="Times New Roman" w:cs="Times New Roman"/>
            <w:caps/>
            <w:color w:val="0000FF"/>
            <w:kern w:val="0"/>
            <w:sz w:val="16"/>
            <w:szCs w:val="16"/>
            <w14:ligatures w14:val="none"/>
          </w:rPr>
          <w:t>policy</w:t>
        </w:r>
      </w:hyperlink>
    </w:p>
    <w:p w14:paraId="561A2756" w14:textId="77777777" w:rsidR="00A61285" w:rsidRPr="00A61285" w:rsidRDefault="00A61285" w:rsidP="00A61285">
      <w:pPr>
        <w:spacing w:after="0" w:line="240" w:lineRule="auto"/>
        <w:rPr>
          <w:rFonts w:ascii="Times New Roman" w:eastAsia="Times New Roman" w:hAnsi="Times New Roman" w:cs="Times New Roman"/>
          <w:caps/>
          <w:kern w:val="0"/>
          <w:sz w:val="16"/>
          <w:szCs w:val="16"/>
          <w14:ligatures w14:val="none"/>
        </w:rPr>
      </w:pPr>
      <w:hyperlink r:id="rId18" w:anchor="category=surveillance" w:history="1">
        <w:r w:rsidRPr="00A61285">
          <w:rPr>
            <w:rFonts w:ascii="Times New Roman" w:eastAsia="Times New Roman" w:hAnsi="Times New Roman" w:cs="Times New Roman"/>
            <w:caps/>
            <w:color w:val="0000FF"/>
            <w:kern w:val="0"/>
            <w:sz w:val="16"/>
            <w:szCs w:val="16"/>
            <w14:ligatures w14:val="none"/>
          </w:rPr>
          <w:t>surveillance</w:t>
        </w:r>
      </w:hyperlink>
    </w:p>
    <w:p w14:paraId="4463DEDD" w14:textId="77777777" w:rsidR="00A61285" w:rsidRPr="00A61285" w:rsidRDefault="00A61285" w:rsidP="00A61285">
      <w:pPr>
        <w:spacing w:after="0" w:line="240" w:lineRule="auto"/>
        <w:rPr>
          <w:rFonts w:ascii="Times New Roman" w:eastAsia="Times New Roman" w:hAnsi="Times New Roman" w:cs="Times New Roman"/>
          <w:caps/>
          <w:kern w:val="0"/>
          <w:sz w:val="16"/>
          <w:szCs w:val="16"/>
          <w14:ligatures w14:val="none"/>
        </w:rPr>
      </w:pPr>
      <w:hyperlink r:id="rId19" w:anchor="category=decision-makers" w:history="1">
        <w:r w:rsidRPr="00A61285">
          <w:rPr>
            <w:rFonts w:ascii="Times New Roman" w:eastAsia="Times New Roman" w:hAnsi="Times New Roman" w:cs="Times New Roman"/>
            <w:caps/>
            <w:color w:val="0000FF"/>
            <w:kern w:val="0"/>
            <w:sz w:val="16"/>
            <w:szCs w:val="16"/>
            <w14:ligatures w14:val="none"/>
          </w:rPr>
          <w:t>decision-makers</w:t>
        </w:r>
      </w:hyperlink>
    </w:p>
    <w:p w14:paraId="4669AF35" w14:textId="77777777" w:rsidR="00A61285" w:rsidRPr="00A61285" w:rsidRDefault="00A61285" w:rsidP="00A61285">
      <w:pPr>
        <w:spacing w:after="0" w:line="240" w:lineRule="auto"/>
        <w:rPr>
          <w:rFonts w:ascii="Times New Roman" w:eastAsia="Times New Roman" w:hAnsi="Times New Roman" w:cs="Times New Roman"/>
          <w:caps/>
          <w:kern w:val="0"/>
          <w:sz w:val="19"/>
          <w:szCs w:val="19"/>
          <w14:ligatures w14:val="none"/>
        </w:rPr>
      </w:pPr>
      <w:r w:rsidRPr="00A61285">
        <w:rPr>
          <w:rFonts w:ascii="Times New Roman" w:eastAsia="Times New Roman" w:hAnsi="Times New Roman" w:cs="Times New Roman"/>
          <w:caps/>
          <w:kern w:val="0"/>
          <w:sz w:val="19"/>
          <w:szCs w:val="19"/>
          <w14:ligatures w14:val="none"/>
        </w:rPr>
        <w:t>Author</w:t>
      </w:r>
    </w:p>
    <w:p w14:paraId="5F7365CF" w14:textId="77777777" w:rsidR="00A61285" w:rsidRPr="00A61285" w:rsidRDefault="00A61285" w:rsidP="00A61285">
      <w:pPr>
        <w:spacing w:after="24" w:line="240" w:lineRule="auto"/>
        <w:rPr>
          <w:rFonts w:ascii="Times New Roman" w:eastAsia="Times New Roman" w:hAnsi="Times New Roman" w:cs="Times New Roman"/>
          <w:kern w:val="0"/>
          <w:sz w:val="22"/>
          <w:szCs w:val="22"/>
          <w14:ligatures w14:val="none"/>
        </w:rPr>
      </w:pPr>
      <w:r w:rsidRPr="00A61285">
        <w:rPr>
          <w:rFonts w:ascii="Times New Roman" w:eastAsia="Times New Roman" w:hAnsi="Times New Roman" w:cs="Times New Roman"/>
          <w:kern w:val="0"/>
          <w:sz w:val="22"/>
          <w:szCs w:val="22"/>
          <w14:ligatures w14:val="none"/>
        </w:rPr>
        <w:t>D2P Project Team</w:t>
      </w:r>
    </w:p>
    <w:p w14:paraId="6915A311" w14:textId="77777777" w:rsidR="00A61285" w:rsidRPr="00A61285" w:rsidRDefault="00A61285" w:rsidP="00A61285">
      <w:pPr>
        <w:spacing w:after="0" w:line="240" w:lineRule="auto"/>
        <w:rPr>
          <w:rFonts w:ascii="Times New Roman" w:eastAsia="Times New Roman" w:hAnsi="Times New Roman" w:cs="Times New Roman"/>
          <w:caps/>
          <w:kern w:val="0"/>
          <w:sz w:val="19"/>
          <w:szCs w:val="19"/>
          <w14:ligatures w14:val="none"/>
        </w:rPr>
      </w:pPr>
      <w:r w:rsidRPr="00A61285">
        <w:rPr>
          <w:rFonts w:ascii="Times New Roman" w:eastAsia="Times New Roman" w:hAnsi="Times New Roman" w:cs="Times New Roman"/>
          <w:caps/>
          <w:kern w:val="0"/>
          <w:sz w:val="19"/>
          <w:szCs w:val="19"/>
          <w14:ligatures w14:val="none"/>
        </w:rPr>
        <w:t>Published</w:t>
      </w:r>
    </w:p>
    <w:p w14:paraId="7E1DC074" w14:textId="77777777" w:rsidR="00A61285" w:rsidRPr="00A61285" w:rsidRDefault="00A61285" w:rsidP="00A61285">
      <w:pPr>
        <w:spacing w:after="24" w:line="240" w:lineRule="auto"/>
        <w:rPr>
          <w:rFonts w:ascii="Times New Roman" w:eastAsia="Times New Roman" w:hAnsi="Times New Roman" w:cs="Times New Roman"/>
          <w:kern w:val="0"/>
          <w:sz w:val="22"/>
          <w:szCs w:val="22"/>
          <w14:ligatures w14:val="none"/>
        </w:rPr>
      </w:pPr>
      <w:r w:rsidRPr="00A61285">
        <w:rPr>
          <w:rFonts w:ascii="Times New Roman" w:eastAsia="Times New Roman" w:hAnsi="Times New Roman" w:cs="Times New Roman"/>
          <w:kern w:val="0"/>
          <w:sz w:val="22"/>
          <w:szCs w:val="22"/>
          <w14:ligatures w14:val="none"/>
        </w:rPr>
        <w:t>September 5, 2025</w:t>
      </w:r>
    </w:p>
    <w:p w14:paraId="566D16F4" w14:textId="77777777" w:rsidR="00A61285" w:rsidRPr="00A61285" w:rsidRDefault="00A61285" w:rsidP="00A61285">
      <w:pPr>
        <w:spacing w:after="0" w:line="240" w:lineRule="auto"/>
        <w:rPr>
          <w:rFonts w:ascii="Times New Roman" w:eastAsia="Times New Roman" w:hAnsi="Times New Roman" w:cs="Times New Roman"/>
          <w:caps/>
          <w:kern w:val="0"/>
          <w:sz w:val="19"/>
          <w:szCs w:val="19"/>
          <w14:ligatures w14:val="none"/>
        </w:rPr>
      </w:pPr>
      <w:r w:rsidRPr="00A61285">
        <w:rPr>
          <w:rFonts w:ascii="Times New Roman" w:eastAsia="Times New Roman" w:hAnsi="Times New Roman" w:cs="Times New Roman"/>
          <w:caps/>
          <w:kern w:val="0"/>
          <w:sz w:val="19"/>
          <w:szCs w:val="19"/>
          <w14:ligatures w14:val="none"/>
        </w:rPr>
        <w:t>Modified</w:t>
      </w:r>
    </w:p>
    <w:p w14:paraId="32166F60" w14:textId="77777777" w:rsidR="00A61285" w:rsidRPr="00A61285" w:rsidRDefault="00A61285" w:rsidP="00A61285">
      <w:pPr>
        <w:spacing w:after="24" w:line="240" w:lineRule="auto"/>
        <w:rPr>
          <w:rFonts w:ascii="Times New Roman" w:eastAsia="Times New Roman" w:hAnsi="Times New Roman" w:cs="Times New Roman"/>
          <w:kern w:val="0"/>
          <w:sz w:val="22"/>
          <w:szCs w:val="22"/>
          <w14:ligatures w14:val="none"/>
        </w:rPr>
      </w:pPr>
      <w:r w:rsidRPr="00A61285">
        <w:rPr>
          <w:rFonts w:ascii="Times New Roman" w:eastAsia="Times New Roman" w:hAnsi="Times New Roman" w:cs="Times New Roman"/>
          <w:kern w:val="0"/>
          <w:sz w:val="22"/>
          <w:szCs w:val="22"/>
          <w14:ligatures w14:val="none"/>
        </w:rPr>
        <w:t>May 20, 2026</w:t>
      </w:r>
    </w:p>
    <w:p w14:paraId="21BB7C76" w14:textId="77777777" w:rsidR="00A61285" w:rsidRPr="00A61285" w:rsidRDefault="00A61285" w:rsidP="00A61285">
      <w:pPr>
        <w:shd w:val="clear" w:color="auto" w:fill="FFE6EB"/>
        <w:spacing w:after="0" w:line="240" w:lineRule="auto"/>
        <w:rPr>
          <w:rFonts w:ascii="Segoe UI" w:eastAsia="Times New Roman" w:hAnsi="Segoe UI" w:cs="Segoe UI"/>
          <w:b/>
          <w:bCs/>
          <w:color w:val="2C2C2C"/>
          <w:kern w:val="0"/>
          <w:sz w:val="26"/>
          <w:szCs w:val="26"/>
          <w14:ligatures w14:val="none"/>
        </w:rPr>
      </w:pPr>
      <w:r w:rsidRPr="00A61285">
        <w:rPr>
          <w:rFonts w:ascii="Segoe UI" w:eastAsia="Times New Roman" w:hAnsi="Segoe UI" w:cs="Segoe UI"/>
          <w:b/>
          <w:bCs/>
          <w:color w:val="2C2C2C"/>
          <w:kern w:val="0"/>
          <w:sz w:val="26"/>
          <w:szCs w:val="26"/>
          <w:bdr w:val="none" w:sz="0" w:space="0" w:color="auto" w:frame="1"/>
          <w14:ligatures w14:val="none"/>
        </w:rPr>
        <w:t>Important</w:t>
      </w:r>
      <w:r w:rsidRPr="00A61285">
        <w:rPr>
          <w:rFonts w:ascii="Segoe UI" w:eastAsia="Times New Roman" w:hAnsi="Segoe UI" w:cs="Segoe UI"/>
          <w:b/>
          <w:bCs/>
          <w:color w:val="2C2C2C"/>
          <w:kern w:val="0"/>
          <w:sz w:val="26"/>
          <w:szCs w:val="26"/>
          <w14:ligatures w14:val="none"/>
        </w:rPr>
        <w:t>For Decision-Makers</w:t>
      </w:r>
    </w:p>
    <w:p w14:paraId="30A27264" w14:textId="77777777" w:rsidR="00A61285" w:rsidRPr="00A61285" w:rsidRDefault="00A61285" w:rsidP="00A61285">
      <w:pPr>
        <w:shd w:val="clear" w:color="auto" w:fill="FFFFFF"/>
        <w:spacing w:after="100" w:afterAutospacing="1" w:line="240" w:lineRule="auto"/>
        <w:rPr>
          <w:rFonts w:ascii="Segoe UI" w:eastAsia="Times New Roman" w:hAnsi="Segoe UI" w:cs="Segoe UI"/>
          <w:color w:val="2C2C2C"/>
          <w:kern w:val="0"/>
          <w:sz w:val="26"/>
          <w:szCs w:val="26"/>
          <w14:ligatures w14:val="none"/>
        </w:rPr>
      </w:pPr>
      <w:r w:rsidRPr="00A61285">
        <w:rPr>
          <w:rFonts w:ascii="Segoe UI" w:eastAsia="Times New Roman" w:hAnsi="Segoe UI" w:cs="Segoe UI"/>
          <w:b/>
          <w:bCs/>
          <w:color w:val="2C2C2C"/>
          <w:kern w:val="0"/>
          <w:sz w:val="26"/>
          <w:szCs w:val="26"/>
          <w14:ligatures w14:val="none"/>
        </w:rPr>
        <w:t>Target audience:</w:t>
      </w:r>
      <w:r w:rsidRPr="00A61285">
        <w:rPr>
          <w:rFonts w:ascii="Segoe UI" w:eastAsia="Times New Roman" w:hAnsi="Segoe UI" w:cs="Segoe UI"/>
          <w:color w:val="2C2C2C"/>
          <w:kern w:val="0"/>
          <w:sz w:val="26"/>
          <w:szCs w:val="26"/>
          <w14:ligatures w14:val="none"/>
        </w:rPr>
        <w:t> Ministerial Advisory Committee (MAC), National Department of Health (NDoH), Provincial Health Leadership, NICD/NHLS leadership.</w:t>
      </w:r>
    </w:p>
    <w:p w14:paraId="630B30A8" w14:textId="77777777" w:rsidR="00A61285" w:rsidRPr="00A61285" w:rsidRDefault="00A61285" w:rsidP="00A61285">
      <w:pPr>
        <w:shd w:val="clear" w:color="auto" w:fill="FFFFFF"/>
        <w:spacing w:after="0" w:line="240" w:lineRule="auto"/>
        <w:rPr>
          <w:rFonts w:ascii="Segoe UI" w:eastAsia="Times New Roman" w:hAnsi="Segoe UI" w:cs="Segoe UI"/>
          <w:color w:val="2C2C2C"/>
          <w:kern w:val="0"/>
          <w:sz w:val="26"/>
          <w:szCs w:val="26"/>
          <w14:ligatures w14:val="none"/>
        </w:rPr>
      </w:pPr>
      <w:r w:rsidRPr="00A61285">
        <w:rPr>
          <w:rFonts w:ascii="Segoe UI" w:eastAsia="Times New Roman" w:hAnsi="Segoe UI" w:cs="Segoe UI"/>
          <w:b/>
          <w:bCs/>
          <w:color w:val="2C2C2C"/>
          <w:kern w:val="0"/>
          <w:sz w:val="26"/>
          <w:szCs w:val="26"/>
          <w14:ligatures w14:val="none"/>
        </w:rPr>
        <w:t>Companion briefs:</w:t>
      </w:r>
      <w:r w:rsidRPr="00A61285">
        <w:rPr>
          <w:rFonts w:ascii="Segoe UI" w:eastAsia="Times New Roman" w:hAnsi="Segoe UI" w:cs="Segoe UI"/>
          <w:color w:val="2C2C2C"/>
          <w:kern w:val="0"/>
          <w:sz w:val="26"/>
          <w:szCs w:val="26"/>
          <w14:ligatures w14:val="none"/>
        </w:rPr>
        <w:t> </w:t>
      </w:r>
      <w:hyperlink r:id="rId20" w:tgtFrame="_blank" w:history="1">
        <w:r w:rsidRPr="00A61285">
          <w:rPr>
            <w:rFonts w:ascii="Segoe UI" w:eastAsia="Times New Roman" w:hAnsi="Segoe UI" w:cs="Segoe UI"/>
            <w:color w:val="0D47A1"/>
            <w:kern w:val="0"/>
            <w:sz w:val="26"/>
            <w:szCs w:val="26"/>
            <w:u w:val="single"/>
            <w14:ligatures w14:val="none"/>
          </w:rPr>
          <w:t>Coordination</w:t>
        </w:r>
      </w:hyperlink>
      <w:r w:rsidRPr="00A61285">
        <w:rPr>
          <w:rFonts w:ascii="Segoe UI" w:eastAsia="Times New Roman" w:hAnsi="Segoe UI" w:cs="Segoe UI"/>
          <w:color w:val="2C2C2C"/>
          <w:kern w:val="0"/>
          <w:sz w:val="26"/>
          <w:szCs w:val="26"/>
          <w14:ligatures w14:val="none"/>
        </w:rPr>
        <w:t> · </w:t>
      </w:r>
      <w:hyperlink r:id="rId21" w:tgtFrame="_blank" w:history="1">
        <w:r w:rsidRPr="00A61285">
          <w:rPr>
            <w:rFonts w:ascii="Segoe UI" w:eastAsia="Times New Roman" w:hAnsi="Segoe UI" w:cs="Segoe UI"/>
            <w:color w:val="0D47A1"/>
            <w:kern w:val="0"/>
            <w:sz w:val="26"/>
            <w:szCs w:val="26"/>
            <w:u w:val="single"/>
            <w14:ligatures w14:val="none"/>
          </w:rPr>
          <w:t>Terbufos restriction</w:t>
        </w:r>
      </w:hyperlink>
      <w:r w:rsidRPr="00A61285">
        <w:rPr>
          <w:rFonts w:ascii="Segoe UI" w:eastAsia="Times New Roman" w:hAnsi="Segoe UI" w:cs="Segoe UI"/>
          <w:color w:val="2C2C2C"/>
          <w:kern w:val="0"/>
          <w:sz w:val="26"/>
          <w:szCs w:val="26"/>
          <w14:ligatures w14:val="none"/>
        </w:rPr>
        <w:t>.</w:t>
      </w:r>
    </w:p>
    <w:p w14:paraId="3F567E10" w14:textId="77777777" w:rsidR="00A61285" w:rsidRPr="00A61285" w:rsidRDefault="00A61285" w:rsidP="00A61285">
      <w:pPr>
        <w:pBdr>
          <w:bottom w:val="single" w:sz="6" w:space="4" w:color="E0E6EF"/>
        </w:pBdr>
        <w:spacing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1. Policy question</w:t>
      </w:r>
    </w:p>
    <w:p w14:paraId="742F0E4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Should NDoH invest in automated, multi-source pesticide-poisoning surveillance to close the detection gap between the NMC, NHLS laboratory, and PIH data streams?</w:t>
      </w:r>
    </w:p>
    <w:p w14:paraId="4C433A78"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2. Public health problem</w:t>
      </w:r>
    </w:p>
    <w:p w14:paraId="4A26D97F"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South Africa under-detects pesticide poisoning. Three data streams each see a fraction of the problem; none sees the whole:</w:t>
      </w:r>
    </w:p>
    <w:p w14:paraId="4F72B70D" w14:textId="77777777" w:rsidR="00A61285" w:rsidRPr="00A61285" w:rsidRDefault="00A61285" w:rsidP="00A61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Most cases never appear in NMC.</w:t>
      </w:r>
    </w:p>
    <w:p w14:paraId="7EE5465C" w14:textId="77777777" w:rsidR="00A61285" w:rsidRPr="00A61285" w:rsidRDefault="00A61285" w:rsidP="00A61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Severe laboratory results do not trigger a public-health alert.</w:t>
      </w:r>
    </w:p>
    <w:p w14:paraId="3CC9330E" w14:textId="77777777" w:rsidR="00A61285" w:rsidRPr="00A61285" w:rsidRDefault="00A61285" w:rsidP="00A6128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The country’s largest single source of clinical signal — the Poisons Information Helpline — is not used for surveillance.</w:t>
      </w:r>
    </w:p>
    <w:p w14:paraId="0DB86ED7"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3. Status quo</w:t>
      </w:r>
    </w:p>
    <w:p w14:paraId="7780DDE8"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Canonical model parameters (auto-loaded from the </w:t>
      </w:r>
      <w:hyperlink r:id="rId22" w:tgtFrame="_blank" w:history="1">
        <w:r w:rsidRPr="00A61285">
          <w:rPr>
            <w:rFonts w:ascii="Times New Roman" w:eastAsia="Times New Roman" w:hAnsi="Times New Roman" w:cs="Times New Roman"/>
            <w:color w:val="0D47A1"/>
            <w:kern w:val="0"/>
            <w:u w:val="single"/>
            <w14:ligatures w14:val="none"/>
          </w:rPr>
          <w:t>Parameters Hub</w:t>
        </w:r>
      </w:hyperlink>
      <w:r w:rsidRPr="00A61285">
        <w:rPr>
          <w:rFonts w:ascii="Times New Roman" w:eastAsia="Times New Roman" w:hAnsi="Times New Roman" w:cs="Times New Roman"/>
          <w:b/>
          <w:bCs/>
          <w:kern w:val="0"/>
          <w14:ligatures w14:val="none"/>
        </w:rPr>
        <w:t>)</w:t>
      </w:r>
    </w:p>
    <w:p w14:paraId="25CE0924"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Health-sector share of the burden — what surveillance unlocks</w:t>
      </w:r>
    </w:p>
    <w:p w14:paraId="6C41674B"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commentRangeStart w:id="40"/>
      <w:r w:rsidRPr="00A61285">
        <w:rPr>
          <w:rFonts w:ascii="Times New Roman" w:eastAsia="Times New Roman" w:hAnsi="Times New Roman" w:cs="Times New Roman"/>
          <w:kern w:val="0"/>
          <w14:ligatures w14:val="none"/>
        </w:rPr>
        <w:lastRenderedPageBreak/>
        <w:t>The public health system bears </w:t>
      </w:r>
      <w:r w:rsidRPr="00A61285">
        <w:rPr>
          <w:rFonts w:ascii="Times New Roman" w:eastAsia="Times New Roman" w:hAnsi="Times New Roman" w:cs="Times New Roman"/>
          <w:b/>
          <w:bCs/>
          <w:kern w:val="0"/>
          <w14:ligatures w14:val="none"/>
        </w:rPr>
        <w:t>~R80M of the R2.34B annual burden</w:t>
      </w:r>
      <w:r w:rsidRPr="00A61285">
        <w:rPr>
          <w:rFonts w:ascii="Times New Roman" w:eastAsia="Times New Roman" w:hAnsi="Times New Roman" w:cs="Times New Roman"/>
          <w:kern w:val="0"/>
          <w14:ligatures w14:val="none"/>
        </w:rPr>
        <w:t> on its own budget lines (~R70M NDoH ward/ICU/ventilation/antidote; ~R10M NHLS BChE + confirmatory). Surveillance is a </w:t>
      </w:r>
      <w:r w:rsidRPr="00A61285">
        <w:rPr>
          <w:rFonts w:ascii="Times New Roman" w:eastAsia="Times New Roman" w:hAnsi="Times New Roman" w:cs="Times New Roman"/>
          <w:b/>
          <w:bCs/>
          <w:kern w:val="0"/>
          <w14:ligatures w14:val="none"/>
        </w:rPr>
        <w:t>necessary but not sufficient</w:t>
      </w:r>
      <w:r w:rsidRPr="00A61285">
        <w:rPr>
          <w:rFonts w:ascii="Times New Roman" w:eastAsia="Times New Roman" w:hAnsi="Times New Roman" w:cs="Times New Roman"/>
          <w:kern w:val="0"/>
          <w14:ligatures w14:val="none"/>
        </w:rPr>
        <w:t> input to reducing that burden — it changes only what is </w:t>
      </w:r>
      <w:r w:rsidRPr="00A61285">
        <w:rPr>
          <w:rFonts w:ascii="Times New Roman" w:eastAsia="Times New Roman" w:hAnsi="Times New Roman" w:cs="Times New Roman"/>
          <w:i/>
          <w:iCs/>
          <w:kern w:val="0"/>
          <w14:ligatures w14:val="none"/>
        </w:rPr>
        <w:t>seen</w:t>
      </w:r>
      <w:r w:rsidRPr="00A61285">
        <w:rPr>
          <w:rFonts w:ascii="Times New Roman" w:eastAsia="Times New Roman" w:hAnsi="Times New Roman" w:cs="Times New Roman"/>
          <w:kern w:val="0"/>
          <w14:ligatures w14:val="none"/>
        </w:rPr>
        <w:t>.</w:t>
      </w:r>
      <w:commentRangeEnd w:id="40"/>
      <w:r w:rsidR="007C7083" w:rsidRPr="00A61285">
        <w:rPr>
          <w:rStyle w:val="CommentReference"/>
          <w:rFonts w:ascii="Times New Roman" w:eastAsia="Times New Roman" w:hAnsi="Times New Roman" w:cs="Times New Roman"/>
          <w:kern w:val="0"/>
          <w:sz w:val="24"/>
          <w:szCs w:val="24"/>
          <w14:ligatures w14:val="none"/>
        </w:rPr>
        <w:commentReference w:id="40"/>
      </w:r>
      <w:r w:rsidRPr="00A61285">
        <w:rPr>
          <w:rFonts w:ascii="Times New Roman" w:eastAsia="Times New Roman" w:hAnsi="Times New Roman" w:cs="Times New Roman"/>
          <w:kern w:val="0"/>
          <w14:ligatures w14:val="none"/>
        </w:rPr>
        <w:t xml:space="preserve"> Burden reduction comes from the coordinated response (source removal, regulatory action, clinical management) covered in the </w:t>
      </w:r>
      <w:hyperlink r:id="rId23" w:tgtFrame="_blank" w:history="1">
        <w:r w:rsidRPr="00A61285">
          <w:rPr>
            <w:rFonts w:ascii="Times New Roman" w:eastAsia="Times New Roman" w:hAnsi="Times New Roman" w:cs="Times New Roman"/>
            <w:color w:val="0D47A1"/>
            <w:kern w:val="0"/>
            <w:u w:val="single"/>
            <w14:ligatures w14:val="none"/>
          </w:rPr>
          <w:t>Coordination</w:t>
        </w:r>
      </w:hyperlink>
      <w:r w:rsidRPr="00A61285">
        <w:rPr>
          <w:rFonts w:ascii="Times New Roman" w:eastAsia="Times New Roman" w:hAnsi="Times New Roman" w:cs="Times New Roman"/>
          <w:kern w:val="0"/>
          <w14:ligatures w14:val="none"/>
        </w:rPr>
        <w:t> and </w:t>
      </w:r>
      <w:hyperlink r:id="rId24" w:tgtFrame="_blank" w:history="1">
        <w:r w:rsidRPr="00A61285">
          <w:rPr>
            <w:rFonts w:ascii="Times New Roman" w:eastAsia="Times New Roman" w:hAnsi="Times New Roman" w:cs="Times New Roman"/>
            <w:color w:val="0D47A1"/>
            <w:kern w:val="0"/>
            <w:u w:val="single"/>
            <w14:ligatures w14:val="none"/>
          </w:rPr>
          <w:t>Terbufos</w:t>
        </w:r>
      </w:hyperlink>
      <w:r w:rsidRPr="00A61285">
        <w:rPr>
          <w:rFonts w:ascii="Times New Roman" w:eastAsia="Times New Roman" w:hAnsi="Times New Roman" w:cs="Times New Roman"/>
          <w:kern w:val="0"/>
          <w14:ligatures w14:val="none"/>
        </w:rPr>
        <w:t> briefs. </w:t>
      </w:r>
      <w:r w:rsidRPr="00A61285">
        <w:rPr>
          <w:rFonts w:ascii="Times New Roman" w:eastAsia="Times New Roman" w:hAnsi="Times New Roman" w:cs="Times New Roman"/>
          <w:b/>
          <w:bCs/>
          <w:kern w:val="0"/>
          <w14:ligatures w14:val="none"/>
        </w:rPr>
        <w:t>This brief therefore measures the proportion of true burden detected (P_detect); it does not measure cases or deaths averted.</w:t>
      </w:r>
    </w:p>
    <w:p w14:paraId="24249173"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Architecturally, the three streams are unlinked:</w:t>
      </w:r>
    </w:p>
    <w:p w14:paraId="29EC9D27"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NHLS</w:t>
      </w:r>
    </w:p>
    <w:p w14:paraId="7555B9BB"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NMC notification</w:t>
      </w:r>
    </w:p>
    <w:p w14:paraId="74C32F98"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monthly extract</w:t>
      </w:r>
    </w:p>
    <w:p w14:paraId="7F05D360"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Segoe UI Symbol" w:eastAsia="Times New Roman" w:hAnsi="Segoe UI Symbol" w:cs="Segoe UI Symbol"/>
          <w:color w:val="0D47A1"/>
          <w:kern w:val="0"/>
          <w:shd w:val="clear" w:color="auto" w:fill="FFFFFF"/>
          <w14:ligatures w14:val="none"/>
        </w:rPr>
        <w:t>✓</w:t>
      </w:r>
      <w:r w:rsidRPr="00A61285">
        <w:rPr>
          <w:rFonts w:ascii="Times New Roman" w:eastAsia="Times New Roman" w:hAnsi="Times New Roman" w:cs="Times New Roman"/>
          <w:color w:val="0D47A1"/>
          <w:kern w:val="0"/>
          <w:shd w:val="clear" w:color="auto" w:fill="FFFFFF"/>
          <w14:ligatures w14:val="none"/>
        </w:rPr>
        <w:t xml:space="preserve"> MOU feed</w:t>
      </w:r>
      <w:r w:rsidRPr="00A61285">
        <w:rPr>
          <w:rFonts w:ascii="Times New Roman" w:eastAsia="Times New Roman" w:hAnsi="Times New Roman" w:cs="Times New Roman"/>
          <w:color w:val="0D47A1"/>
          <w:kern w:val="0"/>
          <w:shd w:val="clear" w:color="auto" w:fill="FFFFFF"/>
          <w14:ligatures w14:val="none"/>
        </w:rPr>
        <w:br/>
        <w:t>operational</w:t>
      </w:r>
    </w:p>
    <w:p w14:paraId="1D8AFF24"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BChE monthly</w:t>
      </w:r>
    </w:p>
    <w:p w14:paraId="786AC5E4"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x Not available for</w:t>
      </w:r>
      <w:r w:rsidRPr="00A61285">
        <w:rPr>
          <w:rFonts w:ascii="Times New Roman" w:eastAsia="Times New Roman" w:hAnsi="Times New Roman" w:cs="Times New Roman"/>
          <w:color w:val="0D47A1"/>
          <w:kern w:val="0"/>
          <w:shd w:val="clear" w:color="auto" w:fill="FFFFFF"/>
          <w14:ligatures w14:val="none"/>
        </w:rPr>
        <w:br/>
        <w:t>live-patient surveillance</w:t>
      </w:r>
    </w:p>
    <w:p w14:paraId="3336B669"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No minimum viable</w:t>
      </w:r>
      <w:r w:rsidRPr="00A61285">
        <w:rPr>
          <w:rFonts w:ascii="Times New Roman" w:eastAsia="Times New Roman" w:hAnsi="Times New Roman" w:cs="Times New Roman"/>
          <w:color w:val="0D47A1"/>
          <w:kern w:val="0"/>
          <w:shd w:val="clear" w:color="auto" w:fill="FFFFFF"/>
          <w14:ligatures w14:val="none"/>
        </w:rPr>
        <w:br/>
        <w:t>dataset defined</w:t>
      </w:r>
    </w:p>
    <w:p w14:paraId="5500BA47"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Healthcare Facility</w:t>
      </w:r>
      <w:r w:rsidRPr="00A61285">
        <w:rPr>
          <w:rFonts w:ascii="Segoe UI" w:eastAsia="Times New Roman" w:hAnsi="Segoe UI" w:cs="Segoe UI"/>
          <w:color w:val="0D47A1"/>
          <w:kern w:val="0"/>
          <w14:ligatures w14:val="none"/>
        </w:rPr>
        <w:br/>
        <w:t>Clinician / PHO</w:t>
      </w:r>
    </w:p>
    <w:p w14:paraId="17F7115C"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NDoH / NMC</w:t>
      </w:r>
      <w:r w:rsidRPr="00A61285">
        <w:rPr>
          <w:rFonts w:ascii="Segoe UI" w:eastAsia="Times New Roman" w:hAnsi="Segoe UI" w:cs="Segoe UI"/>
          <w:color w:val="0D47A1"/>
          <w:kern w:val="0"/>
          <w14:ligatures w14:val="none"/>
        </w:rPr>
        <w:br/>
      </w:r>
      <w:r w:rsidRPr="00A61285">
        <w:rPr>
          <w:rFonts w:ascii="Segoe UI" w:eastAsia="Times New Roman" w:hAnsi="Segoe UI" w:cs="Segoe UI"/>
          <w:b/>
          <w:bCs/>
          <w:color w:val="0D47A1"/>
          <w:kern w:val="0"/>
          <w14:ligatures w14:val="none"/>
        </w:rPr>
        <w:t>NDoH-owned</w:t>
      </w:r>
      <w:r w:rsidRPr="00A61285">
        <w:rPr>
          <w:rFonts w:ascii="Segoe UI" w:eastAsia="Times New Roman" w:hAnsi="Segoe UI" w:cs="Segoe UI"/>
          <w:color w:val="0D47A1"/>
          <w:kern w:val="0"/>
          <w14:ligatures w14:val="none"/>
        </w:rPr>
        <w:br/>
        <w:t>Source of truth</w:t>
      </w:r>
    </w:p>
    <w:p w14:paraId="7C61A88C"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BChE Assay</w:t>
      </w:r>
      <w:r w:rsidRPr="00A61285">
        <w:rPr>
          <w:rFonts w:ascii="Segoe UI" w:eastAsia="Times New Roman" w:hAnsi="Segoe UI" w:cs="Segoe UI"/>
          <w:color w:val="0D47A1"/>
          <w:kern w:val="0"/>
          <w14:ligatures w14:val="none"/>
        </w:rPr>
        <w:br/>
        <w:t>1,779 severe/year</w:t>
      </w:r>
      <w:r w:rsidRPr="00A61285">
        <w:rPr>
          <w:rFonts w:ascii="Segoe UI" w:eastAsia="Times New Roman" w:hAnsi="Segoe UI" w:cs="Segoe UI"/>
          <w:color w:val="0D47A1"/>
          <w:kern w:val="0"/>
          <w14:ligatures w14:val="none"/>
        </w:rPr>
        <w:br/>
        <w:t>10,626 tests 2023</w:t>
      </w:r>
      <w:r w:rsidRPr="00A61285">
        <w:rPr>
          <w:rFonts w:ascii="Segoe UI" w:eastAsia="Times New Roman" w:hAnsi="Segoe UI" w:cs="Segoe UI"/>
          <w:color w:val="0D47A1"/>
          <w:kern w:val="0"/>
          <w14:ligatures w14:val="none"/>
        </w:rPr>
        <w:br/>
      </w:r>
      <w:r w:rsidRPr="00A61285">
        <w:rPr>
          <w:rFonts w:ascii="Segoe UI" w:eastAsia="Times New Roman" w:hAnsi="Segoe UI" w:cs="Segoe UI"/>
          <w:i/>
          <w:iCs/>
          <w:color w:val="0D47A1"/>
          <w:kern w:val="0"/>
          <w14:ligatures w14:val="none"/>
        </w:rPr>
        <w:t>Live patients</w:t>
      </w:r>
    </w:p>
    <w:p w14:paraId="498BF08E"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Chemical Toxicology</w:t>
      </w:r>
      <w:r w:rsidRPr="00A61285">
        <w:rPr>
          <w:rFonts w:ascii="Segoe UI" w:eastAsia="Times New Roman" w:hAnsi="Segoe UI" w:cs="Segoe UI"/>
          <w:color w:val="0D47A1"/>
          <w:kern w:val="0"/>
          <w14:ligatures w14:val="none"/>
        </w:rPr>
        <w:br/>
      </w:r>
      <w:r w:rsidRPr="00A61285">
        <w:rPr>
          <w:rFonts w:ascii="Segoe UI" w:eastAsia="Times New Roman" w:hAnsi="Segoe UI" w:cs="Segoe UI"/>
          <w:i/>
          <w:iCs/>
          <w:color w:val="0D47A1"/>
          <w:kern w:val="0"/>
          <w14:ligatures w14:val="none"/>
        </w:rPr>
        <w:t>Post-mortem only —</w:t>
      </w:r>
      <w:r w:rsidRPr="00A61285">
        <w:rPr>
          <w:rFonts w:ascii="Segoe UI" w:eastAsia="Times New Roman" w:hAnsi="Segoe UI" w:cs="Segoe UI"/>
          <w:i/>
          <w:iCs/>
          <w:color w:val="0D47A1"/>
          <w:kern w:val="0"/>
          <w14:ligatures w14:val="none"/>
        </w:rPr>
        <w:br/>
        <w:t>not yet done on</w:t>
      </w:r>
      <w:r w:rsidRPr="00A61285">
        <w:rPr>
          <w:rFonts w:ascii="Segoe UI" w:eastAsia="Times New Roman" w:hAnsi="Segoe UI" w:cs="Segoe UI"/>
          <w:i/>
          <w:iCs/>
          <w:color w:val="0D47A1"/>
          <w:kern w:val="0"/>
          <w14:ligatures w14:val="none"/>
        </w:rPr>
        <w:br/>
        <w:t>live patients</w:t>
      </w:r>
    </w:p>
    <w:p w14:paraId="18984E6E"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NHLS CDW</w:t>
      </w:r>
    </w:p>
    <w:p w14:paraId="26059972"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NICD SDW</w:t>
      </w:r>
    </w:p>
    <w:p w14:paraId="3FDC68D4"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PIH Consultation</w:t>
      </w:r>
      <w:r w:rsidRPr="00A61285">
        <w:rPr>
          <w:rFonts w:ascii="Segoe UI" w:eastAsia="Times New Roman" w:hAnsi="Segoe UI" w:cs="Segoe UI"/>
          <w:color w:val="0D47A1"/>
          <w:kern w:val="0"/>
          <w14:ligatures w14:val="none"/>
        </w:rPr>
        <w:br/>
        <w:t>~1,158 clinician calls/yr</w:t>
      </w:r>
      <w:r w:rsidRPr="00A61285">
        <w:rPr>
          <w:rFonts w:ascii="Segoe UI" w:eastAsia="Times New Roman" w:hAnsi="Segoe UI" w:cs="Segoe UI"/>
          <w:color w:val="0D47A1"/>
          <w:kern w:val="0"/>
          <w14:ligatures w14:val="none"/>
        </w:rPr>
        <w:br/>
      </w:r>
      <w:r w:rsidRPr="00A61285">
        <w:rPr>
          <w:rFonts w:ascii="Segoe UI" w:eastAsia="Times New Roman" w:hAnsi="Segoe UI" w:cs="Segoe UI"/>
          <w:i/>
          <w:iCs/>
          <w:color w:val="0D47A1"/>
          <w:kern w:val="0"/>
          <w14:ligatures w14:val="none"/>
        </w:rPr>
        <w:t>No minimum dataset</w:t>
      </w:r>
    </w:p>
    <w:p w14:paraId="05AE729F"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 xml:space="preserve">Figure 1: Current surveillance architecture. NMC is NDoH-owned and has demonstrated flexibility and resilience as a national surveillance platform. NHLS BChE results can be routed to NMC via NHLS CDW → NICD SDW (this feed already exists for infectious disease). Two active gaps remain: PIH consultations are not linked to NMC, with neither stream holding a complete minimum dataset for surveillance; forensic chemical toxicology is post-mortem only </w:t>
      </w:r>
      <w:r w:rsidRPr="00A61285">
        <w:rPr>
          <w:rFonts w:ascii="Times New Roman" w:eastAsia="Times New Roman" w:hAnsi="Times New Roman" w:cs="Times New Roman"/>
          <w:kern w:val="0"/>
          <w14:ligatures w14:val="none"/>
        </w:rPr>
        <w:lastRenderedPageBreak/>
        <w:t>and fully de-identified (not fit for surveillance linkage in its current form; MLDI system development is a potential future pathway).</w:t>
      </w:r>
    </w:p>
    <w:p w14:paraId="106FFCEE"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What this means in plain numbers.</w:t>
      </w:r>
    </w:p>
    <w:p w14:paraId="3346EEA9" w14:textId="77777777" w:rsidR="00A61285" w:rsidRPr="00A61285" w:rsidRDefault="00A61285" w:rsidP="00A61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NMC notifications: 1,013 (</w:t>
      </w:r>
      <w:hyperlink r:id="rId25" w:anchor="tbl-burden" w:tgtFrame="_blank" w:history="1">
        <w:r w:rsidRPr="00A61285">
          <w:rPr>
            <w:rFonts w:ascii="Consolas" w:eastAsia="Times New Roman" w:hAnsi="Consolas" w:cs="Courier New"/>
            <w:color w:val="0D47A1"/>
            <w:kern w:val="0"/>
            <w:sz w:val="21"/>
            <w:szCs w:val="21"/>
            <w:u w:val="single"/>
            <w14:ligatures w14:val="none"/>
          </w:rPr>
          <w:t>n_nmc_annual</w:t>
        </w:r>
      </w:hyperlink>
      <w:r w:rsidRPr="00A61285">
        <w:rPr>
          <w:rFonts w:ascii="Times New Roman" w:eastAsia="Times New Roman" w:hAnsi="Times New Roman" w:cs="Times New Roman"/>
          <w:kern w:val="0"/>
          <w14:ligatures w14:val="none"/>
        </w:rPr>
        <w:t>)</w:t>
      </w:r>
    </w:p>
    <w:p w14:paraId="433E85B6" w14:textId="77777777" w:rsidR="00A61285" w:rsidRPr="00A61285" w:rsidRDefault="00A61285" w:rsidP="00A61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NHLS severe BChE inhibitions: 1,779 (</w:t>
      </w:r>
      <w:hyperlink r:id="rId26" w:anchor="tbl-burden" w:tgtFrame="_blank" w:history="1">
        <w:r w:rsidRPr="00A61285">
          <w:rPr>
            <w:rFonts w:ascii="Consolas" w:eastAsia="Times New Roman" w:hAnsi="Consolas" w:cs="Courier New"/>
            <w:color w:val="0D47A1"/>
            <w:kern w:val="0"/>
            <w:sz w:val="21"/>
            <w:szCs w:val="21"/>
            <w:u w:val="single"/>
            <w14:ligatures w14:val="none"/>
          </w:rPr>
          <w:t>n_nhls_severe_annual</w:t>
        </w:r>
      </w:hyperlink>
      <w:r w:rsidRPr="00A61285">
        <w:rPr>
          <w:rFonts w:ascii="Times New Roman" w:eastAsia="Times New Roman" w:hAnsi="Times New Roman" w:cs="Times New Roman"/>
          <w:kern w:val="0"/>
          <w14:ligatures w14:val="none"/>
        </w:rPr>
        <w:t>) out of 10,626 BChE tests (</w:t>
      </w:r>
      <w:hyperlink r:id="rId27" w:anchor="tbl-burden" w:tgtFrame="_blank" w:history="1">
        <w:r w:rsidRPr="00A61285">
          <w:rPr>
            <w:rFonts w:ascii="Consolas" w:eastAsia="Times New Roman" w:hAnsi="Consolas" w:cs="Courier New"/>
            <w:color w:val="0D47A1"/>
            <w:kern w:val="0"/>
            <w:sz w:val="21"/>
            <w:szCs w:val="21"/>
            <w:u w:val="single"/>
            <w14:ligatures w14:val="none"/>
          </w:rPr>
          <w:t>n_nhls_total_annual</w:t>
        </w:r>
      </w:hyperlink>
      <w:r w:rsidRPr="00A61285">
        <w:rPr>
          <w:rFonts w:ascii="Times New Roman" w:eastAsia="Times New Roman" w:hAnsi="Times New Roman" w:cs="Times New Roman"/>
          <w:kern w:val="0"/>
          <w14:ligatures w14:val="none"/>
        </w:rPr>
        <w:t>)</w:t>
      </w:r>
    </w:p>
    <w:p w14:paraId="509C796C" w14:textId="77777777" w:rsidR="00A61285" w:rsidRPr="00A61285" w:rsidRDefault="00A61285" w:rsidP="00A61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PIH clinician-initiated calls: 1,158 (</w:t>
      </w:r>
      <w:hyperlink r:id="rId28" w:anchor="tbl-burden" w:tgtFrame="_blank" w:history="1">
        <w:r w:rsidRPr="00A61285">
          <w:rPr>
            <w:rFonts w:ascii="Consolas" w:eastAsia="Times New Roman" w:hAnsi="Consolas" w:cs="Courier New"/>
            <w:color w:val="0D47A1"/>
            <w:kern w:val="0"/>
            <w:sz w:val="21"/>
            <w:szCs w:val="21"/>
            <w:u w:val="single"/>
            <w14:ligatures w14:val="none"/>
          </w:rPr>
          <w:t>n_pih_annual</w:t>
        </w:r>
      </w:hyperlink>
      <w:r w:rsidRPr="00A61285">
        <w:rPr>
          <w:rFonts w:ascii="Times New Roman" w:eastAsia="Times New Roman" w:hAnsi="Times New Roman" w:cs="Times New Roman"/>
          <w:kern w:val="0"/>
          <w14:ligatures w14:val="none"/>
        </w:rPr>
        <w:t>)</w:t>
      </w:r>
    </w:p>
    <w:p w14:paraId="1DEB0A10" w14:textId="77777777" w:rsidR="00A61285" w:rsidRPr="00A61285" w:rsidRDefault="00A61285" w:rsidP="00A6128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Implied true annual burden:  (</w:t>
      </w:r>
      <w:hyperlink r:id="rId29" w:anchor="tbl-burden" w:tgtFrame="_blank" w:history="1">
        <w:r w:rsidRPr="00A61285">
          <w:rPr>
            <w:rFonts w:ascii="Consolas" w:eastAsia="Times New Roman" w:hAnsi="Consolas" w:cs="Courier New"/>
            <w:color w:val="0D47A1"/>
            <w:kern w:val="0"/>
            <w:sz w:val="21"/>
            <w:szCs w:val="21"/>
            <w:u w:val="single"/>
            <w14:ligatures w14:val="none"/>
          </w:rPr>
          <w:t>n_true_burden_from_statssa_mid</w:t>
        </w:r>
      </w:hyperlink>
      <w:r w:rsidRPr="00A61285">
        <w:rPr>
          <w:rFonts w:ascii="Times New Roman" w:eastAsia="Times New Roman" w:hAnsi="Times New Roman" w:cs="Times New Roman"/>
          <w:kern w:val="0"/>
          <w14:ligatures w14:val="none"/>
        </w:rPr>
        <w:t>)</w:t>
      </w:r>
    </w:p>
    <w:p w14:paraId="5CEDDBE1"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NMC alone captures  (</w:t>
      </w:r>
      <w:hyperlink r:id="rId30" w:anchor="tbl-detection" w:tgtFrame="_blank" w:history="1">
        <w:r w:rsidRPr="00A61285">
          <w:rPr>
            <w:rFonts w:ascii="Consolas" w:eastAsia="Times New Roman" w:hAnsi="Consolas" w:cs="Courier New"/>
            <w:color w:val="0D47A1"/>
            <w:kern w:val="0"/>
            <w:sz w:val="21"/>
            <w:szCs w:val="21"/>
            <w:u w:val="single"/>
            <w14:ligatures w14:val="none"/>
          </w:rPr>
          <w:t>d_status_quo</w:t>
        </w:r>
      </w:hyperlink>
      <w:r w:rsidRPr="00A61285">
        <w:rPr>
          <w:rFonts w:ascii="Times New Roman" w:eastAsia="Times New Roman" w:hAnsi="Times New Roman" w:cs="Times New Roman"/>
          <w:kern w:val="0"/>
          <w14:ligatures w14:val="none"/>
        </w:rPr>
        <w:t>), i.e. </w:t>
      </w:r>
      <w:r w:rsidRPr="00A61285">
        <w:rPr>
          <w:rFonts w:ascii="Times New Roman" w:eastAsia="Times New Roman" w:hAnsi="Times New Roman" w:cs="Times New Roman"/>
          <w:b/>
          <w:bCs/>
          <w:kern w:val="0"/>
          <w14:ligatures w14:val="none"/>
        </w:rPr>
        <w:t>&lt; 5 %</w:t>
      </w:r>
      <w:r w:rsidRPr="00A61285">
        <w:rPr>
          <w:rFonts w:ascii="Times New Roman" w:eastAsia="Times New Roman" w:hAnsi="Times New Roman" w:cs="Times New Roman"/>
          <w:kern w:val="0"/>
          <w14:ligatures w14:val="none"/>
        </w:rPr>
        <w:t>.</w:t>
      </w:r>
    </w:p>
    <w:p w14:paraId="2C193F4D" w14:textId="77777777" w:rsidR="00A61285" w:rsidRPr="00A61285" w:rsidRDefault="00A61285" w:rsidP="00A61285">
      <w:pPr>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Caution</w:t>
      </w:r>
      <w:r w:rsidRPr="00A61285">
        <w:rPr>
          <w:rFonts w:ascii="Times New Roman" w:eastAsia="Times New Roman" w:hAnsi="Times New Roman" w:cs="Times New Roman"/>
          <w:b/>
          <w:bCs/>
          <w:kern w:val="0"/>
          <w14:ligatures w14:val="none"/>
        </w:rPr>
        <w:t>Caveat: this denominator rests on a CFR assumption</w:t>
      </w:r>
    </w:p>
    <w:p w14:paraId="5F9E2A6A"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Detection vs. true burden — a critical distinction</w:t>
      </w:r>
    </w:p>
    <w:p w14:paraId="51CDFC40"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Better surveillance has </w:t>
      </w:r>
      <w:r w:rsidRPr="00A61285">
        <w:rPr>
          <w:rFonts w:ascii="Times New Roman" w:eastAsia="Times New Roman" w:hAnsi="Times New Roman" w:cs="Times New Roman"/>
          <w:b/>
          <w:bCs/>
          <w:kern w:val="0"/>
          <w14:ligatures w14:val="none"/>
        </w:rPr>
        <w:t>two opposite numerical effects</w:t>
      </w:r>
      <w:r w:rsidRPr="00A61285">
        <w:rPr>
          <w:rFonts w:ascii="Times New Roman" w:eastAsia="Times New Roman" w:hAnsi="Times New Roman" w:cs="Times New Roman"/>
          <w:kern w:val="0"/>
          <w14:ligatures w14:val="none"/>
        </w:rPr>
        <w:t> that decision-makers must not confuse:</w:t>
      </w:r>
    </w:p>
    <w:tbl>
      <w:tblPr>
        <w:tblW w:w="11985"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672"/>
        <w:gridCol w:w="950"/>
        <w:gridCol w:w="3610"/>
        <w:gridCol w:w="5753"/>
      </w:tblGrid>
      <w:tr w:rsidR="00A61285" w:rsidRPr="00A61285" w14:paraId="6E287804"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6652F19F"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Effect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170C60D1" w14:textId="77777777" w:rsidR="00A61285" w:rsidRPr="00A61285" w:rsidRDefault="00A61285" w:rsidP="00A61285">
            <w:pPr>
              <w:spacing w:after="0" w:line="240" w:lineRule="auto"/>
              <w:jc w:val="center"/>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Direction</w:t>
            </w:r>
          </w:p>
        </w:tc>
        <w:tc>
          <w:tcPr>
            <w:tcW w:w="0" w:type="auto"/>
            <w:tcBorders>
              <w:top w:val="single" w:sz="2" w:space="0" w:color="auto"/>
              <w:left w:val="single" w:sz="2" w:space="0" w:color="auto"/>
              <w:bottom w:val="single" w:sz="6" w:space="0" w:color="0D47A1"/>
              <w:right w:val="single" w:sz="2" w:space="0" w:color="auto"/>
            </w:tcBorders>
            <w:vAlign w:val="center"/>
            <w:hideMark/>
          </w:tcPr>
          <w:p w14:paraId="50EAF5A9"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Driver</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0DF3606"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Interpretation</w:t>
            </w:r>
          </w:p>
        </w:tc>
      </w:tr>
      <w:tr w:rsidR="00A61285" w:rsidRPr="00A61285" w14:paraId="5015AC5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1912A9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Observed</w:t>
            </w:r>
            <w:r w:rsidRPr="00A61285">
              <w:rPr>
                <w:rFonts w:ascii="Times New Roman" w:eastAsia="Times New Roman" w:hAnsi="Times New Roman" w:cs="Times New Roman"/>
                <w:kern w:val="0"/>
                <w:sz w:val="23"/>
                <w:szCs w:val="23"/>
                <w14:ligatures w14:val="none"/>
              </w:rPr>
              <w:t> burden</w:t>
            </w:r>
          </w:p>
        </w:tc>
        <w:tc>
          <w:tcPr>
            <w:tcW w:w="0" w:type="auto"/>
            <w:tcBorders>
              <w:top w:val="single" w:sz="2" w:space="0" w:color="auto"/>
              <w:left w:val="single" w:sz="2" w:space="0" w:color="auto"/>
              <w:bottom w:val="single" w:sz="6" w:space="0" w:color="auto"/>
              <w:right w:val="single" w:sz="2" w:space="0" w:color="auto"/>
            </w:tcBorders>
            <w:vAlign w:val="center"/>
            <w:hideMark/>
          </w:tcPr>
          <w:p w14:paraId="591C97EF"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vAlign w:val="center"/>
            <w:hideMark/>
          </w:tcPr>
          <w:p w14:paraId="38FD8FE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Better case-finding (auto-notify, MVD ingest)</w:t>
            </w:r>
          </w:p>
        </w:tc>
        <w:tc>
          <w:tcPr>
            <w:tcW w:w="0" w:type="auto"/>
            <w:tcBorders>
              <w:top w:val="single" w:sz="2" w:space="0" w:color="auto"/>
              <w:left w:val="single" w:sz="2" w:space="0" w:color="auto"/>
              <w:bottom w:val="single" w:sz="6" w:space="0" w:color="auto"/>
              <w:right w:val="single" w:sz="2" w:space="0" w:color="auto"/>
            </w:tcBorders>
            <w:vAlign w:val="center"/>
            <w:hideMark/>
          </w:tcPr>
          <w:p w14:paraId="72876AB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The headline “case count” will rise as detection improves — this is success, not failure.</w:t>
            </w:r>
          </w:p>
        </w:tc>
      </w:tr>
      <w:tr w:rsidR="00A61285" w:rsidRPr="00A61285" w14:paraId="0AA0D38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A8293D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True</w:t>
            </w:r>
            <w:r w:rsidRPr="00A61285">
              <w:rPr>
                <w:rFonts w:ascii="Times New Roman" w:eastAsia="Times New Roman" w:hAnsi="Times New Roman" w:cs="Times New Roman"/>
                <w:kern w:val="0"/>
                <w:sz w:val="23"/>
                <w:szCs w:val="23"/>
                <w14:ligatures w14:val="none"/>
              </w:rPr>
              <w:t> burden</w:t>
            </w:r>
          </w:p>
        </w:tc>
        <w:tc>
          <w:tcPr>
            <w:tcW w:w="0" w:type="auto"/>
            <w:tcBorders>
              <w:top w:val="single" w:sz="2" w:space="0" w:color="auto"/>
              <w:left w:val="single" w:sz="2" w:space="0" w:color="auto"/>
              <w:bottom w:val="single" w:sz="6" w:space="0" w:color="auto"/>
              <w:right w:val="single" w:sz="2" w:space="0" w:color="auto"/>
            </w:tcBorders>
            <w:vAlign w:val="center"/>
            <w:hideMark/>
          </w:tcPr>
          <w:p w14:paraId="2E6ED5C8"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vAlign w:val="center"/>
            <w:hideMark/>
          </w:tcPr>
          <w:p w14:paraId="6D0C2D5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Faster source removal, targeted regulation, prevention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0734AB6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Future poisoning cases and clusters are averted.</w:t>
            </w:r>
          </w:p>
        </w:tc>
      </w:tr>
    </w:tbl>
    <w:p w14:paraId="56E0C47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Once the integrated streams are live, reported case counts will rise as detection improves and historical burden estimates should be re-calibrated against the expanded data. This is a surveillance artefact, not a true increase in poisonings, and must be communicated as such in any public reporting.</w:t>
      </w:r>
    </w:p>
    <w:p w14:paraId="07DD7621"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4. Root cause analysis</w:t>
      </w:r>
    </w:p>
    <w:p w14:paraId="56097740"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Surveillance under-detection</w:t>
      </w:r>
    </w:p>
    <w:p w14:paraId="4430B2FC"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NHLS–NMC MOU not</w:t>
      </w:r>
      <w:r w:rsidRPr="00A61285">
        <w:rPr>
          <w:rFonts w:ascii="Segoe UI" w:eastAsia="Times New Roman" w:hAnsi="Segoe UI" w:cs="Segoe UI"/>
          <w:color w:val="0D47A1"/>
          <w:kern w:val="0"/>
          <w14:ligatures w14:val="none"/>
        </w:rPr>
        <w:br/>
        <w:t>IT-implemented</w:t>
      </w:r>
    </w:p>
    <w:p w14:paraId="1B4F3422"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PIH data not used</w:t>
      </w:r>
      <w:r w:rsidRPr="00A61285">
        <w:rPr>
          <w:rFonts w:ascii="Segoe UI" w:eastAsia="Times New Roman" w:hAnsi="Segoe UI" w:cs="Segoe UI"/>
          <w:color w:val="0D47A1"/>
          <w:kern w:val="0"/>
          <w14:ligatures w14:val="none"/>
        </w:rPr>
        <w:br/>
        <w:t>for surveillance</w:t>
      </w:r>
    </w:p>
    <w:p w14:paraId="488FB3E0"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Delayed manual reporting</w:t>
      </w:r>
    </w:p>
    <w:p w14:paraId="4BF462B4"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No live-patient</w:t>
      </w:r>
      <w:r w:rsidRPr="00A61285">
        <w:rPr>
          <w:rFonts w:ascii="Segoe UI" w:eastAsia="Times New Roman" w:hAnsi="Segoe UI" w:cs="Segoe UI"/>
          <w:color w:val="0D47A1"/>
          <w:kern w:val="0"/>
          <w14:ligatures w14:val="none"/>
        </w:rPr>
        <w:br/>
        <w:t>chemical toxicology</w:t>
      </w:r>
    </w:p>
    <w:p w14:paraId="797B746B"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Symbol" w:eastAsia="Times New Roman" w:hAnsi="Segoe UI Symbol" w:cs="Segoe UI Symbol"/>
          <w:color w:val="0D47A1"/>
          <w:kern w:val="0"/>
          <w14:ligatures w14:val="none"/>
        </w:rPr>
        <w:t>✓</w:t>
      </w:r>
      <w:r w:rsidRPr="00A61285">
        <w:rPr>
          <w:rFonts w:ascii="Segoe UI" w:eastAsia="Times New Roman" w:hAnsi="Segoe UI" w:cs="Segoe UI"/>
          <w:color w:val="0D47A1"/>
          <w:kern w:val="0"/>
          <w14:ligatures w14:val="none"/>
        </w:rPr>
        <w:t xml:space="preserve"> NHLS→NMC IT feed</w:t>
      </w:r>
      <w:r w:rsidRPr="00A61285">
        <w:rPr>
          <w:rFonts w:ascii="Segoe UI" w:eastAsia="Times New Roman" w:hAnsi="Segoe UI" w:cs="Segoe UI"/>
          <w:color w:val="0D47A1"/>
          <w:kern w:val="0"/>
          <w14:ligatures w14:val="none"/>
        </w:rPr>
        <w:br/>
      </w:r>
      <w:r w:rsidRPr="00A61285">
        <w:rPr>
          <w:rFonts w:ascii="Segoe UI" w:eastAsia="Times New Roman" w:hAnsi="Segoe UI" w:cs="Segoe UI"/>
          <w:i/>
          <w:iCs/>
          <w:color w:val="0D47A1"/>
          <w:kern w:val="0"/>
          <w14:ligatures w14:val="none"/>
        </w:rPr>
        <w:t>Completed</w:t>
      </w:r>
    </w:p>
    <w:p w14:paraId="102E35B2"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Option 2: PIH MVD</w:t>
      </w:r>
      <w:r w:rsidRPr="00A61285">
        <w:rPr>
          <w:rFonts w:ascii="Segoe UI" w:eastAsia="Times New Roman" w:hAnsi="Segoe UI" w:cs="Segoe UI"/>
          <w:color w:val="0D47A1"/>
          <w:kern w:val="0"/>
          <w14:ligatures w14:val="none"/>
        </w:rPr>
        <w:br/>
        <w:t>+ dashboard</w:t>
      </w:r>
    </w:p>
    <w:p w14:paraId="57CE94DA"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lastRenderedPageBreak/>
        <w:t>Option 1: BChE</w:t>
      </w:r>
      <w:r w:rsidRPr="00A61285">
        <w:rPr>
          <w:rFonts w:ascii="Segoe UI" w:eastAsia="Times New Roman" w:hAnsi="Segoe UI" w:cs="Segoe UI"/>
          <w:color w:val="0D47A1"/>
          <w:kern w:val="0"/>
          <w14:ligatures w14:val="none"/>
        </w:rPr>
        <w:br/>
        <w:t>auto-notify </w:t>
      </w:r>
      <w:r w:rsidRPr="00A61285">
        <w:rPr>
          <w:rFonts w:ascii="Segoe UI" w:eastAsia="Times New Roman" w:hAnsi="Segoe UI" w:cs="Segoe UI"/>
          <w:i/>
          <w:iCs/>
          <w:color w:val="0D47A1"/>
          <w:kern w:val="0"/>
          <w14:ligatures w14:val="none"/>
        </w:rPr>
        <w:t>capability exists</w:t>
      </w:r>
    </w:p>
    <w:p w14:paraId="2B3148F6"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Option 5: Sentinel</w:t>
      </w:r>
      <w:r w:rsidRPr="00A61285">
        <w:rPr>
          <w:rFonts w:ascii="Segoe UI" w:eastAsia="Times New Roman" w:hAnsi="Segoe UI" w:cs="Segoe UI"/>
          <w:color w:val="0D47A1"/>
          <w:kern w:val="0"/>
          <w14:ligatures w14:val="none"/>
        </w:rPr>
        <w:br/>
        <w:t>toxicology + auto-notify</w:t>
      </w:r>
    </w:p>
    <w:p w14:paraId="1CC8D013"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Figure 2: Root causes of surveillance under-detection and the surveillance-improvement options that address each one.</w:t>
      </w:r>
    </w:p>
    <w:p w14:paraId="5EE3200C"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Three active root causes remain </w:t>
      </w:r>
      <w:r w:rsidRPr="00A61285">
        <w:rPr>
          <w:rFonts w:ascii="Times New Roman" w:eastAsia="Times New Roman" w:hAnsi="Times New Roman" w:cs="Times New Roman"/>
          <w:b/>
          <w:bCs/>
          <w:kern w:val="0"/>
          <w14:ligatures w14:val="none"/>
        </w:rPr>
        <w:t>executional, not legislative</w:t>
      </w:r>
      <w:r w:rsidRPr="00A61285">
        <w:rPr>
          <w:rFonts w:ascii="Times New Roman" w:eastAsia="Times New Roman" w:hAnsi="Times New Roman" w:cs="Times New Roman"/>
          <w:kern w:val="0"/>
          <w14:ligatures w14:val="none"/>
        </w:rPr>
        <w:t>, and are each already legally permissible under Section 90 of the National Health Act (2003) and the existing NMC regulations. The fourth root cause (NHLS–NMC IT connectivity) has been resolved — the LIS-to-NMC feed is operational, though a severity-threshold rules engine still needs to be configured to enable automated alerting.</w:t>
      </w:r>
    </w:p>
    <w:p w14:paraId="4A516093"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5. Policy options</w:t>
      </w:r>
    </w:p>
    <w:p w14:paraId="2EF2B6AE" w14:textId="77777777" w:rsidR="00A61285" w:rsidRPr="00A61285" w:rsidRDefault="00A61285" w:rsidP="00A61285">
      <w:pPr>
        <w:shd w:val="clear" w:color="auto" w:fill="ECF8E8"/>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Tip</w:t>
      </w:r>
      <w:r w:rsidRPr="00A61285">
        <w:rPr>
          <w:rFonts w:ascii="Segoe UI Symbol" w:eastAsia="Times New Roman" w:hAnsi="Segoe UI Symbol" w:cs="Segoe UI Symbol"/>
          <w:b/>
          <w:bCs/>
          <w:kern w:val="0"/>
          <w14:ligatures w14:val="none"/>
        </w:rPr>
        <w:t>✓</w:t>
      </w:r>
      <w:r w:rsidRPr="00A61285">
        <w:rPr>
          <w:rFonts w:ascii="Times New Roman" w:eastAsia="Times New Roman" w:hAnsi="Times New Roman" w:cs="Times New Roman"/>
          <w:b/>
          <w:bCs/>
          <w:kern w:val="0"/>
          <w14:ligatures w14:val="none"/>
        </w:rPr>
        <w:t xml:space="preserve"> NHLS–NMC IT feed — now operational</w:t>
      </w:r>
    </w:p>
    <w:p w14:paraId="3056EB6E"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The NHLS–NICD LIS-to-NMC connector is operational; daily BChE data flows to NICD under the existing MOU. The three active options below build on this.</w:t>
      </w:r>
    </w:p>
    <w:p w14:paraId="1192B9F9" w14:textId="77777777" w:rsidR="00A61285" w:rsidRPr="00A61285" w:rsidRDefault="00A61285" w:rsidP="00A61285">
      <w:p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Reading guide — option numbering.</w:t>
      </w:r>
      <w:r w:rsidRPr="00A61285">
        <w:rPr>
          <w:rFonts w:ascii="Times New Roman" w:eastAsia="Times New Roman" w:hAnsi="Times New Roman" w:cs="Times New Roman"/>
          <w:kern w:val="0"/>
          <w14:ligatures w14:val="none"/>
        </w:rPr>
        <w:t> Options below are numbered </w:t>
      </w:r>
      <w:r w:rsidRPr="00A61285">
        <w:rPr>
          <w:rFonts w:ascii="Times New Roman" w:eastAsia="Times New Roman" w:hAnsi="Times New Roman" w:cs="Times New Roman"/>
          <w:b/>
          <w:bCs/>
          <w:kern w:val="0"/>
          <w14:ligatures w14:val="none"/>
        </w:rPr>
        <w:t>1–5 in narrative build order</w:t>
      </w:r>
      <w:r w:rsidRPr="00A61285">
        <w:rPr>
          <w:rFonts w:ascii="Times New Roman" w:eastAsia="Times New Roman" w:hAnsi="Times New Roman" w:cs="Times New Roman"/>
          <w:kern w:val="0"/>
          <w14:ligatures w14:val="none"/>
        </w:rPr>
        <w:t>. Backend parameter codes in the CSV (</w:t>
      </w:r>
      <w:r w:rsidRPr="00A61285">
        <w:rPr>
          <w:rFonts w:ascii="Consolas" w:eastAsia="Times New Roman" w:hAnsi="Consolas" w:cs="Courier New"/>
          <w:color w:val="C2185B"/>
          <w:kern w:val="0"/>
          <w:sz w:val="21"/>
          <w:szCs w:val="21"/>
          <w14:ligatures w14:val="none"/>
        </w:rPr>
        <w:t>c_S1_*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c_S2_*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c_S1b_*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c_option6_*</w:t>
      </w:r>
      <w:r w:rsidRPr="00A61285">
        <w:rPr>
          <w:rFonts w:ascii="Times New Roman" w:eastAsia="Times New Roman" w:hAnsi="Times New Roman" w:cs="Times New Roman"/>
          <w:kern w:val="0"/>
          <w14:ligatures w14:val="none"/>
        </w:rPr>
        <w:t>) are stable identifiers that pre-date the renumbering and </w:t>
      </w:r>
      <w:r w:rsidRPr="00A61285">
        <w:rPr>
          <w:rFonts w:ascii="Times New Roman" w:eastAsia="Times New Roman" w:hAnsi="Times New Roman" w:cs="Times New Roman"/>
          <w:b/>
          <w:bCs/>
          <w:kern w:val="0"/>
          <w14:ligatures w14:val="none"/>
        </w:rPr>
        <w:t>do not follow the brief’s order</w:t>
      </w:r>
      <w:r w:rsidRPr="00A61285">
        <w:rPr>
          <w:rFonts w:ascii="Times New Roman" w:eastAsia="Times New Roman" w:hAnsi="Times New Roman" w:cs="Times New Roman"/>
          <w:kern w:val="0"/>
          <w14:ligatures w14:val="none"/>
        </w:rPr>
        <w:t>. Cross-walk:</w:t>
      </w:r>
    </w:p>
    <w:tbl>
      <w:tblPr>
        <w:tblW w:w="11168"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605"/>
        <w:gridCol w:w="7113"/>
        <w:gridCol w:w="2450"/>
      </w:tblGrid>
      <w:tr w:rsidR="00A61285" w:rsidRPr="00A61285" w14:paraId="01527187"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44F54539"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Option (display)</w:t>
            </w:r>
          </w:p>
        </w:tc>
        <w:tc>
          <w:tcPr>
            <w:tcW w:w="0" w:type="auto"/>
            <w:tcBorders>
              <w:top w:val="single" w:sz="2" w:space="0" w:color="auto"/>
              <w:left w:val="single" w:sz="2" w:space="0" w:color="auto"/>
              <w:bottom w:val="single" w:sz="6" w:space="0" w:color="0D47A1"/>
              <w:right w:val="single" w:sz="2" w:space="0" w:color="auto"/>
            </w:tcBorders>
            <w:vAlign w:val="center"/>
            <w:hideMark/>
          </w:tcPr>
          <w:p w14:paraId="106D654A"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Description</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FD38998"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CSV parameter family</w:t>
            </w:r>
          </w:p>
        </w:tc>
      </w:tr>
      <w:tr w:rsidR="00A61285" w:rsidRPr="00A61285" w14:paraId="04E22D9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2D9EB5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1</w:t>
            </w:r>
          </w:p>
        </w:tc>
        <w:tc>
          <w:tcPr>
            <w:tcW w:w="0" w:type="auto"/>
            <w:tcBorders>
              <w:top w:val="single" w:sz="2" w:space="0" w:color="auto"/>
              <w:left w:val="single" w:sz="2" w:space="0" w:color="auto"/>
              <w:bottom w:val="single" w:sz="6" w:space="0" w:color="auto"/>
              <w:right w:val="single" w:sz="2" w:space="0" w:color="auto"/>
            </w:tcBorders>
            <w:vAlign w:val="center"/>
            <w:hideMark/>
          </w:tcPr>
          <w:p w14:paraId="0D260AE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BChE auto-notification </w:t>
            </w:r>
            <w:r w:rsidRPr="00A61285">
              <w:rPr>
                <w:rFonts w:ascii="Times New Roman" w:eastAsia="Times New Roman" w:hAnsi="Times New Roman" w:cs="Times New Roman"/>
                <w:i/>
                <w:iCs/>
                <w:kern w:val="0"/>
                <w:sz w:val="23"/>
                <w:szCs w:val="23"/>
                <w14:ligatures w14:val="none"/>
              </w:rPr>
              <w:t xml:space="preserve">(first build, </w:t>
            </w:r>
            <w:r w:rsidRPr="00A61285">
              <w:rPr>
                <w:rFonts w:ascii="Segoe UI Symbol" w:eastAsia="Times New Roman" w:hAnsi="Segoe UI Symbol" w:cs="Segoe UI Symbol"/>
                <w:i/>
                <w:iCs/>
                <w:kern w:val="0"/>
                <w:sz w:val="23"/>
                <w:szCs w:val="23"/>
                <w14:ligatures w14:val="none"/>
              </w:rPr>
              <w:t>★</w:t>
            </w:r>
            <w:r w:rsidRPr="00A61285">
              <w:rPr>
                <w:rFonts w:ascii="Times New Roman" w:eastAsia="Times New Roman" w:hAnsi="Times New Roman" w:cs="Times New Roman"/>
                <w:i/>
                <w:iCs/>
                <w:kern w:val="0"/>
                <w:sz w:val="23"/>
                <w:szCs w:val="23"/>
                <w14:ligatures w14:val="none"/>
              </w:rPr>
              <w:t xml:space="preserve"> recommended)</w:t>
            </w:r>
          </w:p>
        </w:tc>
        <w:tc>
          <w:tcPr>
            <w:tcW w:w="0" w:type="auto"/>
            <w:tcBorders>
              <w:top w:val="single" w:sz="2" w:space="0" w:color="auto"/>
              <w:left w:val="single" w:sz="2" w:space="0" w:color="auto"/>
              <w:bottom w:val="single" w:sz="6" w:space="0" w:color="auto"/>
              <w:right w:val="single" w:sz="2" w:space="0" w:color="auto"/>
            </w:tcBorders>
            <w:vAlign w:val="center"/>
            <w:hideMark/>
          </w:tcPr>
          <w:p w14:paraId="077DEC6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c_S2_BChE_autonotify_*</w:t>
            </w:r>
          </w:p>
        </w:tc>
      </w:tr>
      <w:tr w:rsidR="00A61285" w:rsidRPr="00A61285" w14:paraId="69D6CF7B"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3FCBAD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2</w:t>
            </w:r>
          </w:p>
        </w:tc>
        <w:tc>
          <w:tcPr>
            <w:tcW w:w="0" w:type="auto"/>
            <w:tcBorders>
              <w:top w:val="single" w:sz="2" w:space="0" w:color="auto"/>
              <w:left w:val="single" w:sz="2" w:space="0" w:color="auto"/>
              <w:bottom w:val="single" w:sz="6" w:space="0" w:color="auto"/>
              <w:right w:val="single" w:sz="2" w:space="0" w:color="auto"/>
            </w:tcBorders>
            <w:vAlign w:val="center"/>
            <w:hideMark/>
          </w:tcPr>
          <w:p w14:paraId="4198F65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PIH dashboard + MVD </w:t>
            </w:r>
            <w:r w:rsidRPr="00A61285">
              <w:rPr>
                <w:rFonts w:ascii="Times New Roman" w:eastAsia="Times New Roman" w:hAnsi="Times New Roman" w:cs="Times New Roman"/>
                <w:i/>
                <w:iCs/>
                <w:kern w:val="0"/>
                <w:sz w:val="23"/>
                <w:szCs w:val="23"/>
                <w14:ligatures w14:val="none"/>
              </w:rPr>
              <w:t xml:space="preserve">(second build, </w:t>
            </w:r>
            <w:r w:rsidRPr="00A61285">
              <w:rPr>
                <w:rFonts w:ascii="Segoe UI Symbol" w:eastAsia="Times New Roman" w:hAnsi="Segoe UI Symbol" w:cs="Segoe UI Symbol"/>
                <w:i/>
                <w:iCs/>
                <w:kern w:val="0"/>
                <w:sz w:val="23"/>
                <w:szCs w:val="23"/>
                <w14:ligatures w14:val="none"/>
              </w:rPr>
              <w:t>★</w:t>
            </w:r>
            <w:r w:rsidRPr="00A61285">
              <w:rPr>
                <w:rFonts w:ascii="Times New Roman" w:eastAsia="Times New Roman" w:hAnsi="Times New Roman" w:cs="Times New Roman"/>
                <w:i/>
                <w:iCs/>
                <w:kern w:val="0"/>
                <w:sz w:val="23"/>
                <w:szCs w:val="23"/>
                <w14:ligatures w14:val="none"/>
              </w:rPr>
              <w:t xml:space="preserve"> recommended — completes the MVP)</w:t>
            </w:r>
          </w:p>
        </w:tc>
        <w:tc>
          <w:tcPr>
            <w:tcW w:w="0" w:type="auto"/>
            <w:tcBorders>
              <w:top w:val="single" w:sz="2" w:space="0" w:color="auto"/>
              <w:left w:val="single" w:sz="2" w:space="0" w:color="auto"/>
              <w:bottom w:val="single" w:sz="6" w:space="0" w:color="auto"/>
              <w:right w:val="single" w:sz="2" w:space="0" w:color="auto"/>
            </w:tcBorders>
            <w:vAlign w:val="center"/>
            <w:hideMark/>
          </w:tcPr>
          <w:p w14:paraId="24303E6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c_S1_PIH_MVD_*</w:t>
            </w:r>
          </w:p>
        </w:tc>
      </w:tr>
      <w:tr w:rsidR="00A61285" w:rsidRPr="00A61285" w14:paraId="433997B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0E2884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3</w:t>
            </w:r>
          </w:p>
        </w:tc>
        <w:tc>
          <w:tcPr>
            <w:tcW w:w="0" w:type="auto"/>
            <w:tcBorders>
              <w:top w:val="single" w:sz="2" w:space="0" w:color="auto"/>
              <w:left w:val="single" w:sz="2" w:space="0" w:color="auto"/>
              <w:bottom w:val="single" w:sz="6" w:space="0" w:color="auto"/>
              <w:right w:val="single" w:sz="2" w:space="0" w:color="auto"/>
            </w:tcBorders>
            <w:vAlign w:val="center"/>
            <w:hideMark/>
          </w:tcPr>
          <w:p w14:paraId="3D923F5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Community layer </w:t>
            </w:r>
            <w:r w:rsidRPr="00A61285">
              <w:rPr>
                <w:rFonts w:ascii="Times New Roman" w:eastAsia="Times New Roman" w:hAnsi="Times New Roman" w:cs="Times New Roman"/>
                <w:i/>
                <w:iCs/>
                <w:kern w:val="0"/>
                <w:sz w:val="23"/>
                <w:szCs w:val="23"/>
                <w14:ligatures w14:val="none"/>
              </w:rPr>
              <w:t>(Phase 2, conditional)</w:t>
            </w:r>
          </w:p>
        </w:tc>
        <w:tc>
          <w:tcPr>
            <w:tcW w:w="0" w:type="auto"/>
            <w:tcBorders>
              <w:top w:val="single" w:sz="2" w:space="0" w:color="auto"/>
              <w:left w:val="single" w:sz="2" w:space="0" w:color="auto"/>
              <w:bottom w:val="single" w:sz="6" w:space="0" w:color="auto"/>
              <w:right w:val="single" w:sz="2" w:space="0" w:color="auto"/>
            </w:tcBorders>
            <w:vAlign w:val="center"/>
            <w:hideMark/>
          </w:tcPr>
          <w:p w14:paraId="2E95C88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c_S1b_*</w:t>
            </w:r>
          </w:p>
        </w:tc>
      </w:tr>
      <w:tr w:rsidR="00A61285" w:rsidRPr="00A61285" w14:paraId="120B7E54"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37D15D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4</w:t>
            </w:r>
          </w:p>
        </w:tc>
        <w:tc>
          <w:tcPr>
            <w:tcW w:w="0" w:type="auto"/>
            <w:tcBorders>
              <w:top w:val="single" w:sz="2" w:space="0" w:color="auto"/>
              <w:left w:val="single" w:sz="2" w:space="0" w:color="auto"/>
              <w:bottom w:val="single" w:sz="6" w:space="0" w:color="auto"/>
              <w:right w:val="single" w:sz="2" w:space="0" w:color="auto"/>
            </w:tcBorders>
            <w:vAlign w:val="center"/>
            <w:hideMark/>
          </w:tcPr>
          <w:p w14:paraId="40BB262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NMC CIF + agricultural extension </w:t>
            </w:r>
            <w:r w:rsidRPr="00A61285">
              <w:rPr>
                <w:rFonts w:ascii="Times New Roman" w:eastAsia="Times New Roman" w:hAnsi="Times New Roman" w:cs="Times New Roman"/>
                <w:i/>
                <w:iCs/>
                <w:kern w:val="0"/>
                <w:sz w:val="23"/>
                <w:szCs w:val="23"/>
                <w14:ligatures w14:val="none"/>
              </w:rPr>
              <w:t>(bridge to coordination)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66B3929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(no dedicated parameter)</w:t>
            </w:r>
          </w:p>
        </w:tc>
      </w:tr>
      <w:tr w:rsidR="00A61285" w:rsidRPr="00A61285" w14:paraId="69F7BFA7"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DFA1D5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5</w:t>
            </w:r>
          </w:p>
        </w:tc>
        <w:tc>
          <w:tcPr>
            <w:tcW w:w="0" w:type="auto"/>
            <w:tcBorders>
              <w:top w:val="single" w:sz="2" w:space="0" w:color="auto"/>
              <w:left w:val="single" w:sz="2" w:space="0" w:color="auto"/>
              <w:bottom w:val="single" w:sz="6" w:space="0" w:color="auto"/>
              <w:right w:val="single" w:sz="2" w:space="0" w:color="auto"/>
            </w:tcBorders>
            <w:vAlign w:val="center"/>
            <w:hideMark/>
          </w:tcPr>
          <w:p w14:paraId="5F43FDE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Sentinel live-patient toxicology </w:t>
            </w:r>
            <w:r w:rsidRPr="00A61285">
              <w:rPr>
                <w:rFonts w:ascii="Times New Roman" w:eastAsia="Times New Roman" w:hAnsi="Times New Roman" w:cs="Times New Roman"/>
                <w:i/>
                <w:iCs/>
                <w:kern w:val="0"/>
                <w:sz w:val="23"/>
                <w:szCs w:val="23"/>
                <w14:ligatures w14:val="none"/>
              </w:rPr>
              <w:t>(research-funded, distinct purpose)</w:t>
            </w:r>
          </w:p>
        </w:tc>
        <w:tc>
          <w:tcPr>
            <w:tcW w:w="0" w:type="auto"/>
            <w:tcBorders>
              <w:top w:val="single" w:sz="2" w:space="0" w:color="auto"/>
              <w:left w:val="single" w:sz="2" w:space="0" w:color="auto"/>
              <w:bottom w:val="single" w:sz="6" w:space="0" w:color="auto"/>
              <w:right w:val="single" w:sz="2" w:space="0" w:color="auto"/>
            </w:tcBorders>
            <w:vAlign w:val="center"/>
            <w:hideMark/>
          </w:tcPr>
          <w:p w14:paraId="4E7141D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c_option6_*</w:t>
            </w:r>
          </w:p>
        </w:tc>
      </w:tr>
    </w:tbl>
    <w:p w14:paraId="60804EBF" w14:textId="77777777" w:rsidR="00A61285" w:rsidRPr="00A61285" w:rsidRDefault="00A61285" w:rsidP="00A61285">
      <w:pPr>
        <w:spacing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S0 (NHLS→NMC IT feed) is operational and in the baseline. </w:t>
      </w:r>
      <w:r w:rsidRPr="00A61285">
        <w:rPr>
          <w:rFonts w:ascii="Times New Roman" w:eastAsia="Times New Roman" w:hAnsi="Times New Roman" w:cs="Times New Roman"/>
          <w:b/>
          <w:bCs/>
          <w:kern w:val="0"/>
          <w14:ligatures w14:val="none"/>
        </w:rPr>
        <w:t>Surveillance MVP = Options 1 + 2.</w:t>
      </w:r>
    </w:p>
    <w:p w14:paraId="3559D080"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the S0 operating cost (R60,000/yr, now in baseline)</w:t>
      </w:r>
    </w:p>
    <w:p w14:paraId="51A0938B"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 xml:space="preserve">Option 1 — </w:t>
      </w:r>
      <w:commentRangeStart w:id="41"/>
      <w:r w:rsidRPr="00A61285">
        <w:rPr>
          <w:rFonts w:ascii="Times New Roman" w:eastAsia="Times New Roman" w:hAnsi="Times New Roman" w:cs="Times New Roman"/>
          <w:b/>
          <w:bCs/>
          <w:color w:val="1A237E"/>
          <w:kern w:val="0"/>
          <w:sz w:val="27"/>
          <w:szCs w:val="27"/>
          <w14:ligatures w14:val="none"/>
        </w:rPr>
        <w:t>BChE auto-notification </w:t>
      </w:r>
      <w:commentRangeEnd w:id="41"/>
      <w:r w:rsidR="002A7C1F" w:rsidRPr="00A61285">
        <w:rPr>
          <w:rStyle w:val="CommentReference"/>
          <w:rFonts w:ascii="Times New Roman" w:eastAsia="Times New Roman" w:hAnsi="Times New Roman" w:cs="Times New Roman"/>
          <w:b/>
          <w:bCs/>
          <w:i/>
          <w:iCs/>
          <w:color w:val="1A237E"/>
          <w:kern w:val="0"/>
          <w:sz w:val="27"/>
          <w:szCs w:val="27"/>
          <w14:ligatures w14:val="none"/>
        </w:rPr>
        <w:commentReference w:id="41"/>
      </w:r>
      <w:r w:rsidRPr="00A61285">
        <w:rPr>
          <w:rFonts w:ascii="Times New Roman" w:eastAsia="Times New Roman" w:hAnsi="Times New Roman" w:cs="Times New Roman"/>
          <w:b/>
          <w:bCs/>
          <w:i/>
          <w:iCs/>
          <w:color w:val="1A237E"/>
          <w:kern w:val="0"/>
          <w:sz w:val="27"/>
          <w:szCs w:val="27"/>
          <w14:ligatures w14:val="none"/>
        </w:rPr>
        <w:t>(</w:t>
      </w:r>
      <w:r w:rsidRPr="00A61285">
        <w:rPr>
          <w:rFonts w:ascii="Segoe UI Symbol" w:eastAsia="Times New Roman" w:hAnsi="Segoe UI Symbol" w:cs="Segoe UI Symbol"/>
          <w:b/>
          <w:bCs/>
          <w:i/>
          <w:iCs/>
          <w:color w:val="1A237E"/>
          <w:kern w:val="0"/>
          <w:sz w:val="27"/>
          <w:szCs w:val="27"/>
          <w14:ligatures w14:val="none"/>
        </w:rPr>
        <w:t>★</w:t>
      </w:r>
      <w:r w:rsidRPr="00A61285">
        <w:rPr>
          <w:rFonts w:ascii="Times New Roman" w:eastAsia="Times New Roman" w:hAnsi="Times New Roman" w:cs="Times New Roman"/>
          <w:b/>
          <w:bCs/>
          <w:i/>
          <w:iCs/>
          <w:color w:val="1A237E"/>
          <w:kern w:val="0"/>
          <w:sz w:val="27"/>
          <w:szCs w:val="27"/>
          <w14:ligatures w14:val="none"/>
        </w:rPr>
        <w:t xml:space="preserve"> recommended — first build, capability exists)</w:t>
      </w:r>
    </w:p>
    <w:p w14:paraId="18491B8F"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commentRangeStart w:id="42"/>
      <w:r w:rsidRPr="00A61285">
        <w:rPr>
          <w:rFonts w:ascii="Times New Roman" w:eastAsia="Times New Roman" w:hAnsi="Times New Roman" w:cs="Times New Roman"/>
          <w:kern w:val="0"/>
          <w14:ligatures w14:val="none"/>
        </w:rPr>
        <w:t>Configure the NHLS LIS to fire an automatic NICD notification when a BChE result shows severe inhibition (&lt; 10 % of normal)*, within 24 hours of validation. </w:t>
      </w:r>
      <w:r w:rsidRPr="00A61285">
        <w:rPr>
          <w:rFonts w:ascii="Times New Roman" w:eastAsia="Times New Roman" w:hAnsi="Times New Roman" w:cs="Times New Roman"/>
          <w:b/>
          <w:bCs/>
          <w:kern w:val="0"/>
          <w14:ligatures w14:val="none"/>
        </w:rPr>
        <w:t>No new test, no new reagent contract</w:t>
      </w:r>
      <w:r w:rsidRPr="00A61285">
        <w:rPr>
          <w:rFonts w:ascii="Times New Roman" w:eastAsia="Times New Roman" w:hAnsi="Times New Roman" w:cs="Times New Roman"/>
          <w:kern w:val="0"/>
          <w14:ligatures w14:val="none"/>
        </w:rPr>
        <w:t> — only an IT configuration on top of the ~10,626 BChE tests/year already performed (1,779 severe in 2023). Detection rises to ~13 % of true cases (up from ~5 %) for a one-off setup of </w:t>
      </w:r>
      <w:r w:rsidRPr="00A61285">
        <w:rPr>
          <w:rFonts w:ascii="Times New Roman" w:eastAsia="Times New Roman" w:hAnsi="Times New Roman" w:cs="Times New Roman"/>
          <w:b/>
          <w:bCs/>
          <w:kern w:val="0"/>
          <w14:ligatures w14:val="none"/>
        </w:rPr>
        <w:t>R200,000</w:t>
      </w:r>
      <w:r w:rsidRPr="00A61285">
        <w:rPr>
          <w:rFonts w:ascii="Times New Roman" w:eastAsia="Times New Roman" w:hAnsi="Times New Roman" w:cs="Times New Roman"/>
          <w:kern w:val="0"/>
          <w14:ligatures w14:val="none"/>
        </w:rPr>
        <w:t>, then </w:t>
      </w:r>
      <w:r w:rsidRPr="00A61285">
        <w:rPr>
          <w:rFonts w:ascii="Times New Roman" w:eastAsia="Times New Roman" w:hAnsi="Times New Roman" w:cs="Times New Roman"/>
          <w:b/>
          <w:bCs/>
          <w:kern w:val="0"/>
          <w14:ligatures w14:val="none"/>
        </w:rPr>
        <w:t>R55,000/year</w:t>
      </w:r>
      <w:r w:rsidRPr="00A61285">
        <w:rPr>
          <w:rFonts w:ascii="Times New Roman" w:eastAsia="Times New Roman" w:hAnsi="Times New Roman" w:cs="Times New Roman"/>
          <w:kern w:val="0"/>
          <w14:ligatures w14:val="none"/>
        </w:rPr>
        <w:t> from Year 2 (Year 1 total: </w:t>
      </w:r>
      <w:r w:rsidRPr="00A61285">
        <w:rPr>
          <w:rFonts w:ascii="Times New Roman" w:eastAsia="Times New Roman" w:hAnsi="Times New Roman" w:cs="Times New Roman"/>
          <w:b/>
          <w:bCs/>
          <w:kern w:val="0"/>
          <w14:ligatures w14:val="none"/>
        </w:rPr>
        <w:t>R255,000</w:t>
      </w:r>
      <w:r w:rsidRPr="00A61285">
        <w:rPr>
          <w:rFonts w:ascii="Times New Roman" w:eastAsia="Times New Roman" w:hAnsi="Times New Roman" w:cs="Times New Roman"/>
          <w:kern w:val="0"/>
          <w14:ligatures w14:val="none"/>
        </w:rPr>
        <w:t xml:space="preserve">), deliverable </w:t>
      </w:r>
      <w:r w:rsidRPr="00A61285">
        <w:rPr>
          <w:rFonts w:ascii="Times New Roman" w:eastAsia="Times New Roman" w:hAnsi="Times New Roman" w:cs="Times New Roman"/>
          <w:kern w:val="0"/>
          <w14:ligatures w14:val="none"/>
        </w:rPr>
        <w:lastRenderedPageBreak/>
        <w:t>in 2–4 weeks. Uses existing NHLS infrastructure with a single owner (NHLS LIS) and delivers the largest single-option P_detect uplift (+8.5 pp) — recommended as the first build.</w:t>
      </w:r>
      <w:commentRangeEnd w:id="42"/>
      <w:r w:rsidR="0051223F" w:rsidRPr="00A61285">
        <w:rPr>
          <w:rStyle w:val="CommentReference"/>
          <w:rFonts w:ascii="Times New Roman" w:eastAsia="Times New Roman" w:hAnsi="Times New Roman" w:cs="Times New Roman"/>
          <w:kern w:val="0"/>
          <w:sz w:val="24"/>
          <w:szCs w:val="24"/>
          <w14:ligatures w14:val="none"/>
        </w:rPr>
        <w:commentReference w:id="42"/>
      </w:r>
    </w:p>
    <w:p w14:paraId="47B2EB2E" w14:textId="77777777" w:rsidR="00A61285" w:rsidRPr="00A61285" w:rsidRDefault="00A61285" w:rsidP="00A6128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Severe inhibition is most closely related to severe sequelae such as hospitalisation and death [Chaudhary S, Jain N, Atam V, Agarwal A, Singh K, Sawlani K, et al. Prognostic significance of estimation of pseudocholinesterase activity and role of pralidoxime therapy in organophosphorous poisoning. Toxicol Int. 2013;20(3):214]. Taking any BChE test will likely increase the FP rate and this will not be accounted for.</w:t>
      </w:r>
    </w:p>
    <w:p w14:paraId="35F52053"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Option 1 (BChE auto-notify): R55,000/yr</w:t>
      </w:r>
    </w:p>
    <w:p w14:paraId="17E5D71D"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 xml:space="preserve">Option 2 — </w:t>
      </w:r>
      <w:commentRangeStart w:id="43"/>
      <w:r w:rsidRPr="00A61285">
        <w:rPr>
          <w:rFonts w:ascii="Times New Roman" w:eastAsia="Times New Roman" w:hAnsi="Times New Roman" w:cs="Times New Roman"/>
          <w:b/>
          <w:bCs/>
          <w:color w:val="1A237E"/>
          <w:kern w:val="0"/>
          <w:sz w:val="27"/>
          <w:szCs w:val="27"/>
          <w14:ligatures w14:val="none"/>
        </w:rPr>
        <w:t>PIH live dashboard + Minimum Viable Dataset </w:t>
      </w:r>
      <w:r w:rsidRPr="00A61285">
        <w:rPr>
          <w:rFonts w:ascii="Times New Roman" w:eastAsia="Times New Roman" w:hAnsi="Times New Roman" w:cs="Times New Roman"/>
          <w:b/>
          <w:bCs/>
          <w:i/>
          <w:iCs/>
          <w:color w:val="1A237E"/>
          <w:kern w:val="0"/>
          <w:sz w:val="27"/>
          <w:szCs w:val="27"/>
          <w14:ligatures w14:val="none"/>
        </w:rPr>
        <w:t>(</w:t>
      </w:r>
      <w:r w:rsidRPr="00A61285">
        <w:rPr>
          <w:rFonts w:ascii="Segoe UI Symbol" w:eastAsia="Times New Roman" w:hAnsi="Segoe UI Symbol" w:cs="Segoe UI Symbol"/>
          <w:b/>
          <w:bCs/>
          <w:i/>
          <w:iCs/>
          <w:color w:val="1A237E"/>
          <w:kern w:val="0"/>
          <w:sz w:val="27"/>
          <w:szCs w:val="27"/>
          <w14:ligatures w14:val="none"/>
        </w:rPr>
        <w:t>★</w:t>
      </w:r>
      <w:r w:rsidRPr="00A61285">
        <w:rPr>
          <w:rFonts w:ascii="Times New Roman" w:eastAsia="Times New Roman" w:hAnsi="Times New Roman" w:cs="Times New Roman"/>
          <w:b/>
          <w:bCs/>
          <w:i/>
          <w:iCs/>
          <w:color w:val="1A237E"/>
          <w:kern w:val="0"/>
          <w:sz w:val="27"/>
          <w:szCs w:val="27"/>
          <w14:ligatures w14:val="none"/>
        </w:rPr>
        <w:t xml:space="preserve"> recommended — second build, completes the MVP)</w:t>
      </w:r>
      <w:commentRangeEnd w:id="43"/>
      <w:r w:rsidR="00FD7F6F" w:rsidRPr="00A61285">
        <w:rPr>
          <w:rStyle w:val="CommentReference"/>
          <w:rFonts w:ascii="Times New Roman" w:eastAsia="Times New Roman" w:hAnsi="Times New Roman" w:cs="Times New Roman"/>
          <w:b/>
          <w:bCs/>
          <w:color w:val="1A237E"/>
          <w:kern w:val="0"/>
          <w:sz w:val="27"/>
          <w:szCs w:val="27"/>
          <w14:ligatures w14:val="none"/>
        </w:rPr>
        <w:commentReference w:id="43"/>
      </w:r>
    </w:p>
    <w:p w14:paraId="677A2789"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Two layers:</w:t>
      </w:r>
    </w:p>
    <w:p w14:paraId="544B8EDB" w14:textId="77777777" w:rsidR="00A61285" w:rsidRPr="00A61285" w:rsidRDefault="00A61285" w:rsidP="00A61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Short term (1–2 weeks):</w:t>
      </w:r>
      <w:r w:rsidRPr="00A61285">
        <w:rPr>
          <w:rFonts w:ascii="Times New Roman" w:eastAsia="Times New Roman" w:hAnsi="Times New Roman" w:cs="Times New Roman"/>
          <w:kern w:val="0"/>
          <w14:ligatures w14:val="none"/>
        </w:rPr>
        <w:t> PIH publishes a live dashboard of pesticide-related calls (counts, geography, agent, severity, demographics, </w:t>
      </w:r>
      <w:r w:rsidRPr="00A61285">
        <w:rPr>
          <w:rFonts w:ascii="Times New Roman" w:eastAsia="Times New Roman" w:hAnsi="Times New Roman" w:cs="Times New Roman"/>
          <w:b/>
          <w:bCs/>
          <w:kern w:val="0"/>
          <w14:ligatures w14:val="none"/>
        </w:rPr>
        <w:t>AfriTox agent name</w:t>
      </w:r>
      <w:r w:rsidRPr="00A61285">
        <w:rPr>
          <w:rFonts w:ascii="Times New Roman" w:eastAsia="Times New Roman" w:hAnsi="Times New Roman" w:cs="Times New Roman"/>
          <w:kern w:val="0"/>
          <w14:ligatures w14:val="none"/>
        </w:rPr>
        <w:t>). No new data; just a daily extract from existing call records.</w:t>
      </w:r>
    </w:p>
    <w:p w14:paraId="71B44A76" w14:textId="77777777" w:rsidR="00A61285" w:rsidRPr="00A61285" w:rsidRDefault="00A61285" w:rsidP="00A6128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Medium term (3–9 months):</w:t>
      </w:r>
      <w:r w:rsidRPr="00A61285">
        <w:rPr>
          <w:rFonts w:ascii="Times New Roman" w:eastAsia="Times New Roman" w:hAnsi="Times New Roman" w:cs="Times New Roman"/>
          <w:kern w:val="0"/>
          <w14:ligatures w14:val="none"/>
        </w:rPr>
        <w:t> PIH and NICD agree a </w:t>
      </w:r>
      <w:r w:rsidRPr="00A61285">
        <w:rPr>
          <w:rFonts w:ascii="Times New Roman" w:eastAsia="Times New Roman" w:hAnsi="Times New Roman" w:cs="Times New Roman"/>
          <w:b/>
          <w:bCs/>
          <w:kern w:val="0"/>
          <w14:ligatures w14:val="none"/>
        </w:rPr>
        <w:t>Minimum Viable Dataset (MVD)</w:t>
      </w:r>
      <w:r w:rsidRPr="00A61285">
        <w:rPr>
          <w:rFonts w:ascii="Times New Roman" w:eastAsia="Times New Roman" w:hAnsi="Times New Roman" w:cs="Times New Roman"/>
          <w:kern w:val="0"/>
          <w14:ligatures w14:val="none"/>
        </w:rPr>
        <w:t> so the ~1,158 clinician-initiated calls/year can be ingested into NMC as a structured surveillance stream. </w:t>
      </w:r>
      <w:r w:rsidRPr="00A61285">
        <w:rPr>
          <w:rFonts w:ascii="Times New Roman" w:eastAsia="Times New Roman" w:hAnsi="Times New Roman" w:cs="Times New Roman"/>
          <w:b/>
          <w:bCs/>
          <w:kern w:val="0"/>
          <w14:ligatures w14:val="none"/>
        </w:rPr>
        <w:t>Agent-name capture is a mandatory MVD field</w:t>
      </w:r>
      <w:r w:rsidRPr="00A61285">
        <w:rPr>
          <w:rFonts w:ascii="Times New Roman" w:eastAsia="Times New Roman" w:hAnsi="Times New Roman" w:cs="Times New Roman"/>
          <w:kern w:val="0"/>
          <w14:ligatures w14:val="none"/>
        </w:rPr>
        <w:t> — both PIH and NMC must record the AfriTox product name for every case. To make this reciprocal, </w:t>
      </w:r>
      <w:r w:rsidRPr="00A61285">
        <w:rPr>
          <w:rFonts w:ascii="Times New Roman" w:eastAsia="Times New Roman" w:hAnsi="Times New Roman" w:cs="Times New Roman"/>
          <w:b/>
          <w:bCs/>
          <w:kern w:val="0"/>
          <w14:ligatures w14:val="none"/>
        </w:rPr>
        <w:t>NMC should add a structured agent drop-down</w:t>
      </w:r>
      <w:r w:rsidRPr="00A61285">
        <w:rPr>
          <w:rFonts w:ascii="Times New Roman" w:eastAsia="Times New Roman" w:hAnsi="Times New Roman" w:cs="Times New Roman"/>
          <w:kern w:val="0"/>
          <w14:ligatures w14:val="none"/>
        </w:rPr>
        <w:t> (pesticide class → active ingredient → AfriTox product name) to its NDoH-hosted notification form: PIH records what the caller </w:t>
      </w:r>
      <w:r w:rsidRPr="00A61285">
        <w:rPr>
          <w:rFonts w:ascii="Times New Roman" w:eastAsia="Times New Roman" w:hAnsi="Times New Roman" w:cs="Times New Roman"/>
          <w:i/>
          <w:iCs/>
          <w:kern w:val="0"/>
          <w14:ligatures w14:val="none"/>
        </w:rPr>
        <w:t>reports</w:t>
      </w:r>
      <w:r w:rsidRPr="00A61285">
        <w:rPr>
          <w:rFonts w:ascii="Times New Roman" w:eastAsia="Times New Roman" w:hAnsi="Times New Roman" w:cs="Times New Roman"/>
          <w:kern w:val="0"/>
          <w14:ligatures w14:val="none"/>
        </w:rPr>
        <w:t>; NMC records what the clinician </w:t>
      </w:r>
      <w:r w:rsidRPr="00A61285">
        <w:rPr>
          <w:rFonts w:ascii="Times New Roman" w:eastAsia="Times New Roman" w:hAnsi="Times New Roman" w:cs="Times New Roman"/>
          <w:i/>
          <w:iCs/>
          <w:kern w:val="0"/>
          <w14:ligatures w14:val="none"/>
        </w:rPr>
        <w:t>confirms</w:t>
      </w:r>
      <w:r w:rsidRPr="00A61285">
        <w:rPr>
          <w:rFonts w:ascii="Times New Roman" w:eastAsia="Times New Roman" w:hAnsi="Times New Roman" w:cs="Times New Roman"/>
          <w:kern w:val="0"/>
          <w14:ligatures w14:val="none"/>
        </w:rPr>
        <w:t>. Combined: agent-attribution signal system-wide at near-zero marginal cost.</w:t>
      </w:r>
    </w:p>
    <w:p w14:paraId="2C99881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Detection rises to ~10 % of true cases (up from ~5 %) for a one-off setup of </w:t>
      </w:r>
      <w:r w:rsidRPr="00A61285">
        <w:rPr>
          <w:rFonts w:ascii="Times New Roman" w:eastAsia="Times New Roman" w:hAnsi="Times New Roman" w:cs="Times New Roman"/>
          <w:b/>
          <w:bCs/>
          <w:kern w:val="0"/>
          <w14:ligatures w14:val="none"/>
        </w:rPr>
        <w:t>R40,000</w:t>
      </w:r>
      <w:r w:rsidRPr="00A61285">
        <w:rPr>
          <w:rFonts w:ascii="Times New Roman" w:eastAsia="Times New Roman" w:hAnsi="Times New Roman" w:cs="Times New Roman"/>
          <w:kern w:val="0"/>
          <w14:ligatures w14:val="none"/>
        </w:rPr>
        <w:t>, then </w:t>
      </w:r>
      <w:r w:rsidRPr="00A61285">
        <w:rPr>
          <w:rFonts w:ascii="Times New Roman" w:eastAsia="Times New Roman" w:hAnsi="Times New Roman" w:cs="Times New Roman"/>
          <w:b/>
          <w:bCs/>
          <w:kern w:val="0"/>
          <w14:ligatures w14:val="none"/>
        </w:rPr>
        <w:t>R82,000/year</w:t>
      </w:r>
      <w:r w:rsidRPr="00A61285">
        <w:rPr>
          <w:rFonts w:ascii="Times New Roman" w:eastAsia="Times New Roman" w:hAnsi="Times New Roman" w:cs="Times New Roman"/>
          <w:kern w:val="0"/>
          <w14:ligatures w14:val="none"/>
        </w:rPr>
        <w:t> from Year 2 (Year 1 total: </w:t>
      </w:r>
      <w:r w:rsidRPr="00A61285">
        <w:rPr>
          <w:rFonts w:ascii="Times New Roman" w:eastAsia="Times New Roman" w:hAnsi="Times New Roman" w:cs="Times New Roman"/>
          <w:b/>
          <w:bCs/>
          <w:kern w:val="0"/>
          <w14:ligatures w14:val="none"/>
        </w:rPr>
        <w:t>R122,000</w:t>
      </w:r>
      <w:r w:rsidRPr="00A61285">
        <w:rPr>
          <w:rFonts w:ascii="Times New Roman" w:eastAsia="Times New Roman" w:hAnsi="Times New Roman" w:cs="Times New Roman"/>
          <w:kern w:val="0"/>
          <w14:ligatures w14:val="none"/>
        </w:rPr>
        <w:t>; includes AfriTox agent-name harmonisation). The dashboard ships in days; the MVD ingest is the second build to complete the MVP.</w:t>
      </w:r>
    </w:p>
    <w:p w14:paraId="190640CF"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Option 2 (PIH dashboard + MVD): R82,000/yr</w:t>
      </w:r>
    </w:p>
    <w:p w14:paraId="1FF0FB00"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Option 3 — Community layer (Phase 2) </w:t>
      </w:r>
      <w:r w:rsidRPr="00A61285">
        <w:rPr>
          <w:rFonts w:ascii="Times New Roman" w:eastAsia="Times New Roman" w:hAnsi="Times New Roman" w:cs="Times New Roman"/>
          <w:b/>
          <w:bCs/>
          <w:i/>
          <w:iCs/>
          <w:color w:val="1A237E"/>
          <w:kern w:val="0"/>
          <w:sz w:val="27"/>
          <w:szCs w:val="27"/>
          <w14:ligatures w14:val="none"/>
        </w:rPr>
        <w:t>(commission after MVP pilot if rural/informal gap confirms)</w:t>
      </w:r>
    </w:p>
    <w:p w14:paraId="7AD9F282"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Options 1 and 2 improve detection within the </w:t>
      </w:r>
      <w:r w:rsidRPr="00A61285">
        <w:rPr>
          <w:rFonts w:ascii="Times New Roman" w:eastAsia="Times New Roman" w:hAnsi="Times New Roman" w:cs="Times New Roman"/>
          <w:b/>
          <w:bCs/>
          <w:kern w:val="0"/>
          <w14:ligatures w14:val="none"/>
        </w:rPr>
        <w:t>formal healthcare system</w:t>
      </w:r>
      <w:r w:rsidRPr="00A61285">
        <w:rPr>
          <w:rFonts w:ascii="Times New Roman" w:eastAsia="Times New Roman" w:hAnsi="Times New Roman" w:cs="Times New Roman"/>
          <w:kern w:val="0"/>
          <w14:ligatures w14:val="none"/>
        </w:rPr>
        <w:t> (PIH, NHLS BChE, NMC-notified facilities). They cannot reach cases that never arrive at a formal facility — the child taken to a traditional healer after ingesting street-sold granules, the farm worker who doesn’t present at all, the informal-settlement cluster whose care pathway bypasses formal services.</w:t>
      </w:r>
    </w:p>
    <w:p w14:paraId="16395852" w14:textId="77777777" w:rsidR="00A61285" w:rsidRPr="00A61285" w:rsidRDefault="00A61285" w:rsidP="00A61285">
      <w:pPr>
        <w:shd w:val="clear" w:color="auto" w:fill="FFE6EB"/>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14:ligatures w14:val="none"/>
        </w:rPr>
        <w:t>Important</w:t>
      </w:r>
    </w:p>
    <w:p w14:paraId="30FDF544"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lastRenderedPageBreak/>
        <w:t>Pre-condition — non-clinician reporting must be enabled.</w:t>
      </w:r>
      <w:r w:rsidRPr="00A61285">
        <w:rPr>
          <w:rFonts w:ascii="Times New Roman" w:eastAsia="Times New Roman" w:hAnsi="Times New Roman" w:cs="Times New Roman"/>
          <w:kern w:val="0"/>
          <w14:ligatures w14:val="none"/>
        </w:rPr>
        <w:t> Option 3 only delivers a coverage uplift if PIH (and the NMC CIF, via Option 4) accept structured reports from </w:t>
      </w:r>
      <w:r w:rsidRPr="00A61285">
        <w:rPr>
          <w:rFonts w:ascii="Times New Roman" w:eastAsia="Times New Roman" w:hAnsi="Times New Roman" w:cs="Times New Roman"/>
          <w:b/>
          <w:bCs/>
          <w:kern w:val="0"/>
          <w14:ligatures w14:val="none"/>
        </w:rPr>
        <w:t>non-medical personnel</w:t>
      </w:r>
      <w:r w:rsidRPr="00A61285">
        <w:rPr>
          <w:rFonts w:ascii="Times New Roman" w:eastAsia="Times New Roman" w:hAnsi="Times New Roman" w:cs="Times New Roman"/>
          <w:kern w:val="0"/>
          <w14:ligatures w14:val="none"/>
        </w:rPr>
        <w:t>: community health workers (CHWs), environmental health practitioners (EHPs), ward-based outreach teams, agricultural extension officers, teachers, traditional healers, and community members. The Option 2 PIH stream is built on the ~1,158 </w:t>
      </w:r>
      <w:r w:rsidRPr="00A61285">
        <w:rPr>
          <w:rFonts w:ascii="Times New Roman" w:eastAsia="Times New Roman" w:hAnsi="Times New Roman" w:cs="Times New Roman"/>
          <w:i/>
          <w:iCs/>
          <w:kern w:val="0"/>
          <w14:ligatures w14:val="none"/>
        </w:rPr>
        <w:t>clinician-initiated</w:t>
      </w:r>
      <w:r w:rsidRPr="00A61285">
        <w:rPr>
          <w:rFonts w:ascii="Times New Roman" w:eastAsia="Times New Roman" w:hAnsi="Times New Roman" w:cs="Times New Roman"/>
          <w:kern w:val="0"/>
          <w14:ligatures w14:val="none"/>
        </w:rPr>
        <w:t> PIH calls/year and by construction cannot see cases that never reach a clinician. Without a dedicated non-clinician intake channel — Tier-1 CHW checklist as the structured form, EHP call-back as validation — the CHW network has nowhere to land its reports and Option 3 reduces to training cost with no measurable P_detect gain.</w:t>
      </w:r>
    </w:p>
    <w:p w14:paraId="19B70361"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The MVP ceiling (~19% P_detect)</w:t>
      </w:r>
      <w:r w:rsidRPr="00A61285">
        <w:rPr>
          <w:rFonts w:ascii="Times New Roman" w:eastAsia="Times New Roman" w:hAnsi="Times New Roman" w:cs="Times New Roman"/>
          <w:kern w:val="0"/>
          <w14:ligatures w14:val="none"/>
        </w:rPr>
        <w:t> is bounded by the reach of formal administrative streams. Option 3 is the mechanism for going beyond it, but only after the MVP has confirmed the remaining gap is structural rather than a compliance issue within the formal system.</w:t>
      </w:r>
    </w:p>
    <w:p w14:paraId="1D09534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Trigger condition.</w:t>
      </w:r>
      <w:r w:rsidRPr="00A61285">
        <w:rPr>
          <w:rFonts w:ascii="Times New Roman" w:eastAsia="Times New Roman" w:hAnsi="Times New Roman" w:cs="Times New Roman"/>
          <w:kern w:val="0"/>
          <w14:ligatures w14:val="none"/>
        </w:rPr>
        <w:t> Commission Option 3 if, after 6 months of MVP operation, the geographic distribution of PIH + NHLS + NMC cases shows ≥40% of severe cases originating in districts with low formal-facility access (defined as &lt;1 public hospital per 50km radius). This is a data-driven go/no-go, not a discretionary expansion. CSV parameters: </w:t>
      </w:r>
      <w:r w:rsidRPr="00A61285">
        <w:rPr>
          <w:rFonts w:ascii="Consolas" w:eastAsia="Times New Roman" w:hAnsi="Consolas" w:cs="Courier New"/>
          <w:color w:val="C2185B"/>
          <w:kern w:val="0"/>
          <w:sz w:val="21"/>
          <w:szCs w:val="21"/>
          <w14:ligatures w14:val="none"/>
        </w:rPr>
        <w:t>d_S1b_event_community_*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c_S1b_setup_*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c_S1b_op_*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p_fp_S1b_*</w:t>
      </w:r>
      <w:r w:rsidRPr="00A61285">
        <w:rPr>
          <w:rFonts w:ascii="Times New Roman" w:eastAsia="Times New Roman" w:hAnsi="Times New Roman" w:cs="Times New Roman"/>
          <w:kern w:val="0"/>
          <w14:ligatures w14:val="none"/>
        </w:rPr>
        <w:t>.</w:t>
      </w:r>
    </w:p>
    <w:p w14:paraId="09CC25EF"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commentRangeStart w:id="44"/>
      <w:r w:rsidRPr="00A61285">
        <w:rPr>
          <w:rFonts w:ascii="Times New Roman" w:eastAsia="Times New Roman" w:hAnsi="Times New Roman" w:cs="Times New Roman"/>
          <w:b/>
          <w:bCs/>
          <w:kern w:val="0"/>
          <w14:ligatures w14:val="none"/>
        </w:rPr>
        <w:t>False-positive load and triage architecture.</w:t>
      </w:r>
      <w:r w:rsidRPr="00A61285">
        <w:rPr>
          <w:rFonts w:ascii="Times New Roman" w:eastAsia="Times New Roman" w:hAnsi="Times New Roman" w:cs="Times New Roman"/>
          <w:kern w:val="0"/>
          <w14:ligatures w14:val="none"/>
        </w:rPr>
        <w:t> The gross false-positive rate is ~35% (range 20–50%). At P_detect = 0.40 on the mid-burden of 20,960 true cases, the gross notification volume would be ~12,898 events/yr — of which ~8,384 are true cases and ~4,514 are false alerts </w:t>
      </w:r>
      <w:r w:rsidRPr="00A61285">
        <w:rPr>
          <w:rFonts w:ascii="Times New Roman" w:eastAsia="Times New Roman" w:hAnsi="Times New Roman" w:cs="Times New Roman"/>
          <w:i/>
          <w:iCs/>
          <w:kern w:val="0"/>
          <w14:ligatures w14:val="none"/>
        </w:rPr>
        <w:t>before filtering</w:t>
      </w:r>
      <w:r w:rsidRPr="00A61285">
        <w:rPr>
          <w:rFonts w:ascii="Times New Roman" w:eastAsia="Times New Roman" w:hAnsi="Times New Roman" w:cs="Times New Roman"/>
          <w:kern w:val="0"/>
          <w14:ligatures w14:val="none"/>
        </w:rPr>
        <w:t>. This is solvable with a </w:t>
      </w:r>
      <w:r w:rsidRPr="00A61285">
        <w:rPr>
          <w:rFonts w:ascii="Times New Roman" w:eastAsia="Times New Roman" w:hAnsi="Times New Roman" w:cs="Times New Roman"/>
          <w:b/>
          <w:bCs/>
          <w:kern w:val="0"/>
          <w14:ligatures w14:val="none"/>
        </w:rPr>
        <w:t>two-tier triage architecture</w:t>
      </w:r>
      <w:r w:rsidRPr="00A61285">
        <w:rPr>
          <w:rFonts w:ascii="Times New Roman" w:eastAsia="Times New Roman" w:hAnsi="Times New Roman" w:cs="Times New Roman"/>
          <w:kern w:val="0"/>
          <w14:ligatures w14:val="none"/>
        </w:rPr>
        <w:t> — the same design used by WHO-EWARN, APSED, and comparable LMIC systems:</w:t>
      </w:r>
    </w:p>
    <w:p w14:paraId="77D7E736" w14:textId="77777777" w:rsidR="00A61285" w:rsidRPr="00A61285" w:rsidRDefault="00A61285" w:rsidP="00A61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Tier 1 — CHW structured checklist</w:t>
      </w:r>
      <w:r w:rsidRPr="00A61285">
        <w:rPr>
          <w:rFonts w:ascii="Times New Roman" w:eastAsia="Times New Roman" w:hAnsi="Times New Roman" w:cs="Times New Roman"/>
          <w:kern w:val="0"/>
          <w14:ligatures w14:val="none"/>
        </w:rPr>
        <w:t>: Community health workers report via a mobile checklist requiring ≥2 of: acute onset, ≥2 affected persons, known or suspected product contact. Events not meeting criteria are logged but no dispatch is triggered.</w:t>
      </w:r>
    </w:p>
    <w:p w14:paraId="30CDF4F6" w14:textId="77777777" w:rsidR="00A61285" w:rsidRPr="00A61285" w:rsidRDefault="00A61285" w:rsidP="00A6128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Tier 2 — EHP call-back within 24 hours</w:t>
      </w:r>
      <w:r w:rsidRPr="00A61285">
        <w:rPr>
          <w:rFonts w:ascii="Times New Roman" w:eastAsia="Times New Roman" w:hAnsi="Times New Roman" w:cs="Times New Roman"/>
          <w:kern w:val="0"/>
          <w14:ligatures w14:val="none"/>
        </w:rPr>
        <w:t>: A provincial EHP calls back to confirm before committing to on-site investigation.</w:t>
      </w:r>
    </w:p>
    <w:p w14:paraId="683B3C09"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With a two-tier filter, the effective net FP rate drops to approximately 8–12% — within the investigation capacity modelled in the </w:t>
      </w:r>
      <w:hyperlink r:id="rId31"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w:t>
      </w:r>
      <w:commentRangeEnd w:id="44"/>
      <w:r w:rsidR="004942FF" w:rsidRPr="00A61285">
        <w:rPr>
          <w:rStyle w:val="CommentReference"/>
          <w:rFonts w:ascii="Times New Roman" w:eastAsia="Times New Roman" w:hAnsi="Times New Roman" w:cs="Times New Roman"/>
          <w:kern w:val="0"/>
          <w:sz w:val="24"/>
          <w:szCs w:val="24"/>
          <w14:ligatures w14:val="none"/>
        </w:rPr>
        <w:commentReference w:id="44"/>
      </w:r>
    </w:p>
    <w:p w14:paraId="437B07BA"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commentRangeStart w:id="45"/>
      <w:r w:rsidRPr="00A61285">
        <w:rPr>
          <w:rFonts w:ascii="Times New Roman" w:eastAsia="Times New Roman" w:hAnsi="Times New Roman" w:cs="Times New Roman"/>
          <w:b/>
          <w:bCs/>
          <w:kern w:val="0"/>
          <w14:ligatures w14:val="none"/>
        </w:rPr>
        <w:t>Two</w:t>
      </w:r>
      <w:commentRangeEnd w:id="45"/>
      <w:r w:rsidR="00920004" w:rsidRPr="00A61285">
        <w:rPr>
          <w:rStyle w:val="CommentReference"/>
          <w:rFonts w:ascii="Times New Roman" w:eastAsia="Times New Roman" w:hAnsi="Times New Roman" w:cs="Times New Roman"/>
          <w:b/>
          <w:bCs/>
          <w:kern w:val="0"/>
          <w:sz w:val="24"/>
          <w:szCs w:val="24"/>
          <w14:ligatures w14:val="none"/>
        </w:rPr>
        <w:commentReference w:id="45"/>
      </w:r>
      <w:r w:rsidRPr="00A61285">
        <w:rPr>
          <w:rFonts w:ascii="Times New Roman" w:eastAsia="Times New Roman" w:hAnsi="Times New Roman" w:cs="Times New Roman"/>
          <w:b/>
          <w:bCs/>
          <w:kern w:val="0"/>
          <w14:ligatures w14:val="none"/>
        </w:rPr>
        <w:t>-stage rollout — Free State and Gauteng first.</w:t>
      </w:r>
      <w:r w:rsidRPr="00A61285">
        <w:rPr>
          <w:rFonts w:ascii="Times New Roman" w:eastAsia="Times New Roman" w:hAnsi="Times New Roman" w:cs="Times New Roman"/>
          <w:kern w:val="0"/>
          <w14:ligatures w14:val="none"/>
        </w:rPr>
        <w:t> These two provinces account for an estimated </w:t>
      </w:r>
      <w:r w:rsidRPr="00A61285">
        <w:rPr>
          <w:rFonts w:ascii="Times New Roman" w:eastAsia="Times New Roman" w:hAnsi="Times New Roman" w:cs="Times New Roman"/>
          <w:b/>
          <w:bCs/>
          <w:kern w:val="0"/>
          <w14:ligatures w14:val="none"/>
        </w:rPr>
        <w:t>~50% of the annual pesticide-poisoning burden</w:t>
      </w:r>
      <w:r w:rsidRPr="00A61285">
        <w:rPr>
          <w:rFonts w:ascii="Times New Roman" w:eastAsia="Times New Roman" w:hAnsi="Times New Roman" w:cs="Times New Roman"/>
          <w:kern w:val="0"/>
          <w14:ligatures w14:val="none"/>
        </w:rPr>
        <w:t> (working assumption; to be confirmed against the MVP pilot’s geographic distribution from NMC, NHLS, and PIH data). Comparable LMIC systems have achieved P_detect in the range 0.25–0.55 — 1.3–2.9× the MVP ceiling.</w:t>
      </w:r>
    </w:p>
    <w:tbl>
      <w:tblPr>
        <w:tblW w:w="11985"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659"/>
        <w:gridCol w:w="1875"/>
        <w:gridCol w:w="1666"/>
        <w:gridCol w:w="1009"/>
        <w:gridCol w:w="1687"/>
        <w:gridCol w:w="4089"/>
      </w:tblGrid>
      <w:tr w:rsidR="00A61285" w:rsidRPr="00A61285" w14:paraId="19CB6CDD"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61E437F8"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Stage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0B44174A"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Provinces</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E3E1E77"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Est. burden share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02397FE"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Setup cost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308AC02B"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Operating cost/yr</w:t>
            </w:r>
          </w:p>
        </w:tc>
        <w:tc>
          <w:tcPr>
            <w:tcW w:w="0" w:type="auto"/>
            <w:tcBorders>
              <w:top w:val="single" w:sz="2" w:space="0" w:color="auto"/>
              <w:left w:val="single" w:sz="2" w:space="0" w:color="auto"/>
              <w:bottom w:val="single" w:sz="6" w:space="0" w:color="0D47A1"/>
              <w:right w:val="single" w:sz="2" w:space="0" w:color="auto"/>
            </w:tcBorders>
            <w:vAlign w:val="center"/>
            <w:hideMark/>
          </w:tcPr>
          <w:p w14:paraId="55FB03BE"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Go/no-go criterion</w:t>
            </w:r>
          </w:p>
        </w:tc>
      </w:tr>
      <w:tr w:rsidR="00A61285" w:rsidRPr="00A61285" w14:paraId="4B43D433"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2C1C0FC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3 pilot</w:t>
            </w:r>
          </w:p>
        </w:tc>
        <w:tc>
          <w:tcPr>
            <w:tcW w:w="0" w:type="auto"/>
            <w:tcBorders>
              <w:top w:val="single" w:sz="2" w:space="0" w:color="auto"/>
              <w:left w:val="single" w:sz="2" w:space="0" w:color="auto"/>
              <w:bottom w:val="single" w:sz="6" w:space="0" w:color="auto"/>
              <w:right w:val="single" w:sz="2" w:space="0" w:color="auto"/>
            </w:tcBorders>
            <w:vAlign w:val="center"/>
            <w:hideMark/>
          </w:tcPr>
          <w:p w14:paraId="4B96600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State + Gauteng</w:t>
            </w:r>
          </w:p>
        </w:tc>
        <w:tc>
          <w:tcPr>
            <w:tcW w:w="0" w:type="auto"/>
            <w:tcBorders>
              <w:top w:val="single" w:sz="2" w:space="0" w:color="auto"/>
              <w:left w:val="single" w:sz="2" w:space="0" w:color="auto"/>
              <w:bottom w:val="single" w:sz="6" w:space="0" w:color="auto"/>
              <w:right w:val="single" w:sz="2" w:space="0" w:color="auto"/>
            </w:tcBorders>
            <w:vAlign w:val="center"/>
            <w:hideMark/>
          </w:tcPr>
          <w:p w14:paraId="62EE7D07"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~50%</w:t>
            </w:r>
          </w:p>
        </w:tc>
        <w:tc>
          <w:tcPr>
            <w:tcW w:w="0" w:type="auto"/>
            <w:tcBorders>
              <w:top w:val="single" w:sz="2" w:space="0" w:color="auto"/>
              <w:left w:val="single" w:sz="2" w:space="0" w:color="auto"/>
              <w:bottom w:val="single" w:sz="6" w:space="0" w:color="auto"/>
              <w:right w:val="single" w:sz="2" w:space="0" w:color="auto"/>
            </w:tcBorders>
            <w:vAlign w:val="center"/>
            <w:hideMark/>
          </w:tcPr>
          <w:p w14:paraId="723F4DE1"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~R1M</w:t>
            </w:r>
          </w:p>
        </w:tc>
        <w:tc>
          <w:tcPr>
            <w:tcW w:w="0" w:type="auto"/>
            <w:tcBorders>
              <w:top w:val="single" w:sz="2" w:space="0" w:color="auto"/>
              <w:left w:val="single" w:sz="2" w:space="0" w:color="auto"/>
              <w:bottom w:val="single" w:sz="6" w:space="0" w:color="auto"/>
              <w:right w:val="single" w:sz="2" w:space="0" w:color="auto"/>
            </w:tcBorders>
            <w:vAlign w:val="center"/>
            <w:hideMark/>
          </w:tcPr>
          <w:p w14:paraId="019BB6DD"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~R0.8M/yr</w:t>
            </w:r>
          </w:p>
        </w:tc>
        <w:tc>
          <w:tcPr>
            <w:tcW w:w="0" w:type="auto"/>
            <w:tcBorders>
              <w:top w:val="single" w:sz="2" w:space="0" w:color="auto"/>
              <w:left w:val="single" w:sz="2" w:space="0" w:color="auto"/>
              <w:bottom w:val="single" w:sz="6" w:space="0" w:color="auto"/>
              <w:right w:val="single" w:sz="2" w:space="0" w:color="auto"/>
            </w:tcBorders>
            <w:vAlign w:val="center"/>
            <w:hideMark/>
          </w:tcPr>
          <w:p w14:paraId="4DC2F52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Month 12: net P_detect &gt;35% and net FP &lt;15%</w:t>
            </w:r>
          </w:p>
        </w:tc>
      </w:tr>
      <w:tr w:rsidR="00A61285" w:rsidRPr="00A61285" w14:paraId="1F88F908"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430979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Option 3 national</w:t>
            </w:r>
          </w:p>
        </w:tc>
        <w:tc>
          <w:tcPr>
            <w:tcW w:w="0" w:type="auto"/>
            <w:tcBorders>
              <w:top w:val="single" w:sz="2" w:space="0" w:color="auto"/>
              <w:left w:val="single" w:sz="2" w:space="0" w:color="auto"/>
              <w:bottom w:val="single" w:sz="6" w:space="0" w:color="auto"/>
              <w:right w:val="single" w:sz="2" w:space="0" w:color="auto"/>
            </w:tcBorders>
            <w:vAlign w:val="center"/>
            <w:hideMark/>
          </w:tcPr>
          <w:p w14:paraId="57339D3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All 9 provinces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72235DBC"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100%</w:t>
            </w:r>
          </w:p>
        </w:tc>
        <w:tc>
          <w:tcPr>
            <w:tcW w:w="0" w:type="auto"/>
            <w:tcBorders>
              <w:top w:val="single" w:sz="2" w:space="0" w:color="auto"/>
              <w:left w:val="single" w:sz="2" w:space="0" w:color="auto"/>
              <w:bottom w:val="single" w:sz="6" w:space="0" w:color="auto"/>
              <w:right w:val="single" w:sz="2" w:space="0" w:color="auto"/>
            </w:tcBorders>
            <w:vAlign w:val="center"/>
            <w:hideMark/>
          </w:tcPr>
          <w:p w14:paraId="51CFE0D1"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~R3.5M</w:t>
            </w:r>
          </w:p>
        </w:tc>
        <w:tc>
          <w:tcPr>
            <w:tcW w:w="0" w:type="auto"/>
            <w:tcBorders>
              <w:top w:val="single" w:sz="2" w:space="0" w:color="auto"/>
              <w:left w:val="single" w:sz="2" w:space="0" w:color="auto"/>
              <w:bottom w:val="single" w:sz="6" w:space="0" w:color="auto"/>
              <w:right w:val="single" w:sz="2" w:space="0" w:color="auto"/>
            </w:tcBorders>
            <w:vAlign w:val="center"/>
            <w:hideMark/>
          </w:tcPr>
          <w:p w14:paraId="2EF0A4F1"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~R2.5M/yr</w:t>
            </w:r>
          </w:p>
        </w:tc>
        <w:tc>
          <w:tcPr>
            <w:tcW w:w="0" w:type="auto"/>
            <w:tcBorders>
              <w:top w:val="single" w:sz="2" w:space="0" w:color="auto"/>
              <w:left w:val="single" w:sz="2" w:space="0" w:color="auto"/>
              <w:bottom w:val="single" w:sz="6" w:space="0" w:color="auto"/>
              <w:right w:val="single" w:sz="2" w:space="0" w:color="auto"/>
            </w:tcBorders>
            <w:vAlign w:val="center"/>
            <w:hideMark/>
          </w:tcPr>
          <w:p w14:paraId="60F4846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Conditional on pilot outcome</w:t>
            </w:r>
          </w:p>
        </w:tc>
      </w:tr>
    </w:tbl>
    <w:p w14:paraId="64C65A8E"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lastRenderedPageBreak/>
        <w:t>The cost range (R1M–R3.5M setup; R0.8M–R2.5M/yr operating — approximately 6–18× the MVP operating cost) directly reflects the two-stage choice.</w:t>
      </w:r>
    </w:p>
    <w:p w14:paraId="288CF1B3"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Option 3 (community layer) operating cost range</w:t>
      </w:r>
    </w:p>
    <w:p w14:paraId="42211A06"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commentRangeStart w:id="46"/>
      <w:r w:rsidRPr="00A61285">
        <w:rPr>
          <w:rFonts w:ascii="Times New Roman" w:eastAsia="Times New Roman" w:hAnsi="Times New Roman" w:cs="Times New Roman"/>
          <w:b/>
          <w:bCs/>
          <w:color w:val="1A237E"/>
          <w:kern w:val="0"/>
          <w:sz w:val="27"/>
          <w:szCs w:val="27"/>
          <w14:ligatures w14:val="none"/>
        </w:rPr>
        <w:t>Option 4 — NMC case investigation form + agricultural extension </w:t>
      </w:r>
      <w:r w:rsidRPr="00A61285">
        <w:rPr>
          <w:rFonts w:ascii="Times New Roman" w:eastAsia="Times New Roman" w:hAnsi="Times New Roman" w:cs="Times New Roman"/>
          <w:b/>
          <w:bCs/>
          <w:i/>
          <w:iCs/>
          <w:color w:val="1A237E"/>
          <w:kern w:val="0"/>
          <w:sz w:val="27"/>
          <w:szCs w:val="27"/>
          <w14:ligatures w14:val="none"/>
        </w:rPr>
        <w:t>(bridge to coordination)</w:t>
      </w:r>
    </w:p>
    <w:p w14:paraId="0AF0224A"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Surveillance </w:t>
      </w:r>
      <w:r w:rsidRPr="00A61285">
        <w:rPr>
          <w:rFonts w:ascii="Times New Roman" w:eastAsia="Times New Roman" w:hAnsi="Times New Roman" w:cs="Times New Roman"/>
          <w:i/>
          <w:iCs/>
          <w:kern w:val="0"/>
          <w14:ligatures w14:val="none"/>
        </w:rPr>
        <w:t>counts</w:t>
      </w:r>
      <w:r w:rsidRPr="00A61285">
        <w:rPr>
          <w:rFonts w:ascii="Times New Roman" w:eastAsia="Times New Roman" w:hAnsi="Times New Roman" w:cs="Times New Roman"/>
          <w:kern w:val="0"/>
          <w14:ligatures w14:val="none"/>
        </w:rPr>
        <w:t> cases; </w:t>
      </w:r>
      <w:r w:rsidRPr="00A61285">
        <w:rPr>
          <w:rFonts w:ascii="Times New Roman" w:eastAsia="Times New Roman" w:hAnsi="Times New Roman" w:cs="Times New Roman"/>
          <w:b/>
          <w:bCs/>
          <w:kern w:val="0"/>
          <w14:ligatures w14:val="none"/>
        </w:rPr>
        <w:t>investigation</w:t>
      </w:r>
      <w:r w:rsidRPr="00A61285">
        <w:rPr>
          <w:rFonts w:ascii="Times New Roman" w:eastAsia="Times New Roman" w:hAnsi="Times New Roman" w:cs="Times New Roman"/>
          <w:kern w:val="0"/>
          <w14:ligatures w14:val="none"/>
        </w:rPr>
        <w:t> captures the source, the product, and the trigger for source removal. The NDoH </w:t>
      </w:r>
      <w:hyperlink r:id="rId32" w:tgtFrame="_blank" w:history="1">
        <w:r w:rsidRPr="00A61285">
          <w:rPr>
            <w:rFonts w:ascii="Times New Roman" w:eastAsia="Times New Roman" w:hAnsi="Times New Roman" w:cs="Times New Roman"/>
            <w:i/>
            <w:iCs/>
            <w:color w:val="0D47A1"/>
            <w:kern w:val="0"/>
            <w:u w:val="single"/>
            <w14:ligatures w14:val="none"/>
          </w:rPr>
          <w:t>Guideline for the Investigation of Human Chemical Poisoning</w:t>
        </w:r>
        <w:r w:rsidRPr="00A61285">
          <w:rPr>
            <w:rFonts w:ascii="Times New Roman" w:eastAsia="Times New Roman" w:hAnsi="Times New Roman" w:cs="Times New Roman"/>
            <w:color w:val="0D47A1"/>
            <w:kern w:val="0"/>
            <w:u w:val="single"/>
            <w14:ligatures w14:val="none"/>
          </w:rPr>
          <w:t> (2023)</w:t>
        </w:r>
      </w:hyperlink>
      <w:r w:rsidRPr="00A61285">
        <w:rPr>
          <w:rFonts w:ascii="Times New Roman" w:eastAsia="Times New Roman" w:hAnsi="Times New Roman" w:cs="Times New Roman"/>
          <w:kern w:val="0"/>
          <w14:ligatures w14:val="none"/>
        </w:rPr>
        <w:t> already defines a structured Case Investigation Form (CIF) that EHPs and clinicians are expected to complete within 48 hours of any chemical-poisoning notification — but uptake is inconsistent, the form is not embedded in the NMC workflow, and it lacks interventions that are carried out by DOA (source removal). In addition, occupational exposure (if appropriate) ought to be captured.</w:t>
      </w:r>
    </w:p>
    <w:p w14:paraId="396016A6"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This option does two complementary things and is the </w:t>
      </w:r>
      <w:r w:rsidRPr="00A61285">
        <w:rPr>
          <w:rFonts w:ascii="Times New Roman" w:eastAsia="Times New Roman" w:hAnsi="Times New Roman" w:cs="Times New Roman"/>
          <w:b/>
          <w:bCs/>
          <w:kern w:val="0"/>
          <w14:ligatures w14:val="none"/>
        </w:rPr>
        <w:t>minimum surveillance-side investment required to make the </w:t>
      </w:r>
      <w:hyperlink r:id="rId33" w:tgtFrame="_blank" w:history="1">
        <w:r w:rsidRPr="00A61285">
          <w:rPr>
            <w:rFonts w:ascii="Times New Roman" w:eastAsia="Times New Roman" w:hAnsi="Times New Roman" w:cs="Times New Roman"/>
            <w:color w:val="0D47A1"/>
            <w:kern w:val="0"/>
            <w:u w:val="single"/>
            <w14:ligatures w14:val="none"/>
          </w:rPr>
          <w:t>Coordination response</w:t>
        </w:r>
      </w:hyperlink>
      <w:r w:rsidRPr="00A61285">
        <w:rPr>
          <w:rFonts w:ascii="Times New Roman" w:eastAsia="Times New Roman" w:hAnsi="Times New Roman" w:cs="Times New Roman"/>
          <w:b/>
          <w:bCs/>
          <w:kern w:val="0"/>
          <w14:ligatures w14:val="none"/>
        </w:rPr>
        <w:t> operational</w:t>
      </w:r>
      <w:r w:rsidRPr="00A61285">
        <w:rPr>
          <w:rFonts w:ascii="Times New Roman" w:eastAsia="Times New Roman" w:hAnsi="Times New Roman" w:cs="Times New Roman"/>
          <w:kern w:val="0"/>
          <w14:ligatures w14:val="none"/>
        </w:rPr>
        <w:t>:</w:t>
      </w:r>
    </w:p>
    <w:p w14:paraId="3651A6C3" w14:textId="77777777" w:rsidR="00A61285" w:rsidRPr="00A61285" w:rsidRDefault="00A61285" w:rsidP="00A61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Operationalise the existing NDoH CIF inside NMC.</w:t>
      </w:r>
      <w:r w:rsidRPr="00A61285">
        <w:rPr>
          <w:rFonts w:ascii="Times New Roman" w:eastAsia="Times New Roman" w:hAnsi="Times New Roman" w:cs="Times New Roman"/>
          <w:kern w:val="0"/>
          <w14:ligatures w14:val="none"/>
        </w:rPr>
        <w:t> Embed the 2023 guideline’s investigation fields as a structured second-stage form auto-triggered by any pesticide-poisoning notification — whether the notification originates from NMC, the Option 2 PIH MVD ingest, or the Option 1 BChE auto-notify rule. EHPs receive a workflow alert; CIF completion within 48 hours becomes a tracked NMC performance indicator (district-level KPI, reported quarterly).</w:t>
      </w:r>
    </w:p>
    <w:p w14:paraId="7577531D" w14:textId="77777777" w:rsidR="00A61285" w:rsidRPr="00A61285" w:rsidRDefault="00A61285" w:rsidP="00A6128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Add an agricultural-investigation extension module.</w:t>
      </w:r>
      <w:r w:rsidRPr="00A61285">
        <w:rPr>
          <w:rFonts w:ascii="Times New Roman" w:eastAsia="Times New Roman" w:hAnsi="Times New Roman" w:cs="Times New Roman"/>
          <w:kern w:val="0"/>
          <w14:ligatures w14:val="none"/>
        </w:rPr>
        <w:t> Additional structured fields layered onto the CIF for:</w:t>
      </w:r>
    </w:p>
    <w:p w14:paraId="7DBC7C4A" w14:textId="77777777" w:rsidR="00A61285" w:rsidRPr="00A61285" w:rsidRDefault="00A61285" w:rsidP="00A612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Product origin:</w:t>
      </w:r>
      <w:r w:rsidRPr="00A61285">
        <w:rPr>
          <w:rFonts w:ascii="Times New Roman" w:eastAsia="Times New Roman" w:hAnsi="Times New Roman" w:cs="Times New Roman"/>
          <w:kern w:val="0"/>
          <w14:ligatures w14:val="none"/>
        </w:rPr>
        <w:t> formal retail / informal repackaged / agricultural concentrate / unknown;</w:t>
      </w:r>
    </w:p>
    <w:p w14:paraId="42F90D5B" w14:textId="77777777" w:rsidR="00A61285" w:rsidRPr="00A61285" w:rsidRDefault="00A61285" w:rsidP="00A612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AfriTox-coded agent name</w:t>
      </w:r>
      <w:r w:rsidRPr="00A61285">
        <w:rPr>
          <w:rFonts w:ascii="Times New Roman" w:eastAsia="Times New Roman" w:hAnsi="Times New Roman" w:cs="Times New Roman"/>
          <w:kern w:val="0"/>
          <w14:ligatures w14:val="none"/>
        </w:rPr>
        <w:t> (reciprocal with the Option 2 drop-down so PIH-reported and NMC-confirmed agent names are directly comparable);</w:t>
      </w:r>
    </w:p>
    <w:p w14:paraId="67823A3E" w14:textId="77777777" w:rsidR="00A61285" w:rsidRPr="00A61285" w:rsidRDefault="00A61285" w:rsidP="00A612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Exposure context:</w:t>
      </w:r>
      <w:r w:rsidRPr="00A61285">
        <w:rPr>
          <w:rFonts w:ascii="Times New Roman" w:eastAsia="Times New Roman" w:hAnsi="Times New Roman" w:cs="Times New Roman"/>
          <w:kern w:val="0"/>
          <w14:ligatures w14:val="none"/>
        </w:rPr>
        <w:t> occupational (farm worker, applicator) / dietary / accidental / intentional / pediatric ingestion;</w:t>
      </w:r>
    </w:p>
    <w:p w14:paraId="0A0142BB" w14:textId="77777777" w:rsidR="00A61285" w:rsidRPr="00A61285" w:rsidRDefault="00A61285" w:rsidP="00A612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Site geolocation</w:t>
      </w:r>
      <w:r w:rsidRPr="00A61285">
        <w:rPr>
          <w:rFonts w:ascii="Times New Roman" w:eastAsia="Times New Roman" w:hAnsi="Times New Roman" w:cs="Times New Roman"/>
          <w:kern w:val="0"/>
          <w14:ligatures w14:val="none"/>
        </w:rPr>
        <w:t> (farm GPS / household / market / school) with district code;</w:t>
      </w:r>
    </w:p>
    <w:p w14:paraId="6D69AA1E" w14:textId="77777777" w:rsidR="00A61285" w:rsidRPr="00A61285" w:rsidRDefault="00A61285" w:rsidP="00A61285">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Source-removal trigger flag</w:t>
      </w:r>
      <w:r w:rsidRPr="00A61285">
        <w:rPr>
          <w:rFonts w:ascii="Times New Roman" w:eastAsia="Times New Roman" w:hAnsi="Times New Roman" w:cs="Times New Roman"/>
          <w:kern w:val="0"/>
          <w14:ligatures w14:val="none"/>
        </w:rPr>
        <w:t> — an explicit field that, when set by the EHP, hands the case off to the DALRRD-Act-36 + DoH source-removal workflow described in the </w:t>
      </w:r>
      <w:hyperlink r:id="rId34"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w:t>
      </w:r>
    </w:p>
    <w:p w14:paraId="09B024DB"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Cost.</w:t>
      </w:r>
      <w:r w:rsidRPr="00A61285">
        <w:rPr>
          <w:rFonts w:ascii="Times New Roman" w:eastAsia="Times New Roman" w:hAnsi="Times New Roman" w:cs="Times New Roman"/>
          <w:kern w:val="0"/>
          <w14:ligatures w14:val="none"/>
        </w:rPr>
        <w:t> ~R45,000 setup (form-template build into the NMC platform; one-day inter-departmental design workshop with NDoH EHP directorate, DALRRD Act-36 registrar, NICD, and PIH) and ~R35,000/yr operating (NICD analyst 0.04 FTE × R650k DPSA L10-11 for form-completion QA, drop-down maintenance and quarterly performance reporting to NDoH). </w:t>
      </w:r>
      <w:r w:rsidRPr="00A61285">
        <w:rPr>
          <w:rFonts w:ascii="Times New Roman" w:eastAsia="Times New Roman" w:hAnsi="Times New Roman" w:cs="Times New Roman"/>
          <w:b/>
          <w:bCs/>
          <w:kern w:val="0"/>
          <w14:ligatures w14:val="none"/>
        </w:rPr>
        <w:t>No new headcount</w:t>
      </w:r>
      <w:r w:rsidRPr="00A61285">
        <w:rPr>
          <w:rFonts w:ascii="Times New Roman" w:eastAsia="Times New Roman" w:hAnsi="Times New Roman" w:cs="Times New Roman"/>
          <w:kern w:val="0"/>
          <w14:ligatures w14:val="none"/>
        </w:rPr>
        <w:t> — same DPSA L10-11 analyst anchor used for S0, Option 1 and Option 2; no new IT platform — the NMC notification system already supports structured secondary forms.</w:t>
      </w:r>
    </w:p>
    <w:p w14:paraId="4582A506"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lastRenderedPageBreak/>
        <w:t>P_detect impact.</w:t>
      </w:r>
      <w:r w:rsidRPr="00A61285">
        <w:rPr>
          <w:rFonts w:ascii="Times New Roman" w:eastAsia="Times New Roman" w:hAnsi="Times New Roman" w:cs="Times New Roman"/>
          <w:kern w:val="0"/>
          <w14:ligatures w14:val="none"/>
        </w:rPr>
        <w:t> Option 4 does not raise the share of true cases entering surveillance — that is the role of Options 1, 2 and 3. Its value is converting detected cases into actionable investigations: the data-quality bridge that lets the coordination response act on the right cases, with the right product information, at the right site. The agent-attribution field from Option 2 records the </w:t>
      </w:r>
      <w:r w:rsidRPr="00A61285">
        <w:rPr>
          <w:rFonts w:ascii="Times New Roman" w:eastAsia="Times New Roman" w:hAnsi="Times New Roman" w:cs="Times New Roman"/>
          <w:i/>
          <w:iCs/>
          <w:kern w:val="0"/>
          <w14:ligatures w14:val="none"/>
        </w:rPr>
        <w:t>what</w:t>
      </w:r>
      <w:r w:rsidRPr="00A61285">
        <w:rPr>
          <w:rFonts w:ascii="Times New Roman" w:eastAsia="Times New Roman" w:hAnsi="Times New Roman" w:cs="Times New Roman"/>
          <w:kern w:val="0"/>
          <w14:ligatures w14:val="none"/>
        </w:rPr>
        <w:t>; the CIF + agricultural extension records the </w:t>
      </w:r>
      <w:r w:rsidRPr="00A61285">
        <w:rPr>
          <w:rFonts w:ascii="Times New Roman" w:eastAsia="Times New Roman" w:hAnsi="Times New Roman" w:cs="Times New Roman"/>
          <w:i/>
          <w:iCs/>
          <w:kern w:val="0"/>
          <w14:ligatures w14:val="none"/>
        </w:rPr>
        <w:t>where, how, and who</w:t>
      </w:r>
      <w:r w:rsidRPr="00A61285">
        <w:rPr>
          <w:rFonts w:ascii="Times New Roman" w:eastAsia="Times New Roman" w:hAnsi="Times New Roman" w:cs="Times New Roman"/>
          <w:kern w:val="0"/>
          <w14:ligatures w14:val="none"/>
        </w:rPr>
        <w:t>.</w:t>
      </w:r>
    </w:p>
    <w:p w14:paraId="4001AB40"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Governance.</w:t>
      </w:r>
      <w:r w:rsidRPr="00A61285">
        <w:rPr>
          <w:rFonts w:ascii="Times New Roman" w:eastAsia="Times New Roman" w:hAnsi="Times New Roman" w:cs="Times New Roman"/>
          <w:kern w:val="0"/>
          <w14:ligatures w14:val="none"/>
        </w:rPr>
        <w:t> The form lives inside NMC; build, governance and KPIs are NDoH-owned surveillance infrastructure. The </w:t>
      </w:r>
      <w:hyperlink r:id="rId35"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 </w:t>
      </w:r>
      <w:r w:rsidRPr="00A61285">
        <w:rPr>
          <w:rFonts w:ascii="Times New Roman" w:eastAsia="Times New Roman" w:hAnsi="Times New Roman" w:cs="Times New Roman"/>
          <w:i/>
          <w:iCs/>
          <w:kern w:val="0"/>
          <w14:ligatures w14:val="none"/>
        </w:rPr>
        <w:t>consumes</w:t>
      </w:r>
      <w:r w:rsidRPr="00A61285">
        <w:rPr>
          <w:rFonts w:ascii="Times New Roman" w:eastAsia="Times New Roman" w:hAnsi="Times New Roman" w:cs="Times New Roman"/>
          <w:kern w:val="0"/>
          <w14:ligatures w14:val="none"/>
        </w:rPr>
        <w:t> the structured CIF outputs to trigger source removal and inter-departmental escalation. No new legislation required: the CIF exists in the 2023 guideline; Section 90 of the National Health Act and the NMC regulations already authorise the data flows.</w:t>
      </w:r>
      <w:commentRangeEnd w:id="46"/>
      <w:r w:rsidR="006279EB" w:rsidRPr="00A61285">
        <w:rPr>
          <w:rStyle w:val="CommentReference"/>
          <w:rFonts w:ascii="Times New Roman" w:eastAsia="Times New Roman" w:hAnsi="Times New Roman" w:cs="Times New Roman"/>
          <w:kern w:val="0"/>
          <w:sz w:val="24"/>
          <w:szCs w:val="24"/>
          <w14:ligatures w14:val="none"/>
        </w:rPr>
        <w:commentReference w:id="46"/>
      </w:r>
    </w:p>
    <w:p w14:paraId="1B138873"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Option 5 — Sentinel live-patient toxicology </w:t>
      </w:r>
      <w:r w:rsidRPr="00A61285">
        <w:rPr>
          <w:rFonts w:ascii="Times New Roman" w:eastAsia="Times New Roman" w:hAnsi="Times New Roman" w:cs="Times New Roman"/>
          <w:b/>
          <w:bCs/>
          <w:i/>
          <w:iCs/>
          <w:color w:val="1A237E"/>
          <w:kern w:val="0"/>
          <w:sz w:val="27"/>
          <w:szCs w:val="27"/>
          <w14:ligatures w14:val="none"/>
        </w:rPr>
        <w:t>(</w:t>
      </w:r>
      <w:r w:rsidRPr="00A61285">
        <w:rPr>
          <w:rFonts w:ascii="Segoe UI Symbol" w:eastAsia="Times New Roman" w:hAnsi="Segoe UI Symbol" w:cs="Segoe UI Symbol"/>
          <w:b/>
          <w:bCs/>
          <w:i/>
          <w:iCs/>
          <w:color w:val="1A237E"/>
          <w:kern w:val="0"/>
          <w:sz w:val="27"/>
          <w:szCs w:val="27"/>
          <w14:ligatures w14:val="none"/>
        </w:rPr>
        <w:t>★</w:t>
      </w:r>
      <w:r w:rsidRPr="00A61285">
        <w:rPr>
          <w:rFonts w:ascii="Times New Roman" w:eastAsia="Times New Roman" w:hAnsi="Times New Roman" w:cs="Times New Roman"/>
          <w:b/>
          <w:bCs/>
          <w:i/>
          <w:iCs/>
          <w:color w:val="1A237E"/>
          <w:kern w:val="0"/>
          <w:sz w:val="27"/>
          <w:szCs w:val="27"/>
          <w14:ligatures w14:val="none"/>
        </w:rPr>
        <w:t xml:space="preserve"> recommended, medium term — distinct purpose, research-funded)</w:t>
      </w:r>
    </w:p>
    <w:p w14:paraId="57666138"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NHLS currently performs chemical toxicology (qualitative/quantitative pesticide assays) </w:t>
      </w:r>
      <w:r w:rsidRPr="00A61285">
        <w:rPr>
          <w:rFonts w:ascii="Times New Roman" w:eastAsia="Times New Roman" w:hAnsi="Times New Roman" w:cs="Times New Roman"/>
          <w:b/>
          <w:bCs/>
          <w:kern w:val="0"/>
          <w14:ligatures w14:val="none"/>
        </w:rPr>
        <w:t>post-mortem only</w:t>
      </w:r>
      <w:r w:rsidRPr="00A61285">
        <w:rPr>
          <w:rFonts w:ascii="Times New Roman" w:eastAsia="Times New Roman" w:hAnsi="Times New Roman" w:cs="Times New Roman"/>
          <w:kern w:val="0"/>
          <w14:ligatures w14:val="none"/>
        </w:rPr>
        <w:t>. There is no live-patient toxicology capability. Option 5 funds a sentinel tertiary site (e.g. CHB) to perform live-patient chemical toxicology and/or mass spectometry, scaling to 4–5 sites in phase 2–3. This will only capture ~ 323 severe poisoning cases.</w:t>
      </w:r>
    </w:p>
    <w:p w14:paraId="0DAC7917" w14:textId="77777777" w:rsidR="00A61285" w:rsidRPr="00A61285" w:rsidRDefault="00A61285" w:rsidP="00A61285">
      <w:pPr>
        <w:spacing w:before="100" w:beforeAutospacing="1"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Forensic chemistry is fully de-identified and not fit for surveillance linkage.</w:t>
      </w:r>
      <w:r w:rsidRPr="00A61285">
        <w:rPr>
          <w:rFonts w:ascii="Times New Roman" w:eastAsia="Times New Roman" w:hAnsi="Times New Roman" w:cs="Times New Roman"/>
          <w:kern w:val="0"/>
          <w14:ligatures w14:val="none"/>
        </w:rPr>
        <w:t> No patient, facility, or case-linkage identifiers: cannot be matched to NMC or PIH records without structural re-design of specimen accessioning. The </w:t>
      </w:r>
      <w:r w:rsidRPr="00A61285">
        <w:rPr>
          <w:rFonts w:ascii="Times New Roman" w:eastAsia="Times New Roman" w:hAnsi="Times New Roman" w:cs="Times New Roman"/>
          <w:b/>
          <w:bCs/>
          <w:kern w:val="0"/>
          <w14:ligatures w14:val="none"/>
        </w:rPr>
        <w:t>MLDI system</w:t>
      </w:r>
      <w:r w:rsidRPr="00A61285">
        <w:rPr>
          <w:rFonts w:ascii="Times New Roman" w:eastAsia="Times New Roman" w:hAnsi="Times New Roman" w:cs="Times New Roman"/>
          <w:kern w:val="0"/>
          <w14:ligatures w14:val="none"/>
        </w:rPr>
        <w:t> is the longer-term pathway for surveillance-ready post-mortem toxicology — a separate workstream from Option 5.</w:t>
      </w:r>
    </w:p>
    <w:p w14:paraId="2CAE0F5E"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Option 5 has a different purpose from Options 1 and 2</w:t>
      </w:r>
      <w:r w:rsidRPr="00A61285">
        <w:rPr>
          <w:rFonts w:ascii="Times New Roman" w:eastAsia="Times New Roman" w:hAnsi="Times New Roman" w:cs="Times New Roman"/>
          <w:kern w:val="0"/>
          <w14:ligatures w14:val="none"/>
        </w:rPr>
        <w:t> and is </w:t>
      </w:r>
      <w:r w:rsidRPr="00A61285">
        <w:rPr>
          <w:rFonts w:ascii="Times New Roman" w:eastAsia="Times New Roman" w:hAnsi="Times New Roman" w:cs="Times New Roman"/>
          <w:i/>
          <w:iCs/>
          <w:kern w:val="0"/>
          <w14:ligatures w14:val="none"/>
        </w:rPr>
        <w:t>not</w:t>
      </w:r>
      <w:r w:rsidRPr="00A61285">
        <w:rPr>
          <w:rFonts w:ascii="Times New Roman" w:eastAsia="Times New Roman" w:hAnsi="Times New Roman" w:cs="Times New Roman"/>
          <w:kern w:val="0"/>
          <w14:ligatures w14:val="none"/>
        </w:rPr>
        <w:t> a detection-coverage uplift. Options 1 and 2 raise the share of true cases entering surveillance. </w:t>
      </w:r>
      <w:r w:rsidRPr="00A61285">
        <w:rPr>
          <w:rFonts w:ascii="Times New Roman" w:eastAsia="Times New Roman" w:hAnsi="Times New Roman" w:cs="Times New Roman"/>
          <w:b/>
          <w:bCs/>
          <w:kern w:val="0"/>
          <w14:ligatures w14:val="none"/>
        </w:rPr>
        <w:t>Option 5 identifies the chemical agents found in severely poisoned living patients at sentinel sites</w:t>
      </w:r>
      <w:r w:rsidRPr="00A61285">
        <w:rPr>
          <w:rFonts w:ascii="Times New Roman" w:eastAsia="Times New Roman" w:hAnsi="Times New Roman" w:cs="Times New Roman"/>
          <w:kern w:val="0"/>
          <w14:ligatures w14:val="none"/>
        </w:rPr>
        <w:t> — the missing evidence base for product-specific regulation (see </w:t>
      </w:r>
      <w:hyperlink r:id="rId36" w:tgtFrame="_blank" w:history="1">
        <w:r w:rsidRPr="00A61285">
          <w:rPr>
            <w:rFonts w:ascii="Times New Roman" w:eastAsia="Times New Roman" w:hAnsi="Times New Roman" w:cs="Times New Roman"/>
            <w:color w:val="0D47A1"/>
            <w:kern w:val="0"/>
            <w:u w:val="single"/>
            <w14:ligatures w14:val="none"/>
          </w:rPr>
          <w:t>Terbufos brief</w:t>
        </w:r>
      </w:hyperlink>
      <w:r w:rsidRPr="00A61285">
        <w:rPr>
          <w:rFonts w:ascii="Times New Roman" w:eastAsia="Times New Roman" w:hAnsi="Times New Roman" w:cs="Times New Roman"/>
          <w:kern w:val="0"/>
          <w14:ligatures w14:val="none"/>
        </w:rPr>
        <w:t>). Without it, ~10,000 survivors/year are recorded with agent “unknown / suspected” and targeted product restriction has no quantitative footing. Some signal is captured in the SAMRC Injury and Mortality Survey (Prinsloo et al.) (*** NOTE FOR THE AUTHOR ***).</w:t>
      </w:r>
    </w:p>
    <w:p w14:paraId="2C9062D7"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Cost: ~R1.2M pilot site → ~R3.6M for 5-site rollout, 6–12 months. Funded from research-surveillance streams (SAMRC, Bloomberg, Gates), not the surveillance operating budget. Full quantitative concept in the </w:t>
      </w:r>
      <w:hyperlink r:id="rId37" w:tgtFrame="_blank" w:history="1">
        <w:r w:rsidRPr="00A61285">
          <w:rPr>
            <w:rFonts w:ascii="Times New Roman" w:eastAsia="Times New Roman" w:hAnsi="Times New Roman" w:cs="Times New Roman"/>
            <w:color w:val="0D47A1"/>
            <w:kern w:val="0"/>
            <w:u w:val="single"/>
            <w14:ligatures w14:val="none"/>
          </w:rPr>
          <w:t>sentinel toxicology appendix</w:t>
        </w:r>
      </w:hyperlink>
      <w:r w:rsidRPr="00A61285">
        <w:rPr>
          <w:rFonts w:ascii="Times New Roman" w:eastAsia="Times New Roman" w:hAnsi="Times New Roman" w:cs="Times New Roman"/>
          <w:kern w:val="0"/>
          <w14:ligatures w14:val="none"/>
        </w:rPr>
        <w:t>.</w:t>
      </w:r>
    </w:p>
    <w:p w14:paraId="3A2C95D7"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Option 5 (sentinel toxicology) costs</w:t>
      </w:r>
    </w:p>
    <w:p w14:paraId="5B7D3ABC"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Summary comparison</w:t>
      </w:r>
    </w:p>
    <w:tbl>
      <w:tblPr>
        <w:tblW w:w="13784"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3271"/>
        <w:gridCol w:w="1009"/>
        <w:gridCol w:w="1313"/>
        <w:gridCol w:w="1047"/>
        <w:gridCol w:w="1106"/>
        <w:gridCol w:w="1203"/>
        <w:gridCol w:w="1064"/>
        <w:gridCol w:w="991"/>
        <w:gridCol w:w="2780"/>
      </w:tblGrid>
      <w:tr w:rsidR="00A61285" w:rsidRPr="00A61285" w14:paraId="22E73B83" w14:textId="77777777">
        <w:trPr>
          <w:tblHeader/>
        </w:trPr>
        <w:tc>
          <w:tcPr>
            <w:tcW w:w="0" w:type="auto"/>
            <w:gridSpan w:val="9"/>
            <w:tcBorders>
              <w:top w:val="nil"/>
              <w:left w:val="nil"/>
              <w:bottom w:val="nil"/>
              <w:right w:val="nil"/>
            </w:tcBorders>
            <w:vAlign w:val="center"/>
            <w:hideMark/>
          </w:tcPr>
          <w:p w14:paraId="6E433222" w14:textId="77777777" w:rsidR="00A61285" w:rsidRPr="00A61285" w:rsidRDefault="00A61285" w:rsidP="00A61285">
            <w:pPr>
              <w:spacing w:after="0" w:line="240" w:lineRule="auto"/>
              <w:jc w:val="center"/>
              <w:rPr>
                <w:rFonts w:ascii="Times New Roman" w:eastAsia="Times New Roman" w:hAnsi="Times New Roman" w:cs="Times New Roman"/>
                <w:color w:val="6D7A86"/>
                <w:kern w:val="0"/>
                <w:sz w:val="23"/>
                <w:szCs w:val="23"/>
                <w14:ligatures w14:val="none"/>
              </w:rPr>
            </w:pPr>
            <w:r w:rsidRPr="00A61285">
              <w:rPr>
                <w:rFonts w:ascii="Times New Roman" w:eastAsia="Times New Roman" w:hAnsi="Times New Roman" w:cs="Times New Roman"/>
                <w:b/>
                <w:bCs/>
                <w:color w:val="6D7A86"/>
                <w:kern w:val="0"/>
                <w:sz w:val="23"/>
                <w:szCs w:val="23"/>
                <w14:ligatures w14:val="none"/>
              </w:rPr>
              <w:lastRenderedPageBreak/>
              <w:t>Intermediate-outcome costing analysis — surveillance options, base-case.</w:t>
            </w:r>
            <w:r w:rsidRPr="00A61285">
              <w:rPr>
                <w:rFonts w:ascii="Times New Roman" w:eastAsia="Times New Roman" w:hAnsi="Times New Roman" w:cs="Times New Roman"/>
                <w:color w:val="6D7A86"/>
                <w:kern w:val="0"/>
                <w:sz w:val="23"/>
                <w:szCs w:val="23"/>
                <w14:ligatures w14:val="none"/>
              </w:rPr>
              <w:t> Costs are 2024–25 ZAR; P_detect is the per-case detection probability anchored to the StatsSA MACOD 2023 mid-burden of 20,960 true cases/year. †</w:t>
            </w:r>
            <w:r w:rsidRPr="00A61285">
              <w:rPr>
                <w:rFonts w:ascii="Times New Roman" w:eastAsia="Times New Roman" w:hAnsi="Times New Roman" w:cs="Times New Roman"/>
                <w:b/>
                <w:bCs/>
                <w:color w:val="6D7A86"/>
                <w:kern w:val="0"/>
                <w:sz w:val="23"/>
                <w:szCs w:val="23"/>
                <w14:ligatures w14:val="none"/>
              </w:rPr>
              <w:t>R / pp</w:t>
            </w:r>
            <w:r w:rsidRPr="00A61285">
              <w:rPr>
                <w:rFonts w:ascii="Times New Roman" w:eastAsia="Times New Roman" w:hAnsi="Times New Roman" w:cs="Times New Roman"/>
                <w:color w:val="6D7A86"/>
                <w:kern w:val="0"/>
                <w:sz w:val="23"/>
                <w:szCs w:val="23"/>
                <w14:ligatures w14:val="none"/>
              </w:rPr>
              <w:t> = annual operating cost ÷ percentage-point gain in P_detect over status quo. Options 1 and 2 expand coverage within the formal health system. Option 5 is a parallel agent-attribution investment, not a coverage uplift. Option 4 is a data-quality / investigation-form upgrade that converts detected cases into source-removal hand-offs to the </w:t>
            </w:r>
            <w:hyperlink r:id="rId38" w:tgtFrame="_blank" w:history="1">
              <w:r w:rsidRPr="00A61285">
                <w:rPr>
                  <w:rFonts w:ascii="Times New Roman" w:eastAsia="Times New Roman" w:hAnsi="Times New Roman" w:cs="Times New Roman"/>
                  <w:color w:val="0D47A1"/>
                  <w:kern w:val="0"/>
                  <w:sz w:val="23"/>
                  <w:szCs w:val="23"/>
                  <w:u w:val="single"/>
                  <w14:ligatures w14:val="none"/>
                </w:rPr>
                <w:t>Coordination brief</w:t>
              </w:r>
            </w:hyperlink>
            <w:r w:rsidRPr="00A61285">
              <w:rPr>
                <w:rFonts w:ascii="Times New Roman" w:eastAsia="Times New Roman" w:hAnsi="Times New Roman" w:cs="Times New Roman"/>
                <w:color w:val="6D7A86"/>
                <w:kern w:val="0"/>
                <w:sz w:val="23"/>
                <w:szCs w:val="23"/>
                <w14:ligatures w14:val="none"/>
              </w:rPr>
              <w:t>; it does not raise P_detect by design. Option 3 is a Phase 2 community layer, commissioned conditional on (i) MVP pilot data confirming a structural rural/informal gap (≥40% of severe cases in low-facility-access districts after 6 months of MVP operation) </w:t>
            </w:r>
            <w:r w:rsidRPr="00A61285">
              <w:rPr>
                <w:rFonts w:ascii="Times New Roman" w:eastAsia="Times New Roman" w:hAnsi="Times New Roman" w:cs="Times New Roman"/>
                <w:b/>
                <w:bCs/>
                <w:color w:val="6D7A86"/>
                <w:kern w:val="0"/>
                <w:sz w:val="23"/>
                <w:szCs w:val="23"/>
                <w14:ligatures w14:val="none"/>
              </w:rPr>
              <w:t>and</w:t>
            </w:r>
            <w:r w:rsidRPr="00A61285">
              <w:rPr>
                <w:rFonts w:ascii="Times New Roman" w:eastAsia="Times New Roman" w:hAnsi="Times New Roman" w:cs="Times New Roman"/>
                <w:color w:val="6D7A86"/>
                <w:kern w:val="0"/>
                <w:sz w:val="23"/>
                <w:szCs w:val="23"/>
                <w14:ligatures w14:val="none"/>
              </w:rPr>
              <w:t> (ii) PIH/NMC opening a non-clinician intake channel.</w:t>
            </w:r>
          </w:p>
        </w:tc>
      </w:tr>
      <w:tr w:rsidR="00A61285" w:rsidRPr="00A61285" w14:paraId="07C804CB"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1BE2DF7E"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Option</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9A4A283"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Setup (one-off)</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BFB6F34"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Annual operating (yr 2+)</w:t>
            </w:r>
          </w:p>
        </w:tc>
        <w:tc>
          <w:tcPr>
            <w:tcW w:w="0" w:type="auto"/>
            <w:tcBorders>
              <w:top w:val="single" w:sz="2" w:space="0" w:color="auto"/>
              <w:left w:val="single" w:sz="2" w:space="0" w:color="auto"/>
              <w:bottom w:val="single" w:sz="6" w:space="0" w:color="0D47A1"/>
              <w:right w:val="single" w:sz="2" w:space="0" w:color="auto"/>
            </w:tcBorders>
            <w:vAlign w:val="center"/>
            <w:hideMark/>
          </w:tcPr>
          <w:p w14:paraId="27E60226"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Year 1 total</w:t>
            </w:r>
          </w:p>
        </w:tc>
        <w:tc>
          <w:tcPr>
            <w:tcW w:w="0" w:type="auto"/>
            <w:tcBorders>
              <w:top w:val="single" w:sz="2" w:space="0" w:color="auto"/>
              <w:left w:val="single" w:sz="2" w:space="0" w:color="auto"/>
              <w:bottom w:val="single" w:sz="6" w:space="0" w:color="0D47A1"/>
              <w:right w:val="single" w:sz="2" w:space="0" w:color="auto"/>
            </w:tcBorders>
            <w:vAlign w:val="center"/>
            <w:hideMark/>
          </w:tcPr>
          <w:p w14:paraId="3DED20C8" w14:textId="77777777" w:rsidR="00A61285" w:rsidRPr="00A61285" w:rsidRDefault="00A61285" w:rsidP="00A61285">
            <w:pPr>
              <w:spacing w:after="0" w:line="240" w:lineRule="auto"/>
              <w:jc w:val="center"/>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P_detect (per-case)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D0F5C3E" w14:textId="77777777" w:rsidR="00A61285" w:rsidRPr="00A61285" w:rsidRDefault="00A61285" w:rsidP="00A61285">
            <w:pPr>
              <w:spacing w:after="0" w:line="240" w:lineRule="auto"/>
              <w:jc w:val="center"/>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Δ vs. status quo</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1528A37"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R / pp†</w:t>
            </w:r>
          </w:p>
        </w:tc>
        <w:tc>
          <w:tcPr>
            <w:tcW w:w="0" w:type="auto"/>
            <w:tcBorders>
              <w:top w:val="single" w:sz="2" w:space="0" w:color="auto"/>
              <w:left w:val="single" w:sz="2" w:space="0" w:color="auto"/>
              <w:bottom w:val="single" w:sz="6" w:space="0" w:color="0D47A1"/>
              <w:right w:val="single" w:sz="2" w:space="0" w:color="auto"/>
            </w:tcBorders>
            <w:vAlign w:val="center"/>
            <w:hideMark/>
          </w:tcPr>
          <w:p w14:paraId="368D5C10"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Time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811A3DB"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Parameter</w:t>
            </w:r>
          </w:p>
        </w:tc>
      </w:tr>
      <w:tr w:rsidR="00A61285" w:rsidRPr="00A61285" w14:paraId="6ED21E99" w14:textId="77777777">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F6C995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Status quo</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44478C7"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1DA24A9"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8BD5457"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2596BA3"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B834AD7"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6DB1969"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E6A9C0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AEF711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hyperlink r:id="rId39" w:anchor="tbl-detection" w:tgtFrame="_blank" w:history="1">
              <w:r w:rsidRPr="00A61285">
                <w:rPr>
                  <w:rFonts w:ascii="Consolas" w:eastAsia="Times New Roman" w:hAnsi="Consolas" w:cs="Courier New"/>
                  <w:color w:val="0D47A1"/>
                  <w:kern w:val="0"/>
                  <w:sz w:val="20"/>
                  <w:szCs w:val="20"/>
                  <w:u w:val="single"/>
                  <w14:ligatures w14:val="none"/>
                </w:rPr>
                <w:t>d_status_quo</w:t>
              </w:r>
            </w:hyperlink>
          </w:p>
        </w:tc>
      </w:tr>
      <w:tr w:rsidR="00A61285" w:rsidRPr="00A61285" w14:paraId="706A738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DECC9F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1 — BChE auto-notify </w:t>
            </w:r>
            <w:r w:rsidRPr="00A61285">
              <w:rPr>
                <w:rFonts w:ascii="Times New Roman" w:eastAsia="Times New Roman" w:hAnsi="Times New Roman" w:cs="Times New Roman"/>
                <w:i/>
                <w:iCs/>
                <w:kern w:val="0"/>
                <w:sz w:val="23"/>
                <w:szCs w:val="23"/>
                <w14:ligatures w14:val="none"/>
              </w:rPr>
              <w:t>(first build; CSV: </w:t>
            </w:r>
            <w:r w:rsidRPr="00A61285">
              <w:rPr>
                <w:rFonts w:ascii="Consolas" w:eastAsia="Times New Roman" w:hAnsi="Consolas" w:cs="Courier New"/>
                <w:i/>
                <w:iCs/>
                <w:color w:val="C2185B"/>
                <w:kern w:val="0"/>
                <w:sz w:val="20"/>
                <w:szCs w:val="20"/>
                <w14:ligatures w14:val="none"/>
              </w:rPr>
              <w:t>c_S2_*</w:t>
            </w:r>
            <w:r w:rsidRPr="00A61285">
              <w:rPr>
                <w:rFonts w:ascii="Times New Roman" w:eastAsia="Times New Roman" w:hAnsi="Times New Roman" w:cs="Times New Roman"/>
                <w:i/>
                <w:iCs/>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vAlign w:val="center"/>
            <w:hideMark/>
          </w:tcPr>
          <w:p w14:paraId="500D08A2"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R200,000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1F110B04"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R55,000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BE05BF6"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R255,000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1934DF76"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p>
        </w:tc>
        <w:tc>
          <w:tcPr>
            <w:tcW w:w="0" w:type="auto"/>
            <w:tcBorders>
              <w:top w:val="single" w:sz="2" w:space="0" w:color="auto"/>
              <w:left w:val="single" w:sz="2" w:space="0" w:color="auto"/>
              <w:bottom w:val="single" w:sz="6" w:space="0" w:color="auto"/>
              <w:right w:val="single" w:sz="2" w:space="0" w:color="auto"/>
            </w:tcBorders>
            <w:vAlign w:val="center"/>
            <w:hideMark/>
          </w:tcPr>
          <w:p w14:paraId="1C6D6558"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+8.5 pp</w:t>
            </w:r>
          </w:p>
        </w:tc>
        <w:tc>
          <w:tcPr>
            <w:tcW w:w="0" w:type="auto"/>
            <w:tcBorders>
              <w:top w:val="single" w:sz="2" w:space="0" w:color="auto"/>
              <w:left w:val="single" w:sz="2" w:space="0" w:color="auto"/>
              <w:bottom w:val="single" w:sz="6" w:space="0" w:color="auto"/>
              <w:right w:val="single" w:sz="2" w:space="0" w:color="auto"/>
            </w:tcBorders>
            <w:vAlign w:val="center"/>
            <w:hideMark/>
          </w:tcPr>
          <w:p w14:paraId="2BD5B2A4"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R6,471 / pp</w:t>
            </w:r>
          </w:p>
        </w:tc>
        <w:tc>
          <w:tcPr>
            <w:tcW w:w="0" w:type="auto"/>
            <w:tcBorders>
              <w:top w:val="single" w:sz="2" w:space="0" w:color="auto"/>
              <w:left w:val="single" w:sz="2" w:space="0" w:color="auto"/>
              <w:bottom w:val="single" w:sz="6" w:space="0" w:color="auto"/>
              <w:right w:val="single" w:sz="2" w:space="0" w:color="auto"/>
            </w:tcBorders>
            <w:vAlign w:val="center"/>
            <w:hideMark/>
          </w:tcPr>
          <w:p w14:paraId="403316F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2–4 wks</w:t>
            </w:r>
          </w:p>
        </w:tc>
        <w:tc>
          <w:tcPr>
            <w:tcW w:w="0" w:type="auto"/>
            <w:tcBorders>
              <w:top w:val="single" w:sz="2" w:space="0" w:color="auto"/>
              <w:left w:val="single" w:sz="2" w:space="0" w:color="auto"/>
              <w:bottom w:val="single" w:sz="6" w:space="0" w:color="auto"/>
              <w:right w:val="single" w:sz="2" w:space="0" w:color="auto"/>
            </w:tcBorders>
            <w:vAlign w:val="center"/>
            <w:hideMark/>
          </w:tcPr>
          <w:p w14:paraId="0304F65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hyperlink r:id="rId40" w:anchor="tbl-detection" w:tgtFrame="_blank" w:history="1">
              <w:r w:rsidRPr="00A61285">
                <w:rPr>
                  <w:rFonts w:ascii="Consolas" w:eastAsia="Times New Roman" w:hAnsi="Consolas" w:cs="Courier New"/>
                  <w:color w:val="0D47A1"/>
                  <w:kern w:val="0"/>
                  <w:sz w:val="20"/>
                  <w:szCs w:val="20"/>
                  <w:u w:val="single"/>
                  <w14:ligatures w14:val="none"/>
                </w:rPr>
                <w:t>d_S2_BChE_autonotify</w:t>
              </w:r>
            </w:hyperlink>
          </w:p>
        </w:tc>
      </w:tr>
      <w:tr w:rsidR="00A61285" w:rsidRPr="00A61285" w14:paraId="2951B5A7" w14:textId="77777777">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EDF677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2 — PIH dashboard + MVD (+AfriTox agent name) </w:t>
            </w:r>
            <w:r w:rsidRPr="00A61285">
              <w:rPr>
                <w:rFonts w:ascii="Times New Roman" w:eastAsia="Times New Roman" w:hAnsi="Times New Roman" w:cs="Times New Roman"/>
                <w:i/>
                <w:iCs/>
                <w:kern w:val="0"/>
                <w:sz w:val="23"/>
                <w:szCs w:val="23"/>
                <w14:ligatures w14:val="none"/>
              </w:rPr>
              <w:t>(second build; CSV: </w:t>
            </w:r>
            <w:r w:rsidRPr="00A61285">
              <w:rPr>
                <w:rFonts w:ascii="Consolas" w:eastAsia="Times New Roman" w:hAnsi="Consolas" w:cs="Courier New"/>
                <w:i/>
                <w:iCs/>
                <w:color w:val="C2185B"/>
                <w:kern w:val="0"/>
                <w:sz w:val="20"/>
                <w:szCs w:val="20"/>
                <w14:ligatures w14:val="none"/>
              </w:rPr>
              <w:t>c_S1_*</w:t>
            </w:r>
            <w:r w:rsidRPr="00A61285">
              <w:rPr>
                <w:rFonts w:ascii="Times New Roman" w:eastAsia="Times New Roman" w:hAnsi="Times New Roman" w:cs="Times New Roman"/>
                <w:i/>
                <w:iCs/>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B9184EB"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R40,000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A4FDCB"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R82,000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CA9271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R122,000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04D8F1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A778194"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+5.6 pp</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5B30055"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R14,643 / pp</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F20702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1–2 wks dash / 3–9 mo MVD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A7A851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hyperlink r:id="rId41" w:anchor="tbl-detection" w:tgtFrame="_blank" w:history="1">
              <w:r w:rsidRPr="00A61285">
                <w:rPr>
                  <w:rFonts w:ascii="Consolas" w:eastAsia="Times New Roman" w:hAnsi="Consolas" w:cs="Courier New"/>
                  <w:color w:val="0D47A1"/>
                  <w:kern w:val="0"/>
                  <w:sz w:val="20"/>
                  <w:szCs w:val="20"/>
                  <w:u w:val="single"/>
                  <w14:ligatures w14:val="none"/>
                </w:rPr>
                <w:t>d_S1_PIH_MVD</w:t>
              </w:r>
            </w:hyperlink>
          </w:p>
        </w:tc>
      </w:tr>
      <w:tr w:rsidR="00A61285" w:rsidRPr="00A61285" w14:paraId="0F5C9856"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EB294C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Surveillance MVP — Option 1 + Option 2</w:t>
            </w:r>
          </w:p>
        </w:tc>
        <w:tc>
          <w:tcPr>
            <w:tcW w:w="0" w:type="auto"/>
            <w:tcBorders>
              <w:top w:val="single" w:sz="2" w:space="0" w:color="auto"/>
              <w:left w:val="single" w:sz="2" w:space="0" w:color="auto"/>
              <w:bottom w:val="single" w:sz="6" w:space="0" w:color="auto"/>
              <w:right w:val="single" w:sz="2" w:space="0" w:color="auto"/>
            </w:tcBorders>
            <w:vAlign w:val="center"/>
            <w:hideMark/>
          </w:tcPr>
          <w:p w14:paraId="64021FE2"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R240,000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08E048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R137,000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350B0AC"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R377,000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9967319"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p>
        </w:tc>
        <w:tc>
          <w:tcPr>
            <w:tcW w:w="0" w:type="auto"/>
            <w:tcBorders>
              <w:top w:val="single" w:sz="2" w:space="0" w:color="auto"/>
              <w:left w:val="single" w:sz="2" w:space="0" w:color="auto"/>
              <w:bottom w:val="single" w:sz="6" w:space="0" w:color="auto"/>
              <w:right w:val="single" w:sz="2" w:space="0" w:color="auto"/>
            </w:tcBorders>
            <w:vAlign w:val="center"/>
            <w:hideMark/>
          </w:tcPr>
          <w:p w14:paraId="4BCA8443"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+14.1 pp</w:t>
            </w:r>
          </w:p>
        </w:tc>
        <w:tc>
          <w:tcPr>
            <w:tcW w:w="0" w:type="auto"/>
            <w:tcBorders>
              <w:top w:val="single" w:sz="2" w:space="0" w:color="auto"/>
              <w:left w:val="single" w:sz="2" w:space="0" w:color="auto"/>
              <w:bottom w:val="single" w:sz="6" w:space="0" w:color="auto"/>
              <w:right w:val="single" w:sz="2" w:space="0" w:color="auto"/>
            </w:tcBorders>
            <w:vAlign w:val="center"/>
            <w:hideMark/>
          </w:tcPr>
          <w:p w14:paraId="3340D3AF"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R9,716 / pp</w:t>
            </w:r>
          </w:p>
        </w:tc>
        <w:tc>
          <w:tcPr>
            <w:tcW w:w="0" w:type="auto"/>
            <w:tcBorders>
              <w:top w:val="single" w:sz="2" w:space="0" w:color="auto"/>
              <w:left w:val="single" w:sz="2" w:space="0" w:color="auto"/>
              <w:bottom w:val="single" w:sz="6" w:space="0" w:color="auto"/>
              <w:right w:val="single" w:sz="2" w:space="0" w:color="auto"/>
            </w:tcBorders>
            <w:vAlign w:val="center"/>
            <w:hideMark/>
          </w:tcPr>
          <w:p w14:paraId="5905B62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12 weeks</w:t>
            </w:r>
          </w:p>
        </w:tc>
        <w:tc>
          <w:tcPr>
            <w:tcW w:w="0" w:type="auto"/>
            <w:tcBorders>
              <w:top w:val="single" w:sz="2" w:space="0" w:color="auto"/>
              <w:left w:val="single" w:sz="2" w:space="0" w:color="auto"/>
              <w:bottom w:val="single" w:sz="6" w:space="0" w:color="auto"/>
              <w:right w:val="single" w:sz="2" w:space="0" w:color="auto"/>
            </w:tcBorders>
            <w:vAlign w:val="center"/>
            <w:hideMark/>
          </w:tcPr>
          <w:p w14:paraId="4B296D8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hyperlink r:id="rId42" w:anchor="tbl-detection" w:tgtFrame="_blank" w:history="1">
              <w:r w:rsidRPr="00A61285">
                <w:rPr>
                  <w:rFonts w:ascii="Consolas" w:eastAsia="Times New Roman" w:hAnsi="Consolas" w:cs="Courier New"/>
                  <w:color w:val="0D47A1"/>
                  <w:kern w:val="0"/>
                  <w:sz w:val="20"/>
                  <w:szCs w:val="20"/>
                  <w:u w:val="single"/>
                  <w14:ligatures w14:val="none"/>
                </w:rPr>
                <w:t>d_surveillance_mvp</w:t>
              </w:r>
            </w:hyperlink>
          </w:p>
        </w:tc>
      </w:tr>
      <w:tr w:rsidR="00A61285" w:rsidRPr="00A61285" w14:paraId="282F918F" w14:textId="77777777">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E4CD41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3 — Community layer (Phase 2) </w:t>
            </w:r>
            <w:r w:rsidRPr="00A61285">
              <w:rPr>
                <w:rFonts w:ascii="Times New Roman" w:eastAsia="Times New Roman" w:hAnsi="Times New Roman" w:cs="Times New Roman"/>
                <w:i/>
                <w:iCs/>
                <w:kern w:val="0"/>
                <w:sz w:val="23"/>
                <w:szCs w:val="23"/>
                <w14:ligatures w14:val="none"/>
              </w:rPr>
              <w:t>(pilot: FS + Gauteng; national conditional on pilot; </w:t>
            </w:r>
            <w:r w:rsidRPr="00A61285">
              <w:rPr>
                <w:rFonts w:ascii="Times New Roman" w:eastAsia="Times New Roman" w:hAnsi="Times New Roman" w:cs="Times New Roman"/>
                <w:b/>
                <w:bCs/>
                <w:i/>
                <w:iCs/>
                <w:kern w:val="0"/>
                <w:sz w:val="23"/>
                <w:szCs w:val="23"/>
                <w14:ligatures w14:val="none"/>
              </w:rPr>
              <w:t>requires PIH/NMC intake from non-clinicians</w:t>
            </w:r>
            <w:r w:rsidRPr="00A61285">
              <w:rPr>
                <w:rFonts w:ascii="Times New Roman" w:eastAsia="Times New Roman" w:hAnsi="Times New Roman" w:cs="Times New Roman"/>
                <w:i/>
                <w:iCs/>
                <w:kern w:val="0"/>
                <w:sz w:val="23"/>
                <w:szCs w:val="23"/>
                <w14:ligatures w14:val="none"/>
              </w:rPr>
              <w:t>; CSV: </w:t>
            </w:r>
            <w:r w:rsidRPr="00A61285">
              <w:rPr>
                <w:rFonts w:ascii="Consolas" w:eastAsia="Times New Roman" w:hAnsi="Consolas" w:cs="Courier New"/>
                <w:i/>
                <w:iCs/>
                <w:color w:val="C2185B"/>
                <w:kern w:val="0"/>
                <w:sz w:val="20"/>
                <w:szCs w:val="20"/>
                <w14:ligatures w14:val="none"/>
              </w:rPr>
              <w:t>c_S1b_*</w:t>
            </w:r>
            <w:r w:rsidRPr="00A61285">
              <w:rPr>
                <w:rFonts w:ascii="Times New Roman" w:eastAsia="Times New Roman" w:hAnsi="Times New Roman" w:cs="Times New Roman"/>
                <w:i/>
                <w:iCs/>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4723135"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R1M–R3.5M</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BD67B9E"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Pilot R0.8M/yr; national R2.5M/yr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E51538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R1.8M–R6.0M</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0FE816A"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0.25–0.55 (working: 0.40)</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EB7A6D5"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+20 to +50 pp</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68825B9"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R39,604–R49,801 / pp</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01C1D3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12 mo pilot → national</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199E69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hyperlink r:id="rId43" w:tgtFrame="_blank" w:history="1">
              <w:r w:rsidRPr="00A61285">
                <w:rPr>
                  <w:rFonts w:ascii="Consolas" w:eastAsia="Times New Roman" w:hAnsi="Consolas" w:cs="Courier New"/>
                  <w:color w:val="0D47A1"/>
                  <w:kern w:val="0"/>
                  <w:sz w:val="20"/>
                  <w:szCs w:val="20"/>
                  <w:u w:val="single"/>
                  <w14:ligatures w14:val="none"/>
                </w:rPr>
                <w:t>d_S1b_event_community_mid</w:t>
              </w:r>
            </w:hyperlink>
          </w:p>
        </w:tc>
      </w:tr>
      <w:tr w:rsidR="00A61285" w:rsidRPr="00A61285" w14:paraId="5F5D0214"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3EFF3F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4 — NMC CIF + agricultural extension </w:t>
            </w:r>
            <w:r w:rsidRPr="00A61285">
              <w:rPr>
                <w:rFonts w:ascii="Times New Roman" w:eastAsia="Times New Roman" w:hAnsi="Times New Roman" w:cs="Times New Roman"/>
                <w:i/>
                <w:iCs/>
                <w:kern w:val="0"/>
                <w:sz w:val="23"/>
                <w:szCs w:val="23"/>
                <w14:ligatures w14:val="none"/>
              </w:rPr>
              <w:t>(bridge to coordination)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676F1C7A"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R45,000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2CA454AE"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R35,000/yr</w:t>
            </w:r>
          </w:p>
        </w:tc>
        <w:tc>
          <w:tcPr>
            <w:tcW w:w="0" w:type="auto"/>
            <w:tcBorders>
              <w:top w:val="single" w:sz="2" w:space="0" w:color="auto"/>
              <w:left w:val="single" w:sz="2" w:space="0" w:color="auto"/>
              <w:bottom w:val="single" w:sz="6" w:space="0" w:color="auto"/>
              <w:right w:val="single" w:sz="2" w:space="0" w:color="auto"/>
            </w:tcBorders>
            <w:vAlign w:val="center"/>
            <w:hideMark/>
          </w:tcPr>
          <w:p w14:paraId="37516151"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R80,000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480F2C8E"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 (not a coverage uplift)</w:t>
            </w:r>
          </w:p>
        </w:tc>
        <w:tc>
          <w:tcPr>
            <w:tcW w:w="0" w:type="auto"/>
            <w:tcBorders>
              <w:top w:val="single" w:sz="2" w:space="0" w:color="auto"/>
              <w:left w:val="single" w:sz="2" w:space="0" w:color="auto"/>
              <w:bottom w:val="single" w:sz="6" w:space="0" w:color="auto"/>
              <w:right w:val="single" w:sz="2" w:space="0" w:color="auto"/>
            </w:tcBorders>
            <w:vAlign w:val="center"/>
            <w:hideMark/>
          </w:tcPr>
          <w:p w14:paraId="092D0C0C"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enables source-removal hand-off</w:t>
            </w:r>
          </w:p>
        </w:tc>
        <w:tc>
          <w:tcPr>
            <w:tcW w:w="0" w:type="auto"/>
            <w:tcBorders>
              <w:top w:val="single" w:sz="2" w:space="0" w:color="auto"/>
              <w:left w:val="single" w:sz="2" w:space="0" w:color="auto"/>
              <w:bottom w:val="single" w:sz="6" w:space="0" w:color="auto"/>
              <w:right w:val="single" w:sz="2" w:space="0" w:color="auto"/>
            </w:tcBorders>
            <w:vAlign w:val="center"/>
            <w:hideMark/>
          </w:tcPr>
          <w:p w14:paraId="2033CE46"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w:t>
            </w:r>
          </w:p>
        </w:tc>
        <w:tc>
          <w:tcPr>
            <w:tcW w:w="0" w:type="auto"/>
            <w:tcBorders>
              <w:top w:val="single" w:sz="2" w:space="0" w:color="auto"/>
              <w:left w:val="single" w:sz="2" w:space="0" w:color="auto"/>
              <w:bottom w:val="single" w:sz="6" w:space="0" w:color="auto"/>
              <w:right w:val="single" w:sz="2" w:space="0" w:color="auto"/>
            </w:tcBorders>
            <w:vAlign w:val="center"/>
            <w:hideMark/>
          </w:tcPr>
          <w:p w14:paraId="7E7D29D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4–8 wks</w:t>
            </w:r>
          </w:p>
        </w:tc>
        <w:tc>
          <w:tcPr>
            <w:tcW w:w="0" w:type="auto"/>
            <w:tcBorders>
              <w:top w:val="single" w:sz="2" w:space="0" w:color="auto"/>
              <w:left w:val="single" w:sz="2" w:space="0" w:color="auto"/>
              <w:bottom w:val="single" w:sz="6" w:space="0" w:color="auto"/>
              <w:right w:val="single" w:sz="2" w:space="0" w:color="auto"/>
            </w:tcBorders>
            <w:vAlign w:val="center"/>
            <w:hideMark/>
          </w:tcPr>
          <w:p w14:paraId="22BA47B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NDoH 2023 CIF guideline</w:t>
            </w:r>
          </w:p>
        </w:tc>
      </w:tr>
      <w:tr w:rsidR="00A61285" w:rsidRPr="00A61285" w14:paraId="5942A13C" w14:textId="77777777">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E259CA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5 — Sentinel toxicology </w:t>
            </w:r>
            <w:r w:rsidRPr="00A61285">
              <w:rPr>
                <w:rFonts w:ascii="Times New Roman" w:eastAsia="Times New Roman" w:hAnsi="Times New Roman" w:cs="Times New Roman"/>
                <w:i/>
                <w:iCs/>
                <w:kern w:val="0"/>
                <w:sz w:val="23"/>
                <w:szCs w:val="23"/>
                <w14:ligatures w14:val="none"/>
              </w:rPr>
              <w:t>(agent attribution — distinct purpose, research-funded; CSV: </w:t>
            </w:r>
            <w:r w:rsidRPr="00A61285">
              <w:rPr>
                <w:rFonts w:ascii="Consolas" w:eastAsia="Times New Roman" w:hAnsi="Consolas" w:cs="Courier New"/>
                <w:i/>
                <w:iCs/>
                <w:color w:val="C2185B"/>
                <w:kern w:val="0"/>
                <w:sz w:val="20"/>
                <w:szCs w:val="20"/>
                <w14:ligatures w14:val="none"/>
              </w:rPr>
              <w:t>c_option6_*</w:t>
            </w:r>
            <w:r w:rsidRPr="00A61285">
              <w:rPr>
                <w:rFonts w:ascii="Times New Roman" w:eastAsia="Times New Roman" w:hAnsi="Times New Roman" w:cs="Times New Roman"/>
                <w:i/>
                <w:iCs/>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3F6540E"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 (incl. in yr 1)</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C038430"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R3.6M/yr (5-site)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DF2FCE2"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R1.2M (1-site pilot)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DDC1C9B"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 (not a coverage uplift)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0422A1E" w14:textId="77777777" w:rsidR="00A61285" w:rsidRPr="00A61285" w:rsidRDefault="00A61285" w:rsidP="00A61285">
            <w:pPr>
              <w:spacing w:after="0" w:line="240" w:lineRule="auto"/>
              <w:jc w:val="center"/>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feeds product-banning evidence base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556A980"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B15CD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6–12 mo pilot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74410B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bl>
    <w:p w14:paraId="6C3069B0"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mini-budget backing the R137,000/yr Surveillance MVP operating cost</w:t>
      </w:r>
    </w:p>
    <w:p w14:paraId="18537E8D"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parameter names for costing each policy option</w:t>
      </w:r>
    </w:p>
    <w:p w14:paraId="562A933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Every annual and setup cost in this brief is linked to a row in </w:t>
      </w:r>
      <w:hyperlink r:id="rId44" w:tgtFrame="_blank" w:history="1">
        <w:r w:rsidRPr="00A61285">
          <w:rPr>
            <w:rFonts w:ascii="Consolas" w:eastAsia="Times New Roman" w:hAnsi="Consolas" w:cs="Courier New"/>
            <w:color w:val="0D47A1"/>
            <w:kern w:val="0"/>
            <w:sz w:val="21"/>
            <w:szCs w:val="21"/>
            <w:u w:val="single"/>
            <w14:ligatures w14:val="none"/>
          </w:rPr>
          <w:t>amua_import_parameters_v4.csv</w:t>
        </w:r>
      </w:hyperlink>
      <w:r w:rsidRPr="00A61285">
        <w:rPr>
          <w:rFonts w:ascii="Times New Roman" w:eastAsia="Times New Roman" w:hAnsi="Times New Roman" w:cs="Times New Roman"/>
          <w:kern w:val="0"/>
          <w14:ligatures w14:val="none"/>
        </w:rPr>
        <w:t>:</w:t>
      </w:r>
    </w:p>
    <w:tbl>
      <w:tblPr>
        <w:tblW w:w="11676"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5588"/>
        <w:gridCol w:w="3209"/>
        <w:gridCol w:w="2879"/>
      </w:tblGrid>
      <w:tr w:rsidR="00A61285" w:rsidRPr="00A61285" w14:paraId="7E667EEE"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3A5E23A2"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Option</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889CD5A"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Setup cost parameter</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997C4D1"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Operating cost parameter</w:t>
            </w:r>
          </w:p>
        </w:tc>
      </w:tr>
      <w:tr w:rsidR="00A61285" w:rsidRPr="00A61285" w14:paraId="5EDB26F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D207E1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2 — PIH dashboard + MVD (+ AfriTox harmonisation)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2291846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c_S1_PIH_MVD_setup</w:t>
            </w:r>
          </w:p>
        </w:tc>
        <w:tc>
          <w:tcPr>
            <w:tcW w:w="0" w:type="auto"/>
            <w:tcBorders>
              <w:top w:val="single" w:sz="2" w:space="0" w:color="auto"/>
              <w:left w:val="single" w:sz="2" w:space="0" w:color="auto"/>
              <w:bottom w:val="single" w:sz="6" w:space="0" w:color="auto"/>
              <w:right w:val="single" w:sz="2" w:space="0" w:color="auto"/>
            </w:tcBorders>
            <w:vAlign w:val="center"/>
            <w:hideMark/>
          </w:tcPr>
          <w:p w14:paraId="43924E8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c_S1_PIH_MVD_op</w:t>
            </w:r>
          </w:p>
        </w:tc>
      </w:tr>
      <w:tr w:rsidR="00A61285" w:rsidRPr="00A61285" w14:paraId="617D4AE5"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873E6F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1 — BChE auto-notification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316F916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c_S2_BChE_autonotify_setup</w:t>
            </w:r>
          </w:p>
        </w:tc>
        <w:tc>
          <w:tcPr>
            <w:tcW w:w="0" w:type="auto"/>
            <w:tcBorders>
              <w:top w:val="single" w:sz="2" w:space="0" w:color="auto"/>
              <w:left w:val="single" w:sz="2" w:space="0" w:color="auto"/>
              <w:bottom w:val="single" w:sz="6" w:space="0" w:color="auto"/>
              <w:right w:val="single" w:sz="2" w:space="0" w:color="auto"/>
            </w:tcBorders>
            <w:vAlign w:val="center"/>
            <w:hideMark/>
          </w:tcPr>
          <w:p w14:paraId="20290A4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c_S2_BChE_autonotify_op</w:t>
            </w:r>
          </w:p>
        </w:tc>
      </w:tr>
      <w:tr w:rsidR="00A61285" w:rsidRPr="00A61285" w14:paraId="060467BA"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EAF170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Surveillance MVP (Option 1 + Option 2)</w:t>
            </w:r>
          </w:p>
        </w:tc>
        <w:tc>
          <w:tcPr>
            <w:tcW w:w="0" w:type="auto"/>
            <w:tcBorders>
              <w:top w:val="single" w:sz="2" w:space="0" w:color="auto"/>
              <w:left w:val="single" w:sz="2" w:space="0" w:color="auto"/>
              <w:bottom w:val="single" w:sz="6" w:space="0" w:color="auto"/>
              <w:right w:val="single" w:sz="2" w:space="0" w:color="auto"/>
            </w:tcBorders>
            <w:vAlign w:val="center"/>
            <w:hideMark/>
          </w:tcPr>
          <w:p w14:paraId="3E120C6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c_surv_MVP_setup</w:t>
            </w:r>
          </w:p>
        </w:tc>
        <w:tc>
          <w:tcPr>
            <w:tcW w:w="0" w:type="auto"/>
            <w:tcBorders>
              <w:top w:val="single" w:sz="2" w:space="0" w:color="auto"/>
              <w:left w:val="single" w:sz="2" w:space="0" w:color="auto"/>
              <w:bottom w:val="single" w:sz="6" w:space="0" w:color="auto"/>
              <w:right w:val="single" w:sz="2" w:space="0" w:color="auto"/>
            </w:tcBorders>
            <w:vAlign w:val="center"/>
            <w:hideMark/>
          </w:tcPr>
          <w:p w14:paraId="5571B39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c_surv_MVP_op</w:t>
            </w:r>
          </w:p>
        </w:tc>
      </w:tr>
      <w:tr w:rsidR="00A61285" w:rsidRPr="00A61285" w14:paraId="2E796DB5"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720C0E4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3 — community layer </w:t>
            </w:r>
            <w:r w:rsidRPr="00A61285">
              <w:rPr>
                <w:rFonts w:ascii="Times New Roman" w:eastAsia="Times New Roman" w:hAnsi="Times New Roman" w:cs="Times New Roman"/>
                <w:i/>
                <w:iCs/>
                <w:kern w:val="0"/>
                <w:sz w:val="23"/>
                <w:szCs w:val="23"/>
                <w14:ligatures w14:val="none"/>
              </w:rPr>
              <w:t>(sensitivity: lo / mid / hi)</w:t>
            </w:r>
          </w:p>
        </w:tc>
        <w:tc>
          <w:tcPr>
            <w:tcW w:w="0" w:type="auto"/>
            <w:tcBorders>
              <w:top w:val="single" w:sz="2" w:space="0" w:color="auto"/>
              <w:left w:val="single" w:sz="2" w:space="0" w:color="auto"/>
              <w:bottom w:val="single" w:sz="6" w:space="0" w:color="auto"/>
              <w:right w:val="single" w:sz="2" w:space="0" w:color="auto"/>
            </w:tcBorders>
            <w:vAlign w:val="center"/>
            <w:hideMark/>
          </w:tcPr>
          <w:p w14:paraId="538DA7F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c_S1b_setup_mid</w:t>
            </w:r>
            <w:r w:rsidRPr="00A61285">
              <w:rPr>
                <w:rFonts w:ascii="Times New Roman" w:eastAsia="Times New Roman" w:hAnsi="Times New Roman" w:cs="Times New Roman"/>
                <w:kern w:val="0"/>
                <w:sz w:val="23"/>
                <w:szCs w:val="23"/>
                <w14:ligatures w14:val="none"/>
              </w:rPr>
              <w:t> (lo/hi also exist)</w:t>
            </w:r>
          </w:p>
        </w:tc>
        <w:tc>
          <w:tcPr>
            <w:tcW w:w="0" w:type="auto"/>
            <w:tcBorders>
              <w:top w:val="single" w:sz="2" w:space="0" w:color="auto"/>
              <w:left w:val="single" w:sz="2" w:space="0" w:color="auto"/>
              <w:bottom w:val="single" w:sz="6" w:space="0" w:color="auto"/>
              <w:right w:val="single" w:sz="2" w:space="0" w:color="auto"/>
            </w:tcBorders>
            <w:vAlign w:val="center"/>
            <w:hideMark/>
          </w:tcPr>
          <w:p w14:paraId="7C71A2A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c_S1b_op_mid</w:t>
            </w:r>
            <w:r w:rsidRPr="00A61285">
              <w:rPr>
                <w:rFonts w:ascii="Times New Roman" w:eastAsia="Times New Roman" w:hAnsi="Times New Roman" w:cs="Times New Roman"/>
                <w:kern w:val="0"/>
                <w:sz w:val="23"/>
                <w:szCs w:val="23"/>
                <w14:ligatures w14:val="none"/>
              </w:rPr>
              <w:t> (lo/hi also exist)</w:t>
            </w:r>
          </w:p>
        </w:tc>
      </w:tr>
      <w:tr w:rsidR="00A61285" w:rsidRPr="00A61285" w14:paraId="499A3004"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0372839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S0 — NHLS-NMC IT feed (operational, in baseline)</w:t>
            </w:r>
          </w:p>
        </w:tc>
        <w:tc>
          <w:tcPr>
            <w:tcW w:w="0" w:type="auto"/>
            <w:tcBorders>
              <w:top w:val="single" w:sz="2" w:space="0" w:color="auto"/>
              <w:left w:val="single" w:sz="2" w:space="0" w:color="auto"/>
              <w:bottom w:val="single" w:sz="6" w:space="0" w:color="auto"/>
              <w:right w:val="single" w:sz="2" w:space="0" w:color="auto"/>
            </w:tcBorders>
            <w:vAlign w:val="center"/>
            <w:hideMark/>
          </w:tcPr>
          <w:p w14:paraId="5B2FBCC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c_S0_NHLS_NMC_feed_setup</w:t>
            </w:r>
          </w:p>
        </w:tc>
        <w:tc>
          <w:tcPr>
            <w:tcW w:w="0" w:type="auto"/>
            <w:tcBorders>
              <w:top w:val="single" w:sz="2" w:space="0" w:color="auto"/>
              <w:left w:val="single" w:sz="2" w:space="0" w:color="auto"/>
              <w:bottom w:val="single" w:sz="6" w:space="0" w:color="auto"/>
              <w:right w:val="single" w:sz="2" w:space="0" w:color="auto"/>
            </w:tcBorders>
            <w:vAlign w:val="center"/>
            <w:hideMark/>
          </w:tcPr>
          <w:p w14:paraId="5169241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c_S0_NHLS_NMC_feed_op</w:t>
            </w:r>
          </w:p>
        </w:tc>
      </w:tr>
      <w:tr w:rsidR="00A61285" w:rsidRPr="00A61285" w14:paraId="7D540340"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3B30E2F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lastRenderedPageBreak/>
              <w:t>Status quo (NICD program)</w:t>
            </w:r>
          </w:p>
        </w:tc>
        <w:tc>
          <w:tcPr>
            <w:tcW w:w="0" w:type="auto"/>
            <w:tcBorders>
              <w:top w:val="single" w:sz="2" w:space="0" w:color="auto"/>
              <w:left w:val="single" w:sz="2" w:space="0" w:color="auto"/>
              <w:bottom w:val="single" w:sz="6" w:space="0" w:color="auto"/>
              <w:right w:val="single" w:sz="2" w:space="0" w:color="auto"/>
            </w:tcBorders>
            <w:vAlign w:val="center"/>
            <w:hideMark/>
          </w:tcPr>
          <w:p w14:paraId="5D81066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c>
          <w:tcPr>
            <w:tcW w:w="0" w:type="auto"/>
            <w:tcBorders>
              <w:top w:val="single" w:sz="2" w:space="0" w:color="auto"/>
              <w:left w:val="single" w:sz="2" w:space="0" w:color="auto"/>
              <w:bottom w:val="single" w:sz="6" w:space="0" w:color="auto"/>
              <w:right w:val="single" w:sz="2" w:space="0" w:color="auto"/>
            </w:tcBorders>
            <w:vAlign w:val="center"/>
            <w:hideMark/>
          </w:tcPr>
          <w:p w14:paraId="39E0BA3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Consolas" w:eastAsia="Times New Roman" w:hAnsi="Consolas" w:cs="Courier New"/>
                <w:color w:val="C2185B"/>
                <w:kern w:val="0"/>
                <w:sz w:val="20"/>
                <w:szCs w:val="20"/>
                <w14:ligatures w14:val="none"/>
              </w:rPr>
              <w:t>c_status_quo_program</w:t>
            </w:r>
          </w:p>
        </w:tc>
      </w:tr>
    </w:tbl>
    <w:p w14:paraId="1B0DAE74"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Parameter codes (</w:t>
      </w:r>
      <w:r w:rsidRPr="00A61285">
        <w:rPr>
          <w:rFonts w:ascii="Consolas" w:eastAsia="Times New Roman" w:hAnsi="Consolas" w:cs="Courier New"/>
          <w:color w:val="C2185B"/>
          <w:kern w:val="0"/>
          <w:sz w:val="21"/>
          <w:szCs w:val="21"/>
          <w14:ligatures w14:val="none"/>
        </w:rPr>
        <w:t>c_S1_*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c_S2_*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c_S1b_*</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c_option6_*</w:t>
      </w:r>
      <w:r w:rsidRPr="00A61285">
        <w:rPr>
          <w:rFonts w:ascii="Times New Roman" w:eastAsia="Times New Roman" w:hAnsi="Times New Roman" w:cs="Times New Roman"/>
          <w:kern w:val="0"/>
          <w14:ligatures w14:val="none"/>
        </w:rPr>
        <w:t>) pre-date this brief’s narrative reorder — see the cross-walk at the top of §5. Each option’s mini-budget audit trail unpacks the figures into unit-cost and personnel-time components: </w:t>
      </w:r>
      <w:hyperlink r:id="rId45" w:anchor="sec-s0-mini-budget" w:tgtFrame="_blank" w:history="1">
        <w:r w:rsidRPr="00A61285">
          <w:rPr>
            <w:rFonts w:ascii="Times New Roman" w:eastAsia="Times New Roman" w:hAnsi="Times New Roman" w:cs="Times New Roman"/>
            <w:color w:val="0D47A1"/>
            <w:kern w:val="0"/>
            <w:u w:val="single"/>
            <w14:ligatures w14:val="none"/>
          </w:rPr>
          <w:t>S0</w:t>
        </w:r>
      </w:hyperlink>
      <w:r w:rsidRPr="00A61285">
        <w:rPr>
          <w:rFonts w:ascii="Times New Roman" w:eastAsia="Times New Roman" w:hAnsi="Times New Roman" w:cs="Times New Roman"/>
          <w:kern w:val="0"/>
          <w14:ligatures w14:val="none"/>
        </w:rPr>
        <w:t> · </w:t>
      </w:r>
      <w:hyperlink r:id="rId46" w:anchor="sec-opt1-mini-budget" w:tgtFrame="_blank" w:history="1">
        <w:r w:rsidRPr="00A61285">
          <w:rPr>
            <w:rFonts w:ascii="Times New Roman" w:eastAsia="Times New Roman" w:hAnsi="Times New Roman" w:cs="Times New Roman"/>
            <w:color w:val="0D47A1"/>
            <w:kern w:val="0"/>
            <w:u w:val="single"/>
            <w14:ligatures w14:val="none"/>
          </w:rPr>
          <w:t>Option 1: BChE</w:t>
        </w:r>
      </w:hyperlink>
      <w:r w:rsidRPr="00A61285">
        <w:rPr>
          <w:rFonts w:ascii="Times New Roman" w:eastAsia="Times New Roman" w:hAnsi="Times New Roman" w:cs="Times New Roman"/>
          <w:kern w:val="0"/>
          <w14:ligatures w14:val="none"/>
        </w:rPr>
        <w:t> · </w:t>
      </w:r>
      <w:hyperlink r:id="rId47" w:anchor="sec-opt2-mini-budget" w:tgtFrame="_blank" w:history="1">
        <w:r w:rsidRPr="00A61285">
          <w:rPr>
            <w:rFonts w:ascii="Times New Roman" w:eastAsia="Times New Roman" w:hAnsi="Times New Roman" w:cs="Times New Roman"/>
            <w:color w:val="0D47A1"/>
            <w:kern w:val="0"/>
            <w:u w:val="single"/>
            <w14:ligatures w14:val="none"/>
          </w:rPr>
          <w:t>Option 2: PIH MVD</w:t>
        </w:r>
      </w:hyperlink>
      <w:r w:rsidRPr="00A61285">
        <w:rPr>
          <w:rFonts w:ascii="Times New Roman" w:eastAsia="Times New Roman" w:hAnsi="Times New Roman" w:cs="Times New Roman"/>
          <w:kern w:val="0"/>
          <w14:ligatures w14:val="none"/>
        </w:rPr>
        <w:t> · </w:t>
      </w:r>
      <w:hyperlink r:id="rId48" w:anchor="sec-mvp-mini-budget" w:tgtFrame="_blank" w:history="1">
        <w:r w:rsidRPr="00A61285">
          <w:rPr>
            <w:rFonts w:ascii="Times New Roman" w:eastAsia="Times New Roman" w:hAnsi="Times New Roman" w:cs="Times New Roman"/>
            <w:color w:val="0D47A1"/>
            <w:kern w:val="0"/>
            <w:u w:val="single"/>
            <w14:ligatures w14:val="none"/>
          </w:rPr>
          <w:t>MVP (1+2)</w:t>
        </w:r>
      </w:hyperlink>
      <w:r w:rsidRPr="00A61285">
        <w:rPr>
          <w:rFonts w:ascii="Times New Roman" w:eastAsia="Times New Roman" w:hAnsi="Times New Roman" w:cs="Times New Roman"/>
          <w:kern w:val="0"/>
          <w14:ligatures w14:val="none"/>
        </w:rPr>
        <w:t> · </w:t>
      </w:r>
      <w:hyperlink r:id="rId49" w:anchor="sec-opt3-mini-budget" w:tgtFrame="_blank" w:history="1">
        <w:r w:rsidRPr="00A61285">
          <w:rPr>
            <w:rFonts w:ascii="Times New Roman" w:eastAsia="Times New Roman" w:hAnsi="Times New Roman" w:cs="Times New Roman"/>
            <w:color w:val="0D47A1"/>
            <w:kern w:val="0"/>
            <w:u w:val="single"/>
            <w14:ligatures w14:val="none"/>
          </w:rPr>
          <w:t>Option 3: Community</w:t>
        </w:r>
      </w:hyperlink>
      <w:r w:rsidRPr="00A61285">
        <w:rPr>
          <w:rFonts w:ascii="Times New Roman" w:eastAsia="Times New Roman" w:hAnsi="Times New Roman" w:cs="Times New Roman"/>
          <w:kern w:val="0"/>
          <w14:ligatures w14:val="none"/>
        </w:rPr>
        <w:t> · </w:t>
      </w:r>
      <w:hyperlink r:id="rId50" w:anchor="sec-opt5-mini-budget" w:tgtFrame="_blank" w:history="1">
        <w:r w:rsidRPr="00A61285">
          <w:rPr>
            <w:rFonts w:ascii="Times New Roman" w:eastAsia="Times New Roman" w:hAnsi="Times New Roman" w:cs="Times New Roman"/>
            <w:color w:val="0D47A1"/>
            <w:kern w:val="0"/>
            <w:u w:val="single"/>
            <w14:ligatures w14:val="none"/>
          </w:rPr>
          <w:t>Option 5: Sentinel</w:t>
        </w:r>
      </w:hyperlink>
      <w:r w:rsidRPr="00A61285">
        <w:rPr>
          <w:rFonts w:ascii="Times New Roman" w:eastAsia="Times New Roman" w:hAnsi="Times New Roman" w:cs="Times New Roman"/>
          <w:kern w:val="0"/>
          <w14:ligatures w14:val="none"/>
        </w:rPr>
        <w:t>. All anchors are DPSA salary scales, NHLS Patterson grades, SITA contracting benchmarks, and AWS af-south-1 pricing — the same anchors as the §7 status-quo build-up. To update a cost: edit the CSV cell and re-render.</w:t>
      </w:r>
    </w:p>
    <w:p w14:paraId="76EA69E2"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6. Decision tree — from surveillance investment to detection uplift</w:t>
      </w:r>
    </w:p>
    <w:p w14:paraId="19ED09D3"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Audit trail — how every P_detect value in this brief was derived</w:t>
      </w:r>
    </w:p>
    <w:p w14:paraId="359EADE8"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None</w:t>
      </w:r>
    </w:p>
    <w:p w14:paraId="23827759"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Option 2 only</w:t>
      </w:r>
      <w:r w:rsidRPr="00A61285">
        <w:rPr>
          <w:rFonts w:ascii="Times New Roman" w:eastAsia="Times New Roman" w:hAnsi="Times New Roman" w:cs="Times New Roman"/>
          <w:color w:val="0D47A1"/>
          <w:kern w:val="0"/>
          <w:shd w:val="clear" w:color="auto" w:fill="FFFFFF"/>
          <w14:ligatures w14:val="none"/>
        </w:rPr>
        <w:br/>
        <w:t>R82,000/yr</w:t>
      </w:r>
    </w:p>
    <w:p w14:paraId="5F29518B"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Option 1 only</w:t>
      </w:r>
      <w:r w:rsidRPr="00A61285">
        <w:rPr>
          <w:rFonts w:ascii="Times New Roman" w:eastAsia="Times New Roman" w:hAnsi="Times New Roman" w:cs="Times New Roman"/>
          <w:color w:val="0D47A1"/>
          <w:kern w:val="0"/>
          <w:shd w:val="clear" w:color="auto" w:fill="FFFFFF"/>
          <w14:ligatures w14:val="none"/>
        </w:rPr>
        <w:br/>
        <w:t>R55,000/yr</w:t>
      </w:r>
    </w:p>
    <w:p w14:paraId="4F2A34E3" w14:textId="77777777" w:rsidR="00A61285" w:rsidRPr="00A61285" w:rsidRDefault="00A61285" w:rsidP="00A61285">
      <w:pPr>
        <w:spacing w:after="0" w:line="240" w:lineRule="auto"/>
        <w:jc w:val="center"/>
        <w:rPr>
          <w:rFonts w:ascii="Times New Roman" w:eastAsia="Times New Roman" w:hAnsi="Times New Roman" w:cs="Times New Roman"/>
          <w:color w:val="0D47A1"/>
          <w:kern w:val="0"/>
          <w:shd w:val="clear" w:color="auto" w:fill="FFFFFF"/>
          <w14:ligatures w14:val="none"/>
        </w:rPr>
      </w:pPr>
      <w:r w:rsidRPr="00A61285">
        <w:rPr>
          <w:rFonts w:ascii="Times New Roman" w:eastAsia="Times New Roman" w:hAnsi="Times New Roman" w:cs="Times New Roman"/>
          <w:color w:val="0D47A1"/>
          <w:kern w:val="0"/>
          <w:shd w:val="clear" w:color="auto" w:fill="FFFFFF"/>
          <w14:ligatures w14:val="none"/>
        </w:rPr>
        <w:t>Option 1 + Option 2</w:t>
      </w:r>
      <w:r w:rsidRPr="00A61285">
        <w:rPr>
          <w:rFonts w:ascii="Times New Roman" w:eastAsia="Times New Roman" w:hAnsi="Times New Roman" w:cs="Times New Roman"/>
          <w:color w:val="0D47A1"/>
          <w:kern w:val="0"/>
          <w:shd w:val="clear" w:color="auto" w:fill="FFFFFF"/>
          <w14:ligatures w14:val="none"/>
        </w:rPr>
        <w:br/>
        <w:t>R137,000/yr</w:t>
      </w:r>
    </w:p>
    <w:p w14:paraId="213BB7D1"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Surveillance</w:t>
      </w:r>
      <w:r w:rsidRPr="00A61285">
        <w:rPr>
          <w:rFonts w:ascii="Segoe UI" w:eastAsia="Times New Roman" w:hAnsi="Segoe UI" w:cs="Segoe UI"/>
          <w:color w:val="0D47A1"/>
          <w:kern w:val="0"/>
          <w14:ligatures w14:val="none"/>
        </w:rPr>
        <w:br/>
        <w:t>investment?</w:t>
      </w:r>
    </w:p>
    <w:p w14:paraId="0B078E1E"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Status quo</w:t>
      </w:r>
      <w:r w:rsidRPr="00A61285">
        <w:rPr>
          <w:rFonts w:ascii="Segoe UI" w:eastAsia="Times New Roman" w:hAnsi="Segoe UI" w:cs="Segoe UI"/>
          <w:color w:val="0D47A1"/>
          <w:kern w:val="0"/>
          <w14:ligatures w14:val="none"/>
        </w:rPr>
        <w:br/>
        <w:t>P_detect = 0.048</w:t>
      </w:r>
      <w:r w:rsidRPr="00A61285">
        <w:rPr>
          <w:rFonts w:ascii="Segoe UI" w:eastAsia="Times New Roman" w:hAnsi="Segoe UI" w:cs="Segoe UI"/>
          <w:color w:val="0D47A1"/>
          <w:kern w:val="0"/>
          <w14:ligatures w14:val="none"/>
        </w:rPr>
        <w:br/>
        <w:t>~5% of true cases</w:t>
      </w:r>
    </w:p>
    <w:p w14:paraId="3BE3C96C" w14:textId="77777777" w:rsidR="00A61285" w:rsidRPr="00A61285" w:rsidRDefault="00A61285" w:rsidP="00A61285">
      <w:pPr>
        <w:spacing w:after="0" w:line="240" w:lineRule="auto"/>
        <w:jc w:val="center"/>
        <w:rPr>
          <w:rFonts w:ascii="Times New Roman" w:eastAsia="Times New Roman" w:hAnsi="Times New Roman" w:cs="Times New Roman"/>
          <w:kern w:val="0"/>
          <w14:ligatures w14:val="none"/>
        </w:rPr>
      </w:pPr>
      <w:r w:rsidRPr="00A61285">
        <w:rPr>
          <w:rFonts w:ascii="Segoe UI" w:eastAsia="Times New Roman" w:hAnsi="Segoe UI" w:cs="Segoe UI"/>
          <w:color w:val="0D47A1"/>
          <w:kern w:val="0"/>
          <w14:ligatures w14:val="none"/>
        </w:rPr>
        <w:t>+ PIH MVD</w:t>
      </w:r>
      <w:r w:rsidRPr="00A61285">
        <w:rPr>
          <w:rFonts w:ascii="Segoe UI" w:eastAsia="Times New Roman" w:hAnsi="Segoe UI" w:cs="Segoe UI"/>
          <w:color w:val="0D47A1"/>
          <w:kern w:val="0"/>
          <w14:ligatures w14:val="none"/>
        </w:rPr>
        <w:br/>
        <w:t>P_detect = 0.104</w:t>
      </w:r>
      <w:r w:rsidRPr="00A61285">
        <w:rPr>
          <w:rFonts w:ascii="Segoe UI" w:eastAsia="Times New Roman" w:hAnsi="Segoe UI" w:cs="Segoe UI"/>
          <w:color w:val="0D47A1"/>
          <w:kern w:val="0"/>
          <w14:ligatures w14:val="none"/>
        </w:rPr>
        <w:br/>
        <w:t>+5.6 pp vs SQ</w:t>
      </w:r>
    </w:p>
    <w:p w14:paraId="2CB31ABD" w14:textId="77777777" w:rsidR="00A61285" w:rsidRPr="00A61285" w:rsidRDefault="00A61285" w:rsidP="00A61285">
      <w:pPr>
        <w:spacing w:after="0" w:line="240" w:lineRule="auto"/>
        <w:jc w:val="center"/>
        <w:rPr>
          <w:rFonts w:ascii="Times New Roman" w:eastAsia="Times New Roman" w:hAnsi="Times New Roman" w:cs="Times New Roman"/>
          <w:kern w:val="0"/>
          <w14:ligatures w14:val="none"/>
        </w:rPr>
      </w:pPr>
      <w:r w:rsidRPr="00A61285">
        <w:rPr>
          <w:rFonts w:ascii="Segoe UI" w:eastAsia="Times New Roman" w:hAnsi="Segoe UI" w:cs="Segoe UI"/>
          <w:color w:val="0D47A1"/>
          <w:kern w:val="0"/>
          <w14:ligatures w14:val="none"/>
        </w:rPr>
        <w:t>+ BChE auto-notify</w:t>
      </w:r>
      <w:r w:rsidRPr="00A61285">
        <w:rPr>
          <w:rFonts w:ascii="Segoe UI" w:eastAsia="Times New Roman" w:hAnsi="Segoe UI" w:cs="Segoe UI"/>
          <w:color w:val="0D47A1"/>
          <w:kern w:val="0"/>
          <w14:ligatures w14:val="none"/>
        </w:rPr>
        <w:br/>
        <w:t>P_detect = 0.133</w:t>
      </w:r>
      <w:r w:rsidRPr="00A61285">
        <w:rPr>
          <w:rFonts w:ascii="Segoe UI" w:eastAsia="Times New Roman" w:hAnsi="Segoe UI" w:cs="Segoe UI"/>
          <w:color w:val="0D47A1"/>
          <w:kern w:val="0"/>
          <w14:ligatures w14:val="none"/>
        </w:rPr>
        <w:br/>
        <w:t>+8.5 pp vs SQ</w:t>
      </w:r>
    </w:p>
    <w:p w14:paraId="6E158AB7" w14:textId="77777777" w:rsidR="00A61285" w:rsidRPr="005434B1" w:rsidRDefault="00A61285" w:rsidP="00A61285">
      <w:pPr>
        <w:spacing w:after="0" w:line="240" w:lineRule="auto"/>
        <w:jc w:val="center"/>
        <w:rPr>
          <w:rFonts w:ascii="Segoe UI" w:eastAsia="Times New Roman" w:hAnsi="Segoe UI" w:cs="Segoe UI"/>
          <w:color w:val="0D47A1"/>
          <w:kern w:val="0"/>
          <w:lang w:val="fr-FR"/>
          <w14:ligatures w14:val="none"/>
        </w:rPr>
      </w:pPr>
      <w:r w:rsidRPr="005434B1">
        <w:rPr>
          <w:rFonts w:ascii="Segoe UI" w:eastAsia="Times New Roman" w:hAnsi="Segoe UI" w:cs="Segoe UI"/>
          <w:color w:val="0D47A1"/>
          <w:kern w:val="0"/>
          <w:lang w:val="fr-FR"/>
          <w14:ligatures w14:val="none"/>
        </w:rPr>
        <w:t>Surveillance MVP</w:t>
      </w:r>
      <w:r w:rsidRPr="005434B1">
        <w:rPr>
          <w:rFonts w:ascii="Segoe UI" w:eastAsia="Times New Roman" w:hAnsi="Segoe UI" w:cs="Segoe UI"/>
          <w:color w:val="0D47A1"/>
          <w:kern w:val="0"/>
          <w:lang w:val="fr-FR"/>
          <w14:ligatures w14:val="none"/>
        </w:rPr>
        <w:br/>
        <w:t>P_detect = 0.189</w:t>
      </w:r>
      <w:r w:rsidRPr="005434B1">
        <w:rPr>
          <w:rFonts w:ascii="Segoe UI" w:eastAsia="Times New Roman" w:hAnsi="Segoe UI" w:cs="Segoe UI"/>
          <w:color w:val="0D47A1"/>
          <w:kern w:val="0"/>
          <w:lang w:val="fr-FR"/>
          <w14:ligatures w14:val="none"/>
        </w:rPr>
        <w:br/>
        <w:t>+14.1 pp vs SQ</w:t>
      </w:r>
    </w:p>
    <w:p w14:paraId="4B778850" w14:textId="77777777" w:rsidR="00A61285" w:rsidRPr="00A61285" w:rsidRDefault="00A61285" w:rsidP="00A61285">
      <w:pPr>
        <w:spacing w:after="0" w:line="240" w:lineRule="auto"/>
        <w:jc w:val="center"/>
        <w:rPr>
          <w:rFonts w:ascii="Segoe UI" w:eastAsia="Times New Roman" w:hAnsi="Segoe UI" w:cs="Segoe UI"/>
          <w:color w:val="0D47A1"/>
          <w:kern w:val="0"/>
          <w14:ligatures w14:val="none"/>
        </w:rPr>
      </w:pPr>
      <w:r w:rsidRPr="00A61285">
        <w:rPr>
          <w:rFonts w:ascii="Segoe UI" w:eastAsia="Times New Roman" w:hAnsi="Segoe UI" w:cs="Segoe UI"/>
          <w:color w:val="0D47A1"/>
          <w:kern w:val="0"/>
          <w14:ligatures w14:val="none"/>
        </w:rPr>
        <w:t>Option 5 Sentinel toxicology</w:t>
      </w:r>
      <w:r w:rsidRPr="00A61285">
        <w:rPr>
          <w:rFonts w:ascii="Segoe UI" w:eastAsia="Times New Roman" w:hAnsi="Segoe UI" w:cs="Segoe UI"/>
          <w:color w:val="0D47A1"/>
          <w:kern w:val="0"/>
          <w14:ligatures w14:val="none"/>
        </w:rPr>
        <w:br/>
        <w:t>agent attribution</w:t>
      </w:r>
      <w:r w:rsidRPr="00A61285">
        <w:rPr>
          <w:rFonts w:ascii="Segoe UI" w:eastAsia="Times New Roman" w:hAnsi="Segoe UI" w:cs="Segoe UI"/>
          <w:color w:val="0D47A1"/>
          <w:kern w:val="0"/>
          <w14:ligatures w14:val="none"/>
        </w:rPr>
        <w:br/>
      </w:r>
      <w:r w:rsidRPr="00A61285">
        <w:rPr>
          <w:rFonts w:ascii="Segoe UI" w:eastAsia="Times New Roman" w:hAnsi="Segoe UI" w:cs="Segoe UI"/>
          <w:i/>
          <w:iCs/>
          <w:color w:val="0D47A1"/>
          <w:kern w:val="0"/>
          <w14:ligatures w14:val="none"/>
        </w:rPr>
        <w:t>parallel investment —</w:t>
      </w:r>
      <w:r w:rsidRPr="00A61285">
        <w:rPr>
          <w:rFonts w:ascii="Segoe UI" w:eastAsia="Times New Roman" w:hAnsi="Segoe UI" w:cs="Segoe UI"/>
          <w:i/>
          <w:iCs/>
          <w:color w:val="0D47A1"/>
          <w:kern w:val="0"/>
          <w14:ligatures w14:val="none"/>
        </w:rPr>
        <w:br/>
        <w:t>see Terbufos brief</w:t>
      </w:r>
    </w:p>
    <w:p w14:paraId="43B54C64"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 xml:space="preserve">Surveillance investment decision tree — per-case detection uplift only. Each option raises P_detect, the share of true annual cases (~20,960 StatsSA-anchored mid-burden) that enter the </w:t>
      </w:r>
      <w:r w:rsidRPr="00A61285">
        <w:rPr>
          <w:rFonts w:ascii="Times New Roman" w:eastAsia="Times New Roman" w:hAnsi="Times New Roman" w:cs="Times New Roman"/>
          <w:kern w:val="0"/>
          <w14:ligatures w14:val="none"/>
        </w:rPr>
        <w:lastRenderedPageBreak/>
        <w:t>surveillance system. The absolute burden impact of these uplifts depends on response-side parameters covered in the coordination and terbufos briefs. Option 5 (sentinel toxicology) is shown separately because it is an agent-attribution investment, not a coverage uplift. All numerical values pulled from amua_import_parameters_v4.csv at render time.</w:t>
      </w:r>
    </w:p>
    <w:p w14:paraId="1D405E50"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The tree reports </w:t>
      </w:r>
      <w:r w:rsidRPr="00A61285">
        <w:rPr>
          <w:rFonts w:ascii="Times New Roman" w:eastAsia="Times New Roman" w:hAnsi="Times New Roman" w:cs="Times New Roman"/>
          <w:b/>
          <w:bCs/>
          <w:kern w:val="0"/>
          <w14:ligatures w14:val="none"/>
        </w:rPr>
        <w:t>per-case detection uplift in percentage points</w:t>
      </w:r>
      <w:r w:rsidRPr="00A61285">
        <w:rPr>
          <w:rFonts w:ascii="Times New Roman" w:eastAsia="Times New Roman" w:hAnsi="Times New Roman" w:cs="Times New Roman"/>
          <w:kern w:val="0"/>
          <w14:ligatures w14:val="none"/>
        </w:rPr>
        <w:t>. The status-quo node is a </w:t>
      </w:r>
      <w:r w:rsidRPr="00A61285">
        <w:rPr>
          <w:rFonts w:ascii="Times New Roman" w:eastAsia="Times New Roman" w:hAnsi="Times New Roman" w:cs="Times New Roman"/>
          <w:b/>
          <w:bCs/>
          <w:kern w:val="0"/>
          <w14:ligatures w14:val="none"/>
        </w:rPr>
        <w:t>measurement</w:t>
      </w:r>
      <w:r w:rsidRPr="00A61285">
        <w:rPr>
          <w:rFonts w:ascii="Times New Roman" w:eastAsia="Times New Roman" w:hAnsi="Times New Roman" w:cs="Times New Roman"/>
          <w:kern w:val="0"/>
          <w14:ligatures w14:val="none"/>
        </w:rPr>
        <w:t> of the current detection gap (1,013 NMC notifications ÷ ~20,960 implied true cases), not a baseline from which deaths are counted as averted — surveillance has no response attached. Four detection inputs (</w:t>
      </w:r>
      <w:r w:rsidRPr="00A61285">
        <w:rPr>
          <w:rFonts w:ascii="Consolas" w:eastAsia="Times New Roman" w:hAnsi="Consolas" w:cs="Courier New"/>
          <w:color w:val="C2185B"/>
          <w:kern w:val="0"/>
          <w:sz w:val="21"/>
          <w:szCs w:val="21"/>
          <w14:ligatures w14:val="none"/>
        </w:rPr>
        <w:t>d_status_quo</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d_S2_BChE_autonotify</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d_S1_PIH_MVD</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d_surveillance_mvp</w:t>
      </w:r>
      <w:r w:rsidRPr="00A61285">
        <w:rPr>
          <w:rFonts w:ascii="Times New Roman" w:eastAsia="Times New Roman" w:hAnsi="Times New Roman" w:cs="Times New Roman"/>
          <w:kern w:val="0"/>
          <w14:ligatures w14:val="none"/>
        </w:rPr>
        <w:t>) and three operating-cost rows (</w:t>
      </w:r>
      <w:r w:rsidRPr="00A61285">
        <w:rPr>
          <w:rFonts w:ascii="Consolas" w:eastAsia="Times New Roman" w:hAnsi="Consolas" w:cs="Courier New"/>
          <w:color w:val="C2185B"/>
          <w:kern w:val="0"/>
          <w:sz w:val="21"/>
          <w:szCs w:val="21"/>
          <w14:ligatures w14:val="none"/>
        </w:rPr>
        <w:t>c_S1_PIH_MVD_op</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c_S2_BChE_autonotify_op</w:t>
      </w:r>
      <w:r w:rsidRPr="00A61285">
        <w:rPr>
          <w:rFonts w:ascii="Times New Roman" w:eastAsia="Times New Roman" w:hAnsi="Times New Roman" w:cs="Times New Roman"/>
          <w:kern w:val="0"/>
          <w14:ligatures w14:val="none"/>
        </w:rPr>
        <w:t>, </w:t>
      </w:r>
      <w:r w:rsidRPr="00A61285">
        <w:rPr>
          <w:rFonts w:ascii="Consolas" w:eastAsia="Times New Roman" w:hAnsi="Consolas" w:cs="Courier New"/>
          <w:color w:val="C2185B"/>
          <w:kern w:val="0"/>
          <w:sz w:val="21"/>
          <w:szCs w:val="21"/>
          <w14:ligatures w14:val="none"/>
        </w:rPr>
        <w:t>c_surv_MVP_op</w:t>
      </w:r>
      <w:r w:rsidRPr="00A61285">
        <w:rPr>
          <w:rFonts w:ascii="Times New Roman" w:eastAsia="Times New Roman" w:hAnsi="Times New Roman" w:cs="Times New Roman"/>
          <w:kern w:val="0"/>
          <w14:ligatures w14:val="none"/>
        </w:rPr>
        <w:t>) live in </w:t>
      </w:r>
      <w:hyperlink r:id="rId51" w:tgtFrame="_blank" w:history="1">
        <w:r w:rsidRPr="00A61285">
          <w:rPr>
            <w:rFonts w:ascii="Consolas" w:eastAsia="Times New Roman" w:hAnsi="Consolas" w:cs="Courier New"/>
            <w:color w:val="0D47A1"/>
            <w:kern w:val="0"/>
            <w:sz w:val="21"/>
            <w:szCs w:val="21"/>
            <w:u w:val="single"/>
            <w14:ligatures w14:val="none"/>
          </w:rPr>
          <w:t>amua_import_parameters_v4.csv</w:t>
        </w:r>
      </w:hyperlink>
      <w:r w:rsidRPr="00A61285">
        <w:rPr>
          <w:rFonts w:ascii="Times New Roman" w:eastAsia="Times New Roman" w:hAnsi="Times New Roman" w:cs="Times New Roman"/>
          <w:kern w:val="0"/>
          <w14:ligatures w14:val="none"/>
        </w:rPr>
        <w:t> — edit the CSV and re-render. Option 5 sits outside this tree: it is an agent-attribution investment whose value is parameterised in the </w:t>
      </w:r>
      <w:hyperlink r:id="rId52" w:tgtFrame="_blank" w:history="1">
        <w:r w:rsidRPr="00A61285">
          <w:rPr>
            <w:rFonts w:ascii="Times New Roman" w:eastAsia="Times New Roman" w:hAnsi="Times New Roman" w:cs="Times New Roman"/>
            <w:color w:val="0D47A1"/>
            <w:kern w:val="0"/>
            <w:u w:val="single"/>
            <w14:ligatures w14:val="none"/>
          </w:rPr>
          <w:t>Terbufos brief</w:t>
        </w:r>
      </w:hyperlink>
      <w:r w:rsidRPr="00A61285">
        <w:rPr>
          <w:rFonts w:ascii="Times New Roman" w:eastAsia="Times New Roman" w:hAnsi="Times New Roman" w:cs="Times New Roman"/>
          <w:kern w:val="0"/>
          <w14:ligatures w14:val="none"/>
        </w:rPr>
        <w:t> and the </w:t>
      </w:r>
      <w:hyperlink r:id="rId53" w:tgtFrame="_blank" w:history="1">
        <w:r w:rsidRPr="00A61285">
          <w:rPr>
            <w:rFonts w:ascii="Times New Roman" w:eastAsia="Times New Roman" w:hAnsi="Times New Roman" w:cs="Times New Roman"/>
            <w:color w:val="0D47A1"/>
            <w:kern w:val="0"/>
            <w:u w:val="single"/>
            <w14:ligatures w14:val="none"/>
          </w:rPr>
          <w:t>sentinel toxicology appendix</w:t>
        </w:r>
      </w:hyperlink>
      <w:r w:rsidRPr="00A61285">
        <w:rPr>
          <w:rFonts w:ascii="Times New Roman" w:eastAsia="Times New Roman" w:hAnsi="Times New Roman" w:cs="Times New Roman"/>
          <w:kern w:val="0"/>
          <w14:ligatures w14:val="none"/>
        </w:rPr>
        <w:t>.</w:t>
      </w:r>
    </w:p>
    <w:p w14:paraId="496EEF90" w14:textId="77777777" w:rsidR="00A61285" w:rsidRPr="00A61285" w:rsidRDefault="00A61285" w:rsidP="00A61285">
      <w:pPr>
        <w:spacing w:before="100" w:beforeAutospacing="1"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Option 3 (Phase 2 community layer) is not modelled in this decision tree.</w:t>
      </w:r>
      <w:r w:rsidRPr="00A61285">
        <w:rPr>
          <w:rFonts w:ascii="Times New Roman" w:eastAsia="Times New Roman" w:hAnsi="Times New Roman" w:cs="Times New Roman"/>
          <w:kern w:val="0"/>
          <w14:ligatures w14:val="none"/>
        </w:rPr>
        <w:t> The MVP arm represents the ceiling achievable by linking existing administrative streams. Option 3 would require a new arm with P_detect drawn from </w:t>
      </w:r>
      <w:r w:rsidRPr="00A61285">
        <w:rPr>
          <w:rFonts w:ascii="Consolas" w:eastAsia="Times New Roman" w:hAnsi="Consolas" w:cs="Courier New"/>
          <w:color w:val="C2185B"/>
          <w:kern w:val="0"/>
          <w:sz w:val="21"/>
          <w:szCs w:val="21"/>
          <w14:ligatures w14:val="none"/>
        </w:rPr>
        <w:t>d_S1b_event_community_mid</w:t>
      </w:r>
      <w:r w:rsidRPr="00A61285">
        <w:rPr>
          <w:rFonts w:ascii="Times New Roman" w:eastAsia="Times New Roman" w:hAnsi="Times New Roman" w:cs="Times New Roman"/>
          <w:kern w:val="0"/>
          <w14:ligatures w14:val="none"/>
        </w:rPr>
        <w:t> = 0.40 (range 0.25–0.55) and annual operating cost drawn from </w:t>
      </w:r>
      <w:r w:rsidRPr="00A61285">
        <w:rPr>
          <w:rFonts w:ascii="Consolas" w:eastAsia="Times New Roman" w:hAnsi="Consolas" w:cs="Courier New"/>
          <w:color w:val="C2185B"/>
          <w:kern w:val="0"/>
          <w:sz w:val="21"/>
          <w:szCs w:val="21"/>
          <w14:ligatures w14:val="none"/>
        </w:rPr>
        <w:t>c_S1b_op_mid</w:t>
      </w:r>
      <w:r w:rsidRPr="00A61285">
        <w:rPr>
          <w:rFonts w:ascii="Times New Roman" w:eastAsia="Times New Roman" w:hAnsi="Times New Roman" w:cs="Times New Roman"/>
          <w:kern w:val="0"/>
          <w14:ligatures w14:val="none"/>
        </w:rPr>
        <w:t> = 1,500,000. It is excluded from the current tree because it is a Phase 2 option commissioned conditional on MVP pilot results, not a parallel near-term decision; and because its coordination cost depends on the net false-positive rate after two-tier triage (</w:t>
      </w:r>
      <w:r w:rsidRPr="00A61285">
        <w:rPr>
          <w:rFonts w:ascii="Consolas" w:eastAsia="Times New Roman" w:hAnsi="Consolas" w:cs="Courier New"/>
          <w:color w:val="C2185B"/>
          <w:kern w:val="0"/>
          <w:sz w:val="21"/>
          <w:szCs w:val="21"/>
          <w14:ligatures w14:val="none"/>
        </w:rPr>
        <w:t>p_fp_S1b_mid</w:t>
      </w:r>
      <w:r w:rsidRPr="00A61285">
        <w:rPr>
          <w:rFonts w:ascii="Times New Roman" w:eastAsia="Times New Roman" w:hAnsi="Times New Roman" w:cs="Times New Roman"/>
          <w:kern w:val="0"/>
          <w14:ligatures w14:val="none"/>
        </w:rPr>
        <w:t> = 0.35 gross; ~8–12% net) modelled in the </w:t>
      </w:r>
      <w:hyperlink r:id="rId54"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w:t>
      </w:r>
    </w:p>
    <w:p w14:paraId="3FE9529C"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For burden impact, see the next brief.</w:t>
      </w:r>
      <w:r w:rsidRPr="00A61285">
        <w:rPr>
          <w:rFonts w:ascii="Times New Roman" w:eastAsia="Times New Roman" w:hAnsi="Times New Roman" w:cs="Times New Roman"/>
          <w:kern w:val="0"/>
          <w14:ligatures w14:val="none"/>
        </w:rPr>
        <w:t> These P_detect figures feed the </w:t>
      </w:r>
      <w:hyperlink r:id="rId55"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 decision tree, where response efficacy η converts detection into cases averted, and the </w:t>
      </w:r>
      <w:hyperlink r:id="rId56" w:tgtFrame="_blank" w:history="1">
        <w:r w:rsidRPr="00A61285">
          <w:rPr>
            <w:rFonts w:ascii="Times New Roman" w:eastAsia="Times New Roman" w:hAnsi="Times New Roman" w:cs="Times New Roman"/>
            <w:color w:val="0D47A1"/>
            <w:kern w:val="0"/>
            <w:u w:val="single"/>
            <w14:ligatures w14:val="none"/>
          </w:rPr>
          <w:t>Terbufos brief</w:t>
        </w:r>
      </w:hyperlink>
      <w:r w:rsidRPr="00A61285">
        <w:rPr>
          <w:rFonts w:ascii="Times New Roman" w:eastAsia="Times New Roman" w:hAnsi="Times New Roman" w:cs="Times New Roman"/>
          <w:kern w:val="0"/>
          <w14:ligatures w14:val="none"/>
        </w:rPr>
        <w:t>, where regulatory restriction converts cases into deaths averted.</w:t>
      </w:r>
    </w:p>
    <w:p w14:paraId="751308B4"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7. Status-quo costing — what surveillance costs today</w:t>
      </w:r>
    </w:p>
    <w:p w14:paraId="7641E004" w14:textId="77777777" w:rsidR="00A61285" w:rsidRPr="00A61285" w:rsidRDefault="00A61285" w:rsidP="00A61285">
      <w:pPr>
        <w:shd w:val="clear" w:color="auto" w:fill="E9F2FC"/>
        <w:spacing w:after="0" w:line="240" w:lineRule="auto"/>
        <w:rPr>
          <w:rFonts w:ascii="Times New Roman" w:eastAsia="Times New Roman" w:hAnsi="Times New Roman" w:cs="Times New Roman"/>
          <w:b/>
          <w:bCs/>
          <w:kern w:val="0"/>
          <w14:ligatures w14:val="none"/>
        </w:rPr>
      </w:pPr>
      <w:r w:rsidRPr="00A61285">
        <w:rPr>
          <w:rFonts w:ascii="Times New Roman" w:eastAsia="Times New Roman" w:hAnsi="Times New Roman" w:cs="Times New Roman"/>
          <w:b/>
          <w:bCs/>
          <w:kern w:val="0"/>
          <w:bdr w:val="none" w:sz="0" w:space="0" w:color="auto" w:frame="1"/>
          <w14:ligatures w14:val="none"/>
        </w:rPr>
        <w:t>Note</w:t>
      </w:r>
      <w:r w:rsidRPr="00A61285">
        <w:rPr>
          <w:rFonts w:ascii="Times New Roman" w:eastAsia="Times New Roman" w:hAnsi="Times New Roman" w:cs="Times New Roman"/>
          <w:b/>
          <w:bCs/>
          <w:kern w:val="0"/>
          <w14:ligatures w14:val="none"/>
        </w:rPr>
        <w:t>How to read &amp; edit this section</w:t>
      </w:r>
    </w:p>
    <w:p w14:paraId="583BF8C1"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The tables below are the </w:t>
      </w:r>
      <w:r w:rsidRPr="00A61285">
        <w:rPr>
          <w:rFonts w:ascii="Times New Roman" w:eastAsia="Times New Roman" w:hAnsi="Times New Roman" w:cs="Times New Roman"/>
          <w:b/>
          <w:bCs/>
          <w:kern w:val="0"/>
          <w14:ligatures w14:val="none"/>
        </w:rPr>
        <w:t>average-cost economic build-up of running surveillance for pesticide poisoning today</w:t>
      </w:r>
      <w:r w:rsidRPr="00A61285">
        <w:rPr>
          <w:rFonts w:ascii="Times New Roman" w:eastAsia="Times New Roman" w:hAnsi="Times New Roman" w:cs="Times New Roman"/>
          <w:kern w:val="0"/>
          <w14:ligatures w14:val="none"/>
        </w:rPr>
        <w:t> (status quo, 2024–25 ZAR). They are sourced from an editable workbook — </w:t>
      </w:r>
      <w:hyperlink r:id="rId57" w:tgtFrame="_blank" w:history="1">
        <w:r w:rsidRPr="00A61285">
          <w:rPr>
            <w:rFonts w:ascii="Consolas" w:eastAsia="Times New Roman" w:hAnsi="Consolas" w:cs="Courier New"/>
            <w:color w:val="0D47A1"/>
            <w:kern w:val="0"/>
            <w:sz w:val="21"/>
            <w:szCs w:val="21"/>
            <w:u w:val="single"/>
            <w14:ligatures w14:val="none"/>
          </w:rPr>
          <w:t>data/surveillance_costing.xlsx</w:t>
        </w:r>
      </w:hyperlink>
      <w:r w:rsidRPr="00A61285">
        <w:rPr>
          <w:rFonts w:ascii="Times New Roman" w:eastAsia="Times New Roman" w:hAnsi="Times New Roman" w:cs="Times New Roman"/>
          <w:kern w:val="0"/>
          <w14:ligatures w14:val="none"/>
        </w:rPr>
        <w:t> — with three sheets:</w:t>
      </w:r>
    </w:p>
    <w:p w14:paraId="0FC2F555" w14:textId="77777777" w:rsidR="00A61285" w:rsidRPr="00A61285" w:rsidRDefault="00A61285" w:rsidP="00A61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Consolas" w:eastAsia="Times New Roman" w:hAnsi="Consolas" w:cs="Courier New"/>
          <w:color w:val="C2185B"/>
          <w:kern w:val="0"/>
          <w:sz w:val="21"/>
          <w:szCs w:val="21"/>
          <w14:ligatures w14:val="none"/>
        </w:rPr>
        <w:t>personnel</w:t>
      </w:r>
      <w:r w:rsidRPr="00A61285">
        <w:rPr>
          <w:rFonts w:ascii="Times New Roman" w:eastAsia="Times New Roman" w:hAnsi="Times New Roman" w:cs="Times New Roman"/>
          <w:kern w:val="0"/>
          <w14:ligatures w14:val="none"/>
        </w:rPr>
        <w:t> — staff time (CTE × FTE %) by stream</w:t>
      </w:r>
    </w:p>
    <w:p w14:paraId="454A82F6" w14:textId="77777777" w:rsidR="00A61285" w:rsidRPr="00A61285" w:rsidRDefault="00A61285" w:rsidP="00A61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Consolas" w:eastAsia="Times New Roman" w:hAnsi="Consolas" w:cs="Courier New"/>
          <w:color w:val="C2185B"/>
          <w:kern w:val="0"/>
          <w:sz w:val="21"/>
          <w:szCs w:val="21"/>
          <w14:ligatures w14:val="none"/>
        </w:rPr>
        <w:t>system</w:t>
      </w:r>
      <w:r w:rsidRPr="00A61285">
        <w:rPr>
          <w:rFonts w:ascii="Times New Roman" w:eastAsia="Times New Roman" w:hAnsi="Times New Roman" w:cs="Times New Roman"/>
          <w:kern w:val="0"/>
          <w14:ligatures w14:val="none"/>
        </w:rPr>
        <w:t> — infrastructure, hosting, SMS, reagents by stream</w:t>
      </w:r>
    </w:p>
    <w:p w14:paraId="568F0356" w14:textId="77777777" w:rsidR="00A61285" w:rsidRPr="00A61285" w:rsidRDefault="00A61285" w:rsidP="00A6128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Consolas" w:eastAsia="Times New Roman" w:hAnsi="Consolas" w:cs="Courier New"/>
          <w:color w:val="C2185B"/>
          <w:kern w:val="0"/>
          <w:sz w:val="21"/>
          <w:szCs w:val="21"/>
          <w14:ligatures w14:val="none"/>
        </w:rPr>
        <w:t>allocation</w:t>
      </w:r>
      <w:r w:rsidRPr="00A61285">
        <w:rPr>
          <w:rFonts w:ascii="Times New Roman" w:eastAsia="Times New Roman" w:hAnsi="Times New Roman" w:cs="Times New Roman"/>
          <w:kern w:val="0"/>
          <w14:ligatures w14:val="none"/>
        </w:rPr>
        <w:t> — what share of each stream’s total volume is pesticide-related (e.g. ~100 pesticide notifications/month out of ~10,000 total NMC notifications ≈ </w:t>
      </w:r>
      <w:r w:rsidRPr="00A61285">
        <w:rPr>
          <w:rFonts w:ascii="Times New Roman" w:eastAsia="Times New Roman" w:hAnsi="Times New Roman" w:cs="Times New Roman"/>
          <w:b/>
          <w:bCs/>
          <w:kern w:val="0"/>
          <w14:ligatures w14:val="none"/>
        </w:rPr>
        <w:t>0.84 %</w:t>
      </w:r>
      <w:r w:rsidRPr="00A61285">
        <w:rPr>
          <w:rFonts w:ascii="Times New Roman" w:eastAsia="Times New Roman" w:hAnsi="Times New Roman" w:cs="Times New Roman"/>
          <w:kern w:val="0"/>
          <w14:ligatures w14:val="none"/>
        </w:rPr>
        <w:t> of NMC platform OPEX is attributable to pesticide work)</w:t>
      </w:r>
    </w:p>
    <w:p w14:paraId="477FF0A1"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To revise a unit cost or FTE, </w:t>
      </w:r>
      <w:r w:rsidRPr="00A61285">
        <w:rPr>
          <w:rFonts w:ascii="Times New Roman" w:eastAsia="Times New Roman" w:hAnsi="Times New Roman" w:cs="Times New Roman"/>
          <w:b/>
          <w:bCs/>
          <w:kern w:val="0"/>
          <w14:ligatures w14:val="none"/>
        </w:rPr>
        <w:t>edit a cell in the .xlsx and re-render</w:t>
      </w:r>
      <w:r w:rsidRPr="00A61285">
        <w:rPr>
          <w:rFonts w:ascii="Times New Roman" w:eastAsia="Times New Roman" w:hAnsi="Times New Roman" w:cs="Times New Roman"/>
          <w:kern w:val="0"/>
          <w14:ligatures w14:val="none"/>
        </w:rPr>
        <w:t> — every number below updates. The CSV (</w:t>
      </w:r>
      <w:r w:rsidRPr="00A61285">
        <w:rPr>
          <w:rFonts w:ascii="Consolas" w:eastAsia="Times New Roman" w:hAnsi="Consolas" w:cs="Courier New"/>
          <w:color w:val="C2185B"/>
          <w:kern w:val="0"/>
          <w:sz w:val="21"/>
          <w:szCs w:val="21"/>
          <w14:ligatures w14:val="none"/>
        </w:rPr>
        <w:t>amua_import_parameters_v4.csv</w:t>
      </w:r>
      <w:r w:rsidRPr="00A61285">
        <w:rPr>
          <w:rFonts w:ascii="Times New Roman" w:eastAsia="Times New Roman" w:hAnsi="Times New Roman" w:cs="Times New Roman"/>
          <w:kern w:val="0"/>
          <w14:ligatures w14:val="none"/>
        </w:rPr>
        <w:t>) remains the source of truth for </w:t>
      </w:r>
      <w:r w:rsidRPr="00A61285">
        <w:rPr>
          <w:rFonts w:ascii="Times New Roman" w:eastAsia="Times New Roman" w:hAnsi="Times New Roman" w:cs="Times New Roman"/>
          <w:i/>
          <w:iCs/>
          <w:kern w:val="0"/>
          <w14:ligatures w14:val="none"/>
        </w:rPr>
        <w:t>model</w:t>
      </w:r>
      <w:r w:rsidRPr="00A61285">
        <w:rPr>
          <w:rFonts w:ascii="Times New Roman" w:eastAsia="Times New Roman" w:hAnsi="Times New Roman" w:cs="Times New Roman"/>
          <w:kern w:val="0"/>
          <w14:ligatures w14:val="none"/>
        </w:rPr>
        <w:t> parameters and </w:t>
      </w:r>
      <w:r w:rsidRPr="00A61285">
        <w:rPr>
          <w:rFonts w:ascii="Times New Roman" w:eastAsia="Times New Roman" w:hAnsi="Times New Roman" w:cs="Times New Roman"/>
          <w:i/>
          <w:iCs/>
          <w:kern w:val="0"/>
          <w14:ligatures w14:val="none"/>
        </w:rPr>
        <w:t>marginal</w:t>
      </w:r>
      <w:r w:rsidRPr="00A61285">
        <w:rPr>
          <w:rFonts w:ascii="Times New Roman" w:eastAsia="Times New Roman" w:hAnsi="Times New Roman" w:cs="Times New Roman"/>
          <w:kern w:val="0"/>
          <w14:ligatures w14:val="none"/>
        </w:rPr>
        <w:t xml:space="preserve"> policy-option costs (Option 1 / Option 2 / MVP). Salary anchors come from the DPSA scales (L10–11), NHLS Patterson grades (D/E), DoH OSD scales (MO, pharmacy), NICD recruitment notices and SITA contracting benchmarks; system anchors </w:t>
      </w:r>
      <w:r w:rsidRPr="00A61285">
        <w:rPr>
          <w:rFonts w:ascii="Times New Roman" w:eastAsia="Times New Roman" w:hAnsi="Times New Roman" w:cs="Times New Roman"/>
          <w:kern w:val="0"/>
          <w14:ligatures w14:val="none"/>
        </w:rPr>
        <w:lastRenderedPageBreak/>
        <w:t>come from NHLS State Tender RT-262, AWS af-south-1 pricing, Clickatell/BulkSMS SA, and the NICD ICT budget — full citations are in each row’s </w:t>
      </w:r>
      <w:r w:rsidRPr="00A61285">
        <w:rPr>
          <w:rFonts w:ascii="Consolas" w:eastAsia="Times New Roman" w:hAnsi="Consolas" w:cs="Courier New"/>
          <w:color w:val="C2185B"/>
          <w:kern w:val="0"/>
          <w:sz w:val="21"/>
          <w:szCs w:val="21"/>
          <w14:ligatures w14:val="none"/>
        </w:rPr>
        <w:t>source</w:t>
      </w:r>
      <w:r w:rsidRPr="00A61285">
        <w:rPr>
          <w:rFonts w:ascii="Times New Roman" w:eastAsia="Times New Roman" w:hAnsi="Times New Roman" w:cs="Times New Roman"/>
          <w:kern w:val="0"/>
          <w14:ligatures w14:val="none"/>
        </w:rPr>
        <w:t> column.</w:t>
      </w:r>
    </w:p>
    <w:p w14:paraId="123F2A08" w14:textId="77777777" w:rsidR="00A61285" w:rsidRPr="00A61285" w:rsidRDefault="00A61285" w:rsidP="00A61285">
      <w:pPr>
        <w:numPr>
          <w:ilvl w:val="0"/>
          <w:numId w:val="12"/>
        </w:numPr>
        <w:pBdr>
          <w:bottom w:val="single" w:sz="4" w:space="0" w:color="DEE2E6"/>
        </w:pBdr>
        <w:spacing w:before="15" w:after="0" w:afterAutospacing="1" w:line="240" w:lineRule="auto"/>
        <w:rPr>
          <w:rFonts w:ascii="Times New Roman" w:eastAsia="Times New Roman" w:hAnsi="Times New Roman" w:cs="Times New Roman"/>
          <w:kern w:val="0"/>
          <w14:ligatures w14:val="none"/>
        </w:rPr>
      </w:pPr>
      <w:hyperlink r:id="rId58" w:history="1">
        <w:r w:rsidRPr="00A61285">
          <w:rPr>
            <w:rFonts w:ascii="Times New Roman" w:eastAsia="Times New Roman" w:hAnsi="Times New Roman" w:cs="Times New Roman"/>
            <w:color w:val="000000"/>
            <w:kern w:val="0"/>
            <w:sz w:val="26"/>
            <w:szCs w:val="26"/>
            <w:bdr w:val="single" w:sz="4" w:space="6" w:color="DEE2E6" w:frame="1"/>
            <w:shd w:val="clear" w:color="auto" w:fill="FFFFFF"/>
            <w14:ligatures w14:val="none"/>
          </w:rPr>
          <w:t>1. Personnel</w:t>
        </w:r>
      </w:hyperlink>
    </w:p>
    <w:p w14:paraId="1C3C2AB5" w14:textId="77777777" w:rsidR="00A61285" w:rsidRPr="00A61285" w:rsidRDefault="00A61285" w:rsidP="00A61285">
      <w:pPr>
        <w:numPr>
          <w:ilvl w:val="0"/>
          <w:numId w:val="12"/>
        </w:numPr>
        <w:pBdr>
          <w:bottom w:val="single" w:sz="4" w:space="0" w:color="DEE2E6"/>
        </w:pBdr>
        <w:spacing w:before="15" w:after="0" w:afterAutospacing="1" w:line="240" w:lineRule="auto"/>
        <w:rPr>
          <w:rFonts w:ascii="Times New Roman" w:eastAsia="Times New Roman" w:hAnsi="Times New Roman" w:cs="Times New Roman"/>
          <w:kern w:val="0"/>
          <w14:ligatures w14:val="none"/>
        </w:rPr>
      </w:pPr>
      <w:hyperlink r:id="rId59" w:history="1">
        <w:r w:rsidRPr="00A61285">
          <w:rPr>
            <w:rFonts w:ascii="Times New Roman" w:eastAsia="Times New Roman" w:hAnsi="Times New Roman" w:cs="Times New Roman"/>
            <w:color w:val="0D47A1"/>
            <w:kern w:val="0"/>
            <w:sz w:val="26"/>
            <w:szCs w:val="26"/>
            <w:bdr w:val="single" w:sz="4" w:space="6" w:color="auto" w:frame="1"/>
            <w14:ligatures w14:val="none"/>
          </w:rPr>
          <w:t>2. System</w:t>
        </w:r>
      </w:hyperlink>
    </w:p>
    <w:p w14:paraId="4B3F2544" w14:textId="77777777" w:rsidR="00A61285" w:rsidRPr="00A61285" w:rsidRDefault="00A61285" w:rsidP="00A61285">
      <w:pPr>
        <w:numPr>
          <w:ilvl w:val="0"/>
          <w:numId w:val="12"/>
        </w:numPr>
        <w:pBdr>
          <w:bottom w:val="single" w:sz="4" w:space="0" w:color="DEE2E6"/>
        </w:pBdr>
        <w:spacing w:before="15" w:after="0" w:afterAutospacing="1" w:line="240" w:lineRule="auto"/>
        <w:rPr>
          <w:rFonts w:ascii="Times New Roman" w:eastAsia="Times New Roman" w:hAnsi="Times New Roman" w:cs="Times New Roman"/>
          <w:kern w:val="0"/>
          <w14:ligatures w14:val="none"/>
        </w:rPr>
      </w:pPr>
      <w:hyperlink r:id="rId60" w:history="1">
        <w:r w:rsidRPr="00A61285">
          <w:rPr>
            <w:rFonts w:ascii="Times New Roman" w:eastAsia="Times New Roman" w:hAnsi="Times New Roman" w:cs="Times New Roman"/>
            <w:color w:val="0D47A1"/>
            <w:kern w:val="0"/>
            <w:sz w:val="26"/>
            <w:szCs w:val="26"/>
            <w:bdr w:val="single" w:sz="4" w:space="6" w:color="auto" w:frame="1"/>
            <w14:ligatures w14:val="none"/>
          </w:rPr>
          <w:t>3. Allocation factors</w:t>
        </w:r>
      </w:hyperlink>
    </w:p>
    <w:p w14:paraId="50856E6E" w14:textId="77777777" w:rsidR="00A61285" w:rsidRPr="00A61285" w:rsidRDefault="00A61285" w:rsidP="00A61285">
      <w:pPr>
        <w:numPr>
          <w:ilvl w:val="0"/>
          <w:numId w:val="12"/>
        </w:numPr>
        <w:pBdr>
          <w:bottom w:val="single" w:sz="4" w:space="0" w:color="DEE2E6"/>
        </w:pBdr>
        <w:spacing w:before="15" w:after="0" w:afterAutospacing="1" w:line="240" w:lineRule="auto"/>
        <w:rPr>
          <w:rFonts w:ascii="Times New Roman" w:eastAsia="Times New Roman" w:hAnsi="Times New Roman" w:cs="Times New Roman"/>
          <w:kern w:val="0"/>
          <w14:ligatures w14:val="none"/>
        </w:rPr>
      </w:pPr>
      <w:hyperlink r:id="rId61" w:history="1">
        <w:r w:rsidRPr="00A61285">
          <w:rPr>
            <w:rFonts w:ascii="Times New Roman" w:eastAsia="Times New Roman" w:hAnsi="Times New Roman" w:cs="Times New Roman"/>
            <w:color w:val="0D47A1"/>
            <w:kern w:val="0"/>
            <w:sz w:val="26"/>
            <w:szCs w:val="26"/>
            <w:bdr w:val="single" w:sz="4" w:space="6" w:color="auto" w:frame="1"/>
            <w14:ligatures w14:val="none"/>
          </w:rPr>
          <w:t>4. Status-quo total</w:t>
        </w:r>
      </w:hyperlink>
    </w:p>
    <w:p w14:paraId="29EA4BCD" w14:textId="77777777" w:rsidR="00A61285" w:rsidRPr="00A61285" w:rsidRDefault="00A61285" w:rsidP="00A61285">
      <w:pPr>
        <w:numPr>
          <w:ilvl w:val="0"/>
          <w:numId w:val="12"/>
        </w:numPr>
        <w:pBdr>
          <w:bottom w:val="single" w:sz="4" w:space="0" w:color="DEE2E6"/>
        </w:pBdr>
        <w:spacing w:before="15" w:after="0" w:afterAutospacing="1" w:line="240" w:lineRule="auto"/>
        <w:rPr>
          <w:rFonts w:ascii="Times New Roman" w:eastAsia="Times New Roman" w:hAnsi="Times New Roman" w:cs="Times New Roman"/>
          <w:kern w:val="0"/>
          <w14:ligatures w14:val="none"/>
        </w:rPr>
      </w:pPr>
      <w:hyperlink r:id="rId62" w:history="1">
        <w:r w:rsidRPr="00A61285">
          <w:rPr>
            <w:rFonts w:ascii="Times New Roman" w:eastAsia="Times New Roman" w:hAnsi="Times New Roman" w:cs="Times New Roman"/>
            <w:color w:val="0D47A1"/>
            <w:kern w:val="0"/>
            <w:sz w:val="26"/>
            <w:szCs w:val="26"/>
            <w:bdr w:val="single" w:sz="4" w:space="6" w:color="auto" w:frame="1"/>
            <w14:ligatures w14:val="none"/>
          </w:rPr>
          <w:t>5. Marginal cost of policy options</w:t>
        </w:r>
      </w:hyperlink>
    </w:p>
    <w:p w14:paraId="1C6AC926"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Annual cost-to-employer × FTE share attributable to pesticide surveillance, by stream.</w:t>
      </w:r>
    </w:p>
    <w:p w14:paraId="47B369D5"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Table 1</w:t>
      </w:r>
    </w:p>
    <w:tbl>
      <w:tblPr>
        <w:tblW w:w="0" w:type="dxa"/>
        <w:jc w:val="center"/>
        <w:tblBorders>
          <w:top w:val="single" w:sz="12" w:space="0" w:color="A8A8A8"/>
          <w:bottom w:val="single" w:sz="12" w:space="0" w:color="A8A8A8"/>
        </w:tblBorders>
        <w:shd w:val="clear" w:color="auto" w:fill="FFFFFF"/>
        <w:tblCellMar>
          <w:top w:w="15" w:type="dxa"/>
          <w:left w:w="15" w:type="dxa"/>
          <w:bottom w:w="15" w:type="dxa"/>
          <w:right w:w="15" w:type="dxa"/>
        </w:tblCellMar>
        <w:tblLook w:val="04A0" w:firstRow="1" w:lastRow="0" w:firstColumn="1" w:lastColumn="0" w:noHBand="0" w:noVBand="1"/>
      </w:tblPr>
      <w:tblGrid>
        <w:gridCol w:w="1934"/>
        <w:gridCol w:w="1177"/>
        <w:gridCol w:w="901"/>
        <w:gridCol w:w="1115"/>
        <w:gridCol w:w="2520"/>
        <w:gridCol w:w="1713"/>
      </w:tblGrid>
      <w:tr w:rsidR="00A61285" w:rsidRPr="00A61285" w14:paraId="03160FC7" w14:textId="77777777">
        <w:trPr>
          <w:tblHeader/>
          <w:jc w:val="center"/>
        </w:trPr>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8EFDE9B"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353BAC10" w14:textId="77777777" w:rsidR="00A61285" w:rsidRPr="00A61285" w:rsidRDefault="00A61285" w:rsidP="00A61285">
            <w:pPr>
              <w:spacing w:after="0" w:line="240" w:lineRule="auto"/>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Annual CTE (R)</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4D44ADCA" w14:textId="77777777" w:rsidR="00A61285" w:rsidRPr="00A61285" w:rsidRDefault="00A61285" w:rsidP="00A61285">
            <w:pPr>
              <w:spacing w:after="0" w:line="240" w:lineRule="auto"/>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FTE %</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ECBFF43" w14:textId="77777777" w:rsidR="00A61285" w:rsidRPr="00A61285" w:rsidRDefault="00A61285" w:rsidP="00A61285">
            <w:pPr>
              <w:spacing w:after="0" w:line="240" w:lineRule="auto"/>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Allocated cost (R/yr)</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530CA839" w14:textId="77777777" w:rsidR="00A61285" w:rsidRPr="00A61285" w:rsidRDefault="00A61285" w:rsidP="00A61285">
            <w:pPr>
              <w:spacing w:after="0" w:line="240" w:lineRule="auto"/>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Rationale</w:t>
            </w:r>
          </w:p>
        </w:tc>
        <w:tc>
          <w:tcPr>
            <w:tcW w:w="0" w:type="auto"/>
            <w:tcBorders>
              <w:top w:val="nil"/>
              <w:left w:val="nil"/>
              <w:bottom w:val="nil"/>
              <w:right w:val="nil"/>
            </w:tcBorders>
            <w:shd w:val="clear" w:color="auto" w:fill="FFFFFF"/>
            <w:tcMar>
              <w:top w:w="75" w:type="dxa"/>
              <w:left w:w="75" w:type="dxa"/>
              <w:bottom w:w="90" w:type="dxa"/>
              <w:right w:w="75" w:type="dxa"/>
            </w:tcMar>
            <w:vAlign w:val="bottom"/>
            <w:hideMark/>
          </w:tcPr>
          <w:p w14:paraId="279E685A" w14:textId="77777777" w:rsidR="00A61285" w:rsidRPr="00A61285" w:rsidRDefault="00A61285" w:rsidP="00A61285">
            <w:pPr>
              <w:spacing w:after="0" w:line="240" w:lineRule="auto"/>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Source</w:t>
            </w:r>
          </w:p>
        </w:tc>
      </w:tr>
      <w:tr w:rsidR="00A61285" w:rsidRPr="00A61285" w14:paraId="2FC52EFC" w14:textId="77777777">
        <w:trPr>
          <w:jc w:val="center"/>
        </w:trPr>
        <w:tc>
          <w:tcPr>
            <w:tcW w:w="0" w:type="auto"/>
            <w:gridSpan w:val="6"/>
            <w:tcBorders>
              <w:top w:val="sing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0067F8EC" w14:textId="77777777" w:rsidR="00A61285" w:rsidRPr="00A61285" w:rsidRDefault="00A61285" w:rsidP="00A61285">
            <w:pPr>
              <w:spacing w:after="0" w:line="240" w:lineRule="auto"/>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Cross</w:t>
            </w:r>
          </w:p>
        </w:tc>
      </w:tr>
      <w:tr w:rsidR="00A61285" w:rsidRPr="00A61285" w14:paraId="61F260B9" w14:textId="77777777">
        <w:trPr>
          <w:jc w:val="center"/>
        </w:trPr>
        <w:tc>
          <w:tcPr>
            <w:tcW w:w="0" w:type="auto"/>
            <w:tcBorders>
              <w:top w:val="single" w:sz="12"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3AA83B54"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NICD data engineer (notification feeds)</w:t>
            </w:r>
          </w:p>
        </w:tc>
        <w:tc>
          <w:tcPr>
            <w:tcW w:w="0" w:type="auto"/>
            <w:tcBorders>
              <w:top w:val="single" w:sz="12" w:space="0" w:color="D3D3D3"/>
              <w:left w:val="nil"/>
              <w:bottom w:val="nil"/>
              <w:right w:val="nil"/>
            </w:tcBorders>
            <w:shd w:val="clear" w:color="auto" w:fill="FFFFFF"/>
            <w:tcMar>
              <w:top w:w="120" w:type="dxa"/>
              <w:left w:w="75" w:type="dxa"/>
              <w:bottom w:w="120" w:type="dxa"/>
              <w:right w:w="75" w:type="dxa"/>
            </w:tcMar>
            <w:vAlign w:val="center"/>
            <w:hideMark/>
          </w:tcPr>
          <w:p w14:paraId="62F8E187"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750,000</w:t>
            </w:r>
          </w:p>
        </w:tc>
        <w:tc>
          <w:tcPr>
            <w:tcW w:w="0" w:type="auto"/>
            <w:tcBorders>
              <w:top w:val="single" w:sz="12" w:space="0" w:color="D3D3D3"/>
              <w:left w:val="nil"/>
              <w:bottom w:val="nil"/>
              <w:right w:val="nil"/>
            </w:tcBorders>
            <w:shd w:val="clear" w:color="auto" w:fill="FFFFFF"/>
            <w:tcMar>
              <w:top w:w="120" w:type="dxa"/>
              <w:left w:w="75" w:type="dxa"/>
              <w:bottom w:w="120" w:type="dxa"/>
              <w:right w:w="75" w:type="dxa"/>
            </w:tcMar>
            <w:vAlign w:val="center"/>
            <w:hideMark/>
          </w:tcPr>
          <w:p w14:paraId="00F0D3FC"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10.0%</w:t>
            </w:r>
          </w:p>
        </w:tc>
        <w:tc>
          <w:tcPr>
            <w:tcW w:w="0" w:type="auto"/>
            <w:tcBorders>
              <w:top w:val="single" w:sz="12" w:space="0" w:color="D3D3D3"/>
              <w:left w:val="nil"/>
              <w:bottom w:val="nil"/>
              <w:right w:val="nil"/>
            </w:tcBorders>
            <w:shd w:val="clear" w:color="auto" w:fill="FFFFFF"/>
            <w:tcMar>
              <w:top w:w="120" w:type="dxa"/>
              <w:left w:w="75" w:type="dxa"/>
              <w:bottom w:w="120" w:type="dxa"/>
              <w:right w:w="75" w:type="dxa"/>
            </w:tcMar>
            <w:vAlign w:val="center"/>
            <w:hideMark/>
          </w:tcPr>
          <w:p w14:paraId="32011927"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75,000</w:t>
            </w:r>
          </w:p>
        </w:tc>
        <w:tc>
          <w:tcPr>
            <w:tcW w:w="0" w:type="auto"/>
            <w:tcBorders>
              <w:top w:val="single" w:sz="12" w:space="0" w:color="D3D3D3"/>
              <w:left w:val="nil"/>
              <w:bottom w:val="nil"/>
              <w:right w:val="nil"/>
            </w:tcBorders>
            <w:shd w:val="clear" w:color="auto" w:fill="FFFFFF"/>
            <w:tcMar>
              <w:top w:w="120" w:type="dxa"/>
              <w:left w:w="75" w:type="dxa"/>
              <w:bottom w:w="120" w:type="dxa"/>
              <w:right w:w="75" w:type="dxa"/>
            </w:tcMar>
            <w:vAlign w:val="center"/>
            <w:hideMark/>
          </w:tcPr>
          <w:p w14:paraId="6F2EC642"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Maintains NHLS-&gt;NMC IT feed (now operational) and BChE auto-notify rules.</w:t>
            </w:r>
          </w:p>
        </w:tc>
        <w:tc>
          <w:tcPr>
            <w:tcW w:w="0" w:type="auto"/>
            <w:tcBorders>
              <w:top w:val="single" w:sz="12" w:space="0" w:color="D3D3D3"/>
              <w:left w:val="nil"/>
              <w:bottom w:val="nil"/>
              <w:right w:val="nil"/>
            </w:tcBorders>
            <w:shd w:val="clear" w:color="auto" w:fill="FFFFFF"/>
            <w:tcMar>
              <w:top w:w="120" w:type="dxa"/>
              <w:left w:w="75" w:type="dxa"/>
              <w:bottom w:w="120" w:type="dxa"/>
              <w:right w:w="75" w:type="dxa"/>
            </w:tcMar>
            <w:vAlign w:val="center"/>
            <w:hideMark/>
          </w:tcPr>
          <w:p w14:paraId="7078B631"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SITA / state IT contracting 2024</w:t>
            </w:r>
          </w:p>
        </w:tc>
      </w:tr>
      <w:tr w:rsidR="00A61285" w:rsidRPr="00A61285" w14:paraId="17BB64B0" w14:textId="77777777">
        <w:trPr>
          <w:jc w:val="center"/>
        </w:trPr>
        <w:tc>
          <w:tcPr>
            <w:tcW w:w="0" w:type="auto"/>
            <w:tcBorders>
              <w:top w:val="single" w:sz="6"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2A757AD7"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NICD biostatistician (signal detection)</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77F65794"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850,000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408AC1ED"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5.0%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263E7000"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42,500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445B6DBE"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Spatial-temporal monitoring of pesticide signals across streams.</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028DDF47"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DPSA L11-12 scale 2024</w:t>
            </w:r>
          </w:p>
        </w:tc>
      </w:tr>
      <w:tr w:rsidR="00A61285" w:rsidRPr="00A61285" w14:paraId="5C49F3DA" w14:textId="77777777">
        <w:trPr>
          <w:jc w:val="center"/>
        </w:trPr>
        <w:tc>
          <w:tcPr>
            <w:tcW w:w="0" w:type="auto"/>
            <w:gridSpan w:val="6"/>
            <w:tcBorders>
              <w:top w:val="sing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0B1268C5" w14:textId="77777777" w:rsidR="00A61285" w:rsidRPr="00A61285" w:rsidRDefault="00A61285" w:rsidP="00A61285">
            <w:pPr>
              <w:spacing w:after="0" w:line="240" w:lineRule="auto"/>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NMC</w:t>
            </w:r>
          </w:p>
        </w:tc>
      </w:tr>
      <w:tr w:rsidR="00A61285" w:rsidRPr="00A61285" w14:paraId="700DC5D7" w14:textId="77777777">
        <w:trPr>
          <w:jc w:val="center"/>
        </w:trPr>
        <w:tc>
          <w:tcPr>
            <w:tcW w:w="0" w:type="auto"/>
            <w:tcBorders>
              <w:top w:val="single" w:sz="12"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1C1CEB6F"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NICD epidemiologist (analyst)</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1C80B0C2"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650,000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1009B522"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20.0%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5F7684BC"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130,000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60CF00A7"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0.2 FTE reviewing/cleaning the ~12k annual NMC notifications; pesticide is ~1% of intake.</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0058F724"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DPSA L10-11 scale 2024 + NICD recruitment</w:t>
            </w:r>
          </w:p>
        </w:tc>
      </w:tr>
      <w:tr w:rsidR="00A61285" w:rsidRPr="00A61285" w14:paraId="43665D4A" w14:textId="77777777">
        <w:trPr>
          <w:jc w:val="center"/>
        </w:trPr>
        <w:tc>
          <w:tcPr>
            <w:tcW w:w="0" w:type="auto"/>
            <w:tcBorders>
              <w:top w:val="single" w:sz="6"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5B6BB7ED"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Provincial communicable-disease coord.</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4E7BD9D6"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700,000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060BF50"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5.0%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A980800"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35,000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5577BAB9"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Triage of pesticide-flagged notifications across 9 provinces (cumulative 0.05 FTE).</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6D43216E"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DoH provincial OSD scale 2024</w:t>
            </w:r>
          </w:p>
        </w:tc>
      </w:tr>
      <w:tr w:rsidR="00A61285" w:rsidRPr="00A61285" w14:paraId="380C6C7C" w14:textId="77777777">
        <w:trPr>
          <w:jc w:val="center"/>
        </w:trPr>
        <w:tc>
          <w:tcPr>
            <w:tcW w:w="0" w:type="auto"/>
            <w:tcBorders>
              <w:top w:val="single" w:sz="6"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4915C21D"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Clinician notification time</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62C4B164"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1,100,000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2ED647E2"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2.0%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6D907AEC"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22,000</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5AC8970F"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 xml:space="preserve">~10 min/notification x ~1,013 notifications/yr ~ </w:t>
            </w:r>
            <w:r w:rsidRPr="00A61285">
              <w:rPr>
                <w:rFonts w:ascii="Segoe UI" w:eastAsia="Times New Roman" w:hAnsi="Segoe UI" w:cs="Segoe UI"/>
                <w:color w:val="333333"/>
                <w:kern w:val="0"/>
                <w:sz w:val="17"/>
                <w:szCs w:val="17"/>
                <w14:ligatures w14:val="none"/>
              </w:rPr>
              <w:lastRenderedPageBreak/>
              <w:t>169 hr ~ 1.8% of one MO's year.</w:t>
            </w:r>
          </w:p>
        </w:tc>
        <w:tc>
          <w:tcPr>
            <w:tcW w:w="0" w:type="auto"/>
            <w:tcBorders>
              <w:top w:val="single" w:sz="6" w:space="0" w:color="D3D3D3"/>
              <w:left w:val="nil"/>
              <w:bottom w:val="nil"/>
              <w:right w:val="nil"/>
            </w:tcBorders>
            <w:shd w:val="clear" w:color="auto" w:fill="F8F9FA"/>
            <w:tcMar>
              <w:top w:w="120" w:type="dxa"/>
              <w:left w:w="75" w:type="dxa"/>
              <w:bottom w:w="120" w:type="dxa"/>
              <w:right w:w="75" w:type="dxa"/>
            </w:tcMar>
            <w:vAlign w:val="center"/>
            <w:hideMark/>
          </w:tcPr>
          <w:p w14:paraId="5C5806DE"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lastRenderedPageBreak/>
              <w:t>DoH MO Grade 1-3 OSD 2024</w:t>
            </w:r>
          </w:p>
        </w:tc>
      </w:tr>
      <w:tr w:rsidR="00A61285" w:rsidRPr="00A61285" w14:paraId="5DAA8354" w14:textId="77777777">
        <w:trPr>
          <w:jc w:val="center"/>
        </w:trPr>
        <w:tc>
          <w:tcPr>
            <w:tcW w:w="0" w:type="auto"/>
            <w:gridSpan w:val="6"/>
            <w:tcBorders>
              <w:top w:val="sing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4FAA91DC" w14:textId="77777777" w:rsidR="00A61285" w:rsidRPr="00A61285" w:rsidRDefault="00A61285" w:rsidP="00A61285">
            <w:pPr>
              <w:spacing w:after="0" w:line="240" w:lineRule="auto"/>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PIH</w:t>
            </w:r>
          </w:p>
        </w:tc>
      </w:tr>
      <w:tr w:rsidR="00A61285" w:rsidRPr="00A61285" w14:paraId="3288A373" w14:textId="77777777">
        <w:trPr>
          <w:jc w:val="center"/>
        </w:trPr>
        <w:tc>
          <w:tcPr>
            <w:tcW w:w="0" w:type="auto"/>
            <w:tcBorders>
              <w:top w:val="single" w:sz="12"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717D289F"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Poisons information specialist</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698C464F"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780,000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457229ED"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80.0%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47BF5226"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624,000</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11BF489C"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Pesticide is ~80% of PIH call volume (12000 of ~16000 clinician-initiated calls).</w:t>
            </w:r>
          </w:p>
        </w:tc>
        <w:tc>
          <w:tcPr>
            <w:tcW w:w="0" w:type="auto"/>
            <w:tcBorders>
              <w:top w:val="single" w:sz="12" w:space="0" w:color="D3D3D3"/>
              <w:left w:val="nil"/>
              <w:bottom w:val="nil"/>
              <w:right w:val="nil"/>
            </w:tcBorders>
            <w:shd w:val="clear" w:color="auto" w:fill="F8F9FA"/>
            <w:tcMar>
              <w:top w:w="120" w:type="dxa"/>
              <w:left w:w="75" w:type="dxa"/>
              <w:bottom w:w="120" w:type="dxa"/>
              <w:right w:w="75" w:type="dxa"/>
            </w:tcMar>
            <w:vAlign w:val="center"/>
            <w:hideMark/>
          </w:tcPr>
          <w:p w14:paraId="7251431D"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DoH pharmacy OSD 2024; PIH 2023 report</w:t>
            </w:r>
          </w:p>
        </w:tc>
      </w:tr>
      <w:tr w:rsidR="00A61285" w:rsidRPr="00A61285" w14:paraId="35EBE3AD" w14:textId="77777777">
        <w:trPr>
          <w:jc w:val="center"/>
        </w:trPr>
        <w:tc>
          <w:tcPr>
            <w:tcW w:w="0" w:type="auto"/>
            <w:tcBorders>
              <w:top w:val="single" w:sz="6" w:space="0" w:color="D3D3D3"/>
              <w:left w:val="nil"/>
              <w:bottom w:val="nil"/>
              <w:right w:val="single" w:sz="12" w:space="0" w:color="D3D3D3"/>
            </w:tcBorders>
            <w:shd w:val="clear" w:color="auto" w:fill="FFFFFF"/>
            <w:tcMar>
              <w:top w:w="120" w:type="dxa"/>
              <w:left w:w="75" w:type="dxa"/>
              <w:bottom w:w="120" w:type="dxa"/>
              <w:right w:w="75" w:type="dxa"/>
            </w:tcMar>
            <w:vAlign w:val="center"/>
            <w:hideMark/>
          </w:tcPr>
          <w:p w14:paraId="3EF34C9E"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PIH clinical toxicologist (oversight)</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6CF1B13"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1,300,000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224E5AEE"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5.0%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33032AB0"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65,000</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1B896DB1"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Senior medical review of complex pesticide consults.</w:t>
            </w:r>
          </w:p>
        </w:tc>
        <w:tc>
          <w:tcPr>
            <w:tcW w:w="0" w:type="auto"/>
            <w:tcBorders>
              <w:top w:val="single" w:sz="6" w:space="0" w:color="D3D3D3"/>
              <w:left w:val="nil"/>
              <w:bottom w:val="nil"/>
              <w:right w:val="nil"/>
            </w:tcBorders>
            <w:shd w:val="clear" w:color="auto" w:fill="FFFFFF"/>
            <w:tcMar>
              <w:top w:w="120" w:type="dxa"/>
              <w:left w:w="75" w:type="dxa"/>
              <w:bottom w:w="120" w:type="dxa"/>
              <w:right w:w="75" w:type="dxa"/>
            </w:tcMar>
            <w:vAlign w:val="center"/>
            <w:hideMark/>
          </w:tcPr>
          <w:p w14:paraId="0241EB48"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Stellenbosch FoMHS appointment letters</w:t>
            </w:r>
          </w:p>
        </w:tc>
      </w:tr>
      <w:tr w:rsidR="00A61285" w:rsidRPr="00A61285" w14:paraId="34C2FFBF" w14:textId="77777777">
        <w:trPr>
          <w:jc w:val="center"/>
        </w:trPr>
        <w:tc>
          <w:tcPr>
            <w:tcW w:w="0" w:type="auto"/>
            <w:tcBorders>
              <w:top w:val="double" w:sz="12" w:space="0" w:color="D3D3D3"/>
              <w:left w:val="nil"/>
              <w:bottom w:val="single" w:sz="12" w:space="0" w:color="D3D3D3"/>
              <w:right w:val="single" w:sz="12" w:space="0" w:color="D3D3D3"/>
            </w:tcBorders>
            <w:shd w:val="clear" w:color="auto" w:fill="FFFFFF"/>
            <w:tcMar>
              <w:top w:w="120" w:type="dxa"/>
              <w:left w:w="75" w:type="dxa"/>
              <w:bottom w:w="120" w:type="dxa"/>
              <w:right w:w="75" w:type="dxa"/>
            </w:tcMar>
            <w:vAlign w:val="center"/>
            <w:hideMark/>
          </w:tcPr>
          <w:p w14:paraId="358A385F" w14:textId="77777777" w:rsidR="00A61285" w:rsidRPr="00A61285" w:rsidRDefault="00A61285" w:rsidP="00A61285">
            <w:pPr>
              <w:spacing w:before="150" w:after="150" w:line="240" w:lineRule="auto"/>
              <w:ind w:left="150" w:right="150"/>
              <w:rPr>
                <w:rFonts w:ascii="Segoe UI" w:eastAsia="Times New Roman" w:hAnsi="Segoe UI" w:cs="Segoe UI"/>
                <w:b/>
                <w:bCs/>
                <w:color w:val="333333"/>
                <w:kern w:val="0"/>
                <w:sz w:val="17"/>
                <w:szCs w:val="17"/>
                <w14:ligatures w14:val="none"/>
              </w:rPr>
            </w:pPr>
            <w:r w:rsidRPr="00A61285">
              <w:rPr>
                <w:rFonts w:ascii="Segoe UI" w:eastAsia="Times New Roman" w:hAnsi="Segoe UI" w:cs="Segoe UI"/>
                <w:b/>
                <w:bCs/>
                <w:color w:val="333333"/>
                <w:kern w:val="0"/>
                <w:sz w:val="17"/>
                <w:szCs w:val="17"/>
                <w14:ligatures w14:val="none"/>
              </w:rPr>
              <w:t>Total personnel</w:t>
            </w:r>
          </w:p>
        </w:tc>
        <w:tc>
          <w:tcPr>
            <w:tcW w:w="0" w:type="auto"/>
            <w:tcBorders>
              <w:top w:val="doub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12A15ACC"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w:t>
            </w:r>
          </w:p>
        </w:tc>
        <w:tc>
          <w:tcPr>
            <w:tcW w:w="0" w:type="auto"/>
            <w:tcBorders>
              <w:top w:val="doub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5325061F"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w:t>
            </w:r>
          </w:p>
        </w:tc>
        <w:tc>
          <w:tcPr>
            <w:tcW w:w="0" w:type="auto"/>
            <w:tcBorders>
              <w:top w:val="doub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4E68AE13" w14:textId="77777777" w:rsidR="00A61285" w:rsidRPr="00A61285" w:rsidRDefault="00A61285" w:rsidP="00A61285">
            <w:pPr>
              <w:spacing w:before="150" w:after="150" w:line="240" w:lineRule="auto"/>
              <w:ind w:left="150" w:right="150"/>
              <w:jc w:val="right"/>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993,500</w:t>
            </w:r>
          </w:p>
        </w:tc>
        <w:tc>
          <w:tcPr>
            <w:tcW w:w="0" w:type="auto"/>
            <w:tcBorders>
              <w:top w:val="doub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20EAEE70"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w:t>
            </w:r>
          </w:p>
        </w:tc>
        <w:tc>
          <w:tcPr>
            <w:tcW w:w="0" w:type="auto"/>
            <w:tcBorders>
              <w:top w:val="double" w:sz="12" w:space="0" w:color="D3D3D3"/>
              <w:left w:val="nil"/>
              <w:bottom w:val="single" w:sz="12" w:space="0" w:color="D3D3D3"/>
              <w:right w:val="nil"/>
            </w:tcBorders>
            <w:shd w:val="clear" w:color="auto" w:fill="FFFFFF"/>
            <w:tcMar>
              <w:top w:w="120" w:type="dxa"/>
              <w:left w:w="75" w:type="dxa"/>
              <w:bottom w:w="120" w:type="dxa"/>
              <w:right w:w="75" w:type="dxa"/>
            </w:tcMar>
            <w:vAlign w:val="center"/>
            <w:hideMark/>
          </w:tcPr>
          <w:p w14:paraId="6FCA08DD" w14:textId="77777777" w:rsidR="00A61285" w:rsidRPr="00A61285" w:rsidRDefault="00A61285" w:rsidP="00A61285">
            <w:pPr>
              <w:spacing w:before="150" w:after="150" w:line="240" w:lineRule="auto"/>
              <w:ind w:left="150" w:right="150"/>
              <w:rPr>
                <w:rFonts w:ascii="Segoe UI" w:eastAsia="Times New Roman" w:hAnsi="Segoe UI" w:cs="Segoe UI"/>
                <w:color w:val="333333"/>
                <w:kern w:val="0"/>
                <w:sz w:val="17"/>
                <w:szCs w:val="17"/>
                <w14:ligatures w14:val="none"/>
              </w:rPr>
            </w:pPr>
            <w:r w:rsidRPr="00A61285">
              <w:rPr>
                <w:rFonts w:ascii="Segoe UI" w:eastAsia="Times New Roman" w:hAnsi="Segoe UI" w:cs="Segoe UI"/>
                <w:color w:val="333333"/>
                <w:kern w:val="0"/>
                <w:sz w:val="17"/>
                <w:szCs w:val="17"/>
                <w14:ligatures w14:val="none"/>
              </w:rPr>
              <w:t>—</w:t>
            </w:r>
          </w:p>
        </w:tc>
      </w:tr>
    </w:tbl>
    <w:p w14:paraId="37DA06CC"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Headline read.</w:t>
      </w:r>
      <w:r w:rsidRPr="00A61285">
        <w:rPr>
          <w:rFonts w:ascii="Times New Roman" w:eastAsia="Times New Roman" w:hAnsi="Times New Roman" w:cs="Times New Roman"/>
          <w:kern w:val="0"/>
          <w14:ligatures w14:val="none"/>
        </w:rPr>
        <w:t> The status-quo surveillance system already costs roughly </w:t>
      </w:r>
      <w:r w:rsidRPr="00A61285">
        <w:rPr>
          <w:rFonts w:ascii="Times New Roman" w:eastAsia="Times New Roman" w:hAnsi="Times New Roman" w:cs="Times New Roman"/>
          <w:b/>
          <w:bCs/>
          <w:kern w:val="0"/>
          <w14:ligatures w14:val="none"/>
        </w:rPr>
        <w:t>R2,833,206/yr</w:t>
      </w:r>
      <w:r w:rsidRPr="00A61285">
        <w:rPr>
          <w:rFonts w:ascii="Times New Roman" w:eastAsia="Times New Roman" w:hAnsi="Times New Roman" w:cs="Times New Roman"/>
          <w:kern w:val="0"/>
          <w14:ligatures w14:val="none"/>
        </w:rPr>
        <w:t> in personnel + pesticide-allocated system spend across NMC, PIH, and NHLS BChE — borne almost entirely by NDoH, NHLS, and Stellenbosch FoMHS rather than appearing as a line item. Against that base, the </w:t>
      </w:r>
      <w:r w:rsidRPr="00A61285">
        <w:rPr>
          <w:rFonts w:ascii="Times New Roman" w:eastAsia="Times New Roman" w:hAnsi="Times New Roman" w:cs="Times New Roman"/>
          <w:b/>
          <w:bCs/>
          <w:kern w:val="0"/>
          <w14:ligatures w14:val="none"/>
        </w:rPr>
        <w:t>Surveillance MVP (Option 1 + Option 2) adds only R137,000/yr</w:t>
      </w:r>
      <w:r w:rsidRPr="00A61285">
        <w:rPr>
          <w:rFonts w:ascii="Times New Roman" w:eastAsia="Times New Roman" w:hAnsi="Times New Roman" w:cs="Times New Roman"/>
          <w:kern w:val="0"/>
          <w14:ligatures w14:val="none"/>
        </w:rPr>
        <w:t> — a </w:t>
      </w:r>
      <w:r w:rsidRPr="00A61285">
        <w:rPr>
          <w:rFonts w:ascii="Times New Roman" w:eastAsia="Times New Roman" w:hAnsi="Times New Roman" w:cs="Times New Roman"/>
          <w:b/>
          <w:bCs/>
          <w:kern w:val="0"/>
          <w14:ligatures w14:val="none"/>
        </w:rPr>
        <w:t>4.8% uplift on current spend</w:t>
      </w:r>
      <w:r w:rsidRPr="00A61285">
        <w:rPr>
          <w:rFonts w:ascii="Times New Roman" w:eastAsia="Times New Roman" w:hAnsi="Times New Roman" w:cs="Times New Roman"/>
          <w:kern w:val="0"/>
          <w14:ligatures w14:val="none"/>
        </w:rPr>
        <w:t> for a </w:t>
      </w:r>
      <w:r w:rsidRPr="00A61285">
        <w:rPr>
          <w:rFonts w:ascii="Times New Roman" w:eastAsia="Times New Roman" w:hAnsi="Times New Roman" w:cs="Times New Roman"/>
          <w:b/>
          <w:bCs/>
          <w:kern w:val="0"/>
          <w14:ligatures w14:val="none"/>
        </w:rPr>
        <w:t>+14.1 pp</w:t>
      </w:r>
      <w:r w:rsidRPr="00A61285">
        <w:rPr>
          <w:rFonts w:ascii="Times New Roman" w:eastAsia="Times New Roman" w:hAnsi="Times New Roman" w:cs="Times New Roman"/>
          <w:kern w:val="0"/>
          <w14:ligatures w14:val="none"/>
        </w:rPr>
        <w:t> jump in P_detect.</w:t>
      </w:r>
    </w:p>
    <w:p w14:paraId="424393BB"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8. Implementation considerations</w:t>
      </w:r>
    </w:p>
    <w:tbl>
      <w:tblPr>
        <w:tblW w:w="11985" w:type="dxa"/>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3790"/>
        <w:gridCol w:w="2057"/>
        <w:gridCol w:w="2651"/>
        <w:gridCol w:w="3487"/>
      </w:tblGrid>
      <w:tr w:rsidR="00A61285" w:rsidRPr="00A61285" w14:paraId="38023DBC" w14:textId="77777777">
        <w:trPr>
          <w:tblHeader/>
        </w:trPr>
        <w:tc>
          <w:tcPr>
            <w:tcW w:w="0" w:type="auto"/>
            <w:tcBorders>
              <w:top w:val="single" w:sz="2" w:space="0" w:color="auto"/>
              <w:left w:val="single" w:sz="2" w:space="0" w:color="auto"/>
              <w:bottom w:val="single" w:sz="6" w:space="0" w:color="0D47A1"/>
              <w:right w:val="single" w:sz="2" w:space="0" w:color="auto"/>
            </w:tcBorders>
            <w:vAlign w:val="center"/>
            <w:hideMark/>
          </w:tcPr>
          <w:p w14:paraId="35873BAF"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Component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20097EBE"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Lead agency</w:t>
            </w:r>
          </w:p>
        </w:tc>
        <w:tc>
          <w:tcPr>
            <w:tcW w:w="0" w:type="auto"/>
            <w:tcBorders>
              <w:top w:val="single" w:sz="2" w:space="0" w:color="auto"/>
              <w:left w:val="single" w:sz="2" w:space="0" w:color="auto"/>
              <w:bottom w:val="single" w:sz="6" w:space="0" w:color="0D47A1"/>
              <w:right w:val="single" w:sz="2" w:space="0" w:color="auto"/>
            </w:tcBorders>
            <w:vAlign w:val="center"/>
            <w:hideMark/>
          </w:tcPr>
          <w:p w14:paraId="27501485" w14:textId="77777777" w:rsidR="00A61285" w:rsidRPr="00A61285" w:rsidRDefault="00A61285" w:rsidP="00A61285">
            <w:pPr>
              <w:spacing w:after="0" w:line="240" w:lineRule="auto"/>
              <w:jc w:val="right"/>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Year-1 cost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62FEF75"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Critical path</w:t>
            </w:r>
          </w:p>
        </w:tc>
      </w:tr>
      <w:tr w:rsidR="00A61285" w:rsidRPr="00A61285" w14:paraId="1D213CF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4907342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2 — PIH dashboard</w:t>
            </w:r>
          </w:p>
        </w:tc>
        <w:tc>
          <w:tcPr>
            <w:tcW w:w="0" w:type="auto"/>
            <w:tcBorders>
              <w:top w:val="single" w:sz="2" w:space="0" w:color="auto"/>
              <w:left w:val="single" w:sz="2" w:space="0" w:color="auto"/>
              <w:bottom w:val="single" w:sz="6" w:space="0" w:color="auto"/>
              <w:right w:val="single" w:sz="2" w:space="0" w:color="auto"/>
            </w:tcBorders>
            <w:vAlign w:val="center"/>
            <w:hideMark/>
          </w:tcPr>
          <w:p w14:paraId="3468BAB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PIH (Tygerberg) + NICD</w:t>
            </w:r>
          </w:p>
        </w:tc>
        <w:tc>
          <w:tcPr>
            <w:tcW w:w="0" w:type="auto"/>
            <w:tcBorders>
              <w:top w:val="single" w:sz="2" w:space="0" w:color="auto"/>
              <w:left w:val="single" w:sz="2" w:space="0" w:color="auto"/>
              <w:bottom w:val="single" w:sz="6" w:space="0" w:color="auto"/>
              <w:right w:val="single" w:sz="2" w:space="0" w:color="auto"/>
            </w:tcBorders>
            <w:vAlign w:val="center"/>
            <w:hideMark/>
          </w:tcPr>
          <w:p w14:paraId="30D01D0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82,000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3AF67CD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Daily extract + hosting; MVD workshop</w:t>
            </w:r>
          </w:p>
        </w:tc>
      </w:tr>
      <w:tr w:rsidR="00A61285" w:rsidRPr="00A61285" w14:paraId="28E4A49F"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1F2DCF2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1 — BChE auto-notify</w:t>
            </w:r>
          </w:p>
        </w:tc>
        <w:tc>
          <w:tcPr>
            <w:tcW w:w="0" w:type="auto"/>
            <w:tcBorders>
              <w:top w:val="single" w:sz="2" w:space="0" w:color="auto"/>
              <w:left w:val="single" w:sz="2" w:space="0" w:color="auto"/>
              <w:bottom w:val="single" w:sz="6" w:space="0" w:color="auto"/>
              <w:right w:val="single" w:sz="2" w:space="0" w:color="auto"/>
            </w:tcBorders>
            <w:vAlign w:val="center"/>
            <w:hideMark/>
          </w:tcPr>
          <w:p w14:paraId="3B705D0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NHLS LIS team</w:t>
            </w:r>
          </w:p>
        </w:tc>
        <w:tc>
          <w:tcPr>
            <w:tcW w:w="0" w:type="auto"/>
            <w:tcBorders>
              <w:top w:val="single" w:sz="2" w:space="0" w:color="auto"/>
              <w:left w:val="single" w:sz="2" w:space="0" w:color="auto"/>
              <w:bottom w:val="single" w:sz="6" w:space="0" w:color="auto"/>
              <w:right w:val="single" w:sz="2" w:space="0" w:color="auto"/>
            </w:tcBorders>
            <w:vAlign w:val="center"/>
            <w:hideMark/>
          </w:tcPr>
          <w:p w14:paraId="60AD1A20"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55,000</w:t>
            </w:r>
          </w:p>
        </w:tc>
        <w:tc>
          <w:tcPr>
            <w:tcW w:w="0" w:type="auto"/>
            <w:tcBorders>
              <w:top w:val="single" w:sz="2" w:space="0" w:color="auto"/>
              <w:left w:val="single" w:sz="2" w:space="0" w:color="auto"/>
              <w:bottom w:val="single" w:sz="6" w:space="0" w:color="auto"/>
              <w:right w:val="single" w:sz="2" w:space="0" w:color="auto"/>
            </w:tcBorders>
            <w:vAlign w:val="center"/>
            <w:hideMark/>
          </w:tcPr>
          <w:p w14:paraId="6BD015E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LIS rule configuration; QA review</w:t>
            </w:r>
          </w:p>
        </w:tc>
      </w:tr>
      <w:tr w:rsidR="00A61285" w:rsidRPr="00A61285" w14:paraId="38F616FE"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668C24A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5 — Sentinel toxicology</w:t>
            </w:r>
          </w:p>
        </w:tc>
        <w:tc>
          <w:tcPr>
            <w:tcW w:w="0" w:type="auto"/>
            <w:tcBorders>
              <w:top w:val="single" w:sz="2" w:space="0" w:color="auto"/>
              <w:left w:val="single" w:sz="2" w:space="0" w:color="auto"/>
              <w:bottom w:val="single" w:sz="6" w:space="0" w:color="auto"/>
              <w:right w:val="single" w:sz="2" w:space="0" w:color="auto"/>
            </w:tcBorders>
            <w:vAlign w:val="center"/>
            <w:hideMark/>
          </w:tcPr>
          <w:p w14:paraId="2967F48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NHLS clinical chemistry + sentinel hospital</w:t>
            </w:r>
          </w:p>
        </w:tc>
        <w:tc>
          <w:tcPr>
            <w:tcW w:w="0" w:type="auto"/>
            <w:tcBorders>
              <w:top w:val="single" w:sz="2" w:space="0" w:color="auto"/>
              <w:left w:val="single" w:sz="2" w:space="0" w:color="auto"/>
              <w:bottom w:val="single" w:sz="6" w:space="0" w:color="auto"/>
              <w:right w:val="single" w:sz="2" w:space="0" w:color="auto"/>
            </w:tcBorders>
            <w:vAlign w:val="center"/>
            <w:hideMark/>
          </w:tcPr>
          <w:p w14:paraId="141D16FF"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R1,200,000 pilot</w:t>
            </w:r>
          </w:p>
        </w:tc>
        <w:tc>
          <w:tcPr>
            <w:tcW w:w="0" w:type="auto"/>
            <w:tcBorders>
              <w:top w:val="single" w:sz="2" w:space="0" w:color="auto"/>
              <w:left w:val="single" w:sz="2" w:space="0" w:color="auto"/>
              <w:bottom w:val="single" w:sz="6" w:space="0" w:color="auto"/>
              <w:right w:val="single" w:sz="2" w:space="0" w:color="auto"/>
            </w:tcBorders>
            <w:vAlign w:val="center"/>
            <w:hideMark/>
          </w:tcPr>
          <w:p w14:paraId="3B07E55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Lab method validation; sample logistics</w:t>
            </w:r>
          </w:p>
        </w:tc>
      </w:tr>
      <w:tr w:rsidR="00A61285" w:rsidRPr="00A61285" w14:paraId="45417D5D" w14:textId="77777777">
        <w:tc>
          <w:tcPr>
            <w:tcW w:w="0" w:type="auto"/>
            <w:tcBorders>
              <w:top w:val="single" w:sz="2" w:space="0" w:color="auto"/>
              <w:left w:val="single" w:sz="2" w:space="0" w:color="auto"/>
              <w:bottom w:val="single" w:sz="6" w:space="0" w:color="auto"/>
              <w:right w:val="single" w:sz="2" w:space="0" w:color="auto"/>
            </w:tcBorders>
            <w:vAlign w:val="center"/>
            <w:hideMark/>
          </w:tcPr>
          <w:p w14:paraId="53DCE6B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 3 — Community layer (Phase 2) </w:t>
            </w:r>
            <w:r w:rsidRPr="00A61285">
              <w:rPr>
                <w:rFonts w:ascii="Times New Roman" w:eastAsia="Times New Roman" w:hAnsi="Times New Roman" w:cs="Times New Roman"/>
                <w:i/>
                <w:iCs/>
                <w:kern w:val="0"/>
                <w:sz w:val="23"/>
                <w:szCs w:val="23"/>
                <w14:ligatures w14:val="none"/>
              </w:rPr>
              <w:t>(pilot: FS + Gauteng; commission after Month 6 MVP review)</w:t>
            </w:r>
          </w:p>
        </w:tc>
        <w:tc>
          <w:tcPr>
            <w:tcW w:w="0" w:type="auto"/>
            <w:tcBorders>
              <w:top w:val="single" w:sz="2" w:space="0" w:color="auto"/>
              <w:left w:val="single" w:sz="2" w:space="0" w:color="auto"/>
              <w:bottom w:val="single" w:sz="6" w:space="0" w:color="auto"/>
              <w:right w:val="single" w:sz="2" w:space="0" w:color="auto"/>
            </w:tcBorders>
            <w:vAlign w:val="center"/>
            <w:hideMark/>
          </w:tcPr>
          <w:p w14:paraId="5C8AD4A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NICD + provincial DoH EHPs</w:t>
            </w:r>
          </w:p>
        </w:tc>
        <w:tc>
          <w:tcPr>
            <w:tcW w:w="0" w:type="auto"/>
            <w:tcBorders>
              <w:top w:val="single" w:sz="2" w:space="0" w:color="auto"/>
              <w:left w:val="single" w:sz="2" w:space="0" w:color="auto"/>
              <w:bottom w:val="single" w:sz="6" w:space="0" w:color="auto"/>
              <w:right w:val="single" w:sz="2" w:space="0" w:color="auto"/>
            </w:tcBorders>
            <w:vAlign w:val="center"/>
            <w:hideMark/>
          </w:tcPr>
          <w:p w14:paraId="550D58B8" w14:textId="77777777" w:rsidR="00A61285" w:rsidRPr="00A61285" w:rsidRDefault="00A61285" w:rsidP="00A61285">
            <w:pPr>
              <w:spacing w:after="0" w:line="240" w:lineRule="auto"/>
              <w:jc w:val="right"/>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Pilot: R1M setup + R0.8M/yr; national: R3.5M setup + R2.5M/yr</w:t>
            </w:r>
          </w:p>
        </w:tc>
        <w:tc>
          <w:tcPr>
            <w:tcW w:w="0" w:type="auto"/>
            <w:tcBorders>
              <w:top w:val="single" w:sz="2" w:space="0" w:color="auto"/>
              <w:left w:val="single" w:sz="2" w:space="0" w:color="auto"/>
              <w:bottom w:val="single" w:sz="6" w:space="0" w:color="auto"/>
              <w:right w:val="single" w:sz="2" w:space="0" w:color="auto"/>
            </w:tcBorders>
            <w:vAlign w:val="center"/>
            <w:hideMark/>
          </w:tcPr>
          <w:p w14:paraId="7C11785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CHW two-tier triage training, mobile checklist app, EHP call-back protocol, QA pipeline</w:t>
            </w:r>
          </w:p>
        </w:tc>
      </w:tr>
    </w:tbl>
    <w:p w14:paraId="7C732CA0"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Privacy &amp; legal.</w:t>
      </w:r>
      <w:r w:rsidRPr="00A61285">
        <w:rPr>
          <w:rFonts w:ascii="Times New Roman" w:eastAsia="Times New Roman" w:hAnsi="Times New Roman" w:cs="Times New Roman"/>
          <w:kern w:val="0"/>
          <w14:ligatures w14:val="none"/>
        </w:rPr>
        <w:t> The PIH-to-NMC MVD feed transmits personal health information (age-band, sex, geography, clinical data) and must use a </w:t>
      </w:r>
      <w:r w:rsidRPr="00A61285">
        <w:rPr>
          <w:rFonts w:ascii="Times New Roman" w:eastAsia="Times New Roman" w:hAnsi="Times New Roman" w:cs="Times New Roman"/>
          <w:b/>
          <w:bCs/>
          <w:kern w:val="0"/>
          <w14:ligatures w14:val="none"/>
        </w:rPr>
        <w:t>secure, authenticated HTTPS/TLS API</w:t>
      </w:r>
      <w:r w:rsidRPr="00A61285">
        <w:rPr>
          <w:rFonts w:ascii="Times New Roman" w:eastAsia="Times New Roman" w:hAnsi="Times New Roman" w:cs="Times New Roman"/>
          <w:kern w:val="0"/>
          <w14:ligatures w14:val="none"/>
        </w:rPr>
        <w:t> — no plaintext or email transmission. De-identification before transmission is mandatory (age-band not exact age; province/district not street address; no name or phone number; see Appendix A2). The NHLS BChE auto-notify feed transmits result-level data with patient identifiers to NMC, consistent with the existing NMC notification pathway, and must use the same secure HL7-over-</w:t>
      </w:r>
      <w:r w:rsidRPr="00A61285">
        <w:rPr>
          <w:rFonts w:ascii="Times New Roman" w:eastAsia="Times New Roman" w:hAnsi="Times New Roman" w:cs="Times New Roman"/>
          <w:kern w:val="0"/>
          <w14:ligatures w14:val="none"/>
        </w:rPr>
        <w:lastRenderedPageBreak/>
        <w:t>TLS channel. Both flows are POPIA-compliant under existing Section 90 NHA authority. </w:t>
      </w:r>
      <w:r w:rsidRPr="00A61285">
        <w:rPr>
          <w:rFonts w:ascii="Times New Roman" w:eastAsia="Times New Roman" w:hAnsi="Times New Roman" w:cs="Times New Roman"/>
          <w:b/>
          <w:bCs/>
          <w:kern w:val="0"/>
          <w14:ligatures w14:val="none"/>
        </w:rPr>
        <w:t>No new legislation required.</w:t>
      </w:r>
    </w:p>
    <w:p w14:paraId="6984002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Risks.</w:t>
      </w:r>
      <w:r w:rsidRPr="00A61285">
        <w:rPr>
          <w:rFonts w:ascii="Times New Roman" w:eastAsia="Times New Roman" w:hAnsi="Times New Roman" w:cs="Times New Roman"/>
          <w:kern w:val="0"/>
          <w14:ligatures w14:val="none"/>
        </w:rPr>
        <w:t> (i) Low BChE testing uptake by clinicians — Option 1 fires only on tests ordered. (ii) Data-quality drift if facility metadata is incomplete. (iii) Capacity bottleneck at provincial response level — the </w:t>
      </w:r>
      <w:hyperlink r:id="rId63"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 addresses this.</w:t>
      </w:r>
    </w:p>
    <w:p w14:paraId="08065566"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9. Recommended next step</w:t>
      </w:r>
    </w:p>
    <w:p w14:paraId="7606E83E"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Adopt the Surveillance MVP (Option 1 + Option 2) and pilot in 3 provinces (Gauteng, Western Cape, KZN) for 6 months.</w:t>
      </w:r>
      <w:r w:rsidRPr="00A61285">
        <w:rPr>
          <w:rFonts w:ascii="Times New Roman" w:eastAsia="Times New Roman" w:hAnsi="Times New Roman" w:cs="Times New Roman"/>
          <w:kern w:val="0"/>
          <w14:ligatures w14:val="none"/>
        </w:rPr>
        <w:t> Approximate pilot budget: </w:t>
      </w:r>
      <w:r w:rsidRPr="00A61285">
        <w:rPr>
          <w:rFonts w:ascii="Times New Roman" w:eastAsia="Times New Roman" w:hAnsi="Times New Roman" w:cs="Times New Roman"/>
          <w:b/>
          <w:bCs/>
          <w:kern w:val="0"/>
          <w14:ligatures w14:val="none"/>
        </w:rPr>
        <w:t>~R137,000 operating</w:t>
      </w:r>
      <w:r w:rsidRPr="00A61285">
        <w:rPr>
          <w:rFonts w:ascii="Times New Roman" w:eastAsia="Times New Roman" w:hAnsi="Times New Roman" w:cs="Times New Roman"/>
          <w:kern w:val="0"/>
          <w14:ligatures w14:val="none"/>
        </w:rPr>
        <w:t> (NHLS–NMC IT feed is now operational). Lead agency: NICD as national coordinator.</w:t>
      </w:r>
    </w:p>
    <w:p w14:paraId="02088997" w14:textId="77777777" w:rsidR="00A61285" w:rsidRPr="00A61285" w:rsidRDefault="00A61285" w:rsidP="00A61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Weeks 1–2:</w:t>
      </w:r>
      <w:r w:rsidRPr="00A61285">
        <w:rPr>
          <w:rFonts w:ascii="Times New Roman" w:eastAsia="Times New Roman" w:hAnsi="Times New Roman" w:cs="Times New Roman"/>
          <w:kern w:val="0"/>
          <w14:ligatures w14:val="none"/>
        </w:rPr>
        <w:t> Option 2 PIH dashboard live; Option 1 BChE LIS configuration begins.</w:t>
      </w:r>
    </w:p>
    <w:p w14:paraId="1C930B19" w14:textId="77777777" w:rsidR="00A61285" w:rsidRPr="00A61285" w:rsidRDefault="00A61285" w:rsidP="00A61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Months 1–3:</w:t>
      </w:r>
      <w:r w:rsidRPr="00A61285">
        <w:rPr>
          <w:rFonts w:ascii="Times New Roman" w:eastAsia="Times New Roman" w:hAnsi="Times New Roman" w:cs="Times New Roman"/>
          <w:kern w:val="0"/>
          <w14:ligatures w14:val="none"/>
        </w:rPr>
        <w:t> Option 2 MVD workshop with PIH finalised; Option 1 BChE auto-notify QA review completed.</w:t>
      </w:r>
    </w:p>
    <w:p w14:paraId="501D7C20" w14:textId="77777777" w:rsidR="00A61285" w:rsidRPr="00A61285" w:rsidRDefault="00A61285" w:rsidP="00A61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Month 6:</w:t>
      </w:r>
      <w:r w:rsidRPr="00A61285">
        <w:rPr>
          <w:rFonts w:ascii="Times New Roman" w:eastAsia="Times New Roman" w:hAnsi="Times New Roman" w:cs="Times New Roman"/>
          <w:kern w:val="0"/>
          <w14:ligatures w14:val="none"/>
        </w:rPr>
        <w:t> Evaluate against (a) completeness of NHLS severe results in NMC and (b) signal-to-investigation latency.</w:t>
      </w:r>
    </w:p>
    <w:p w14:paraId="162FB164" w14:textId="77777777" w:rsidR="00A61285" w:rsidRPr="00A61285" w:rsidRDefault="00A61285" w:rsidP="00A61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Month 9:</w:t>
      </w:r>
      <w:r w:rsidRPr="00A61285">
        <w:rPr>
          <w:rFonts w:ascii="Times New Roman" w:eastAsia="Times New Roman" w:hAnsi="Times New Roman" w:cs="Times New Roman"/>
          <w:kern w:val="0"/>
          <w14:ligatures w14:val="none"/>
        </w:rPr>
        <w:t> Add Option 5 sentinel toxicology site, funded from a separate research-surveillance stream.</w:t>
      </w:r>
    </w:p>
    <w:p w14:paraId="3EB51408" w14:textId="77777777" w:rsidR="00A61285" w:rsidRPr="00A61285" w:rsidRDefault="00A61285" w:rsidP="00A6128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Month 12:</w:t>
      </w:r>
      <w:r w:rsidRPr="00A61285">
        <w:rPr>
          <w:rFonts w:ascii="Times New Roman" w:eastAsia="Times New Roman" w:hAnsi="Times New Roman" w:cs="Times New Roman"/>
          <w:kern w:val="0"/>
          <w14:ligatures w14:val="none"/>
        </w:rPr>
        <w:t> Review MVP geographic distribution. If ≥40% of severe cases originate in low-facility-access districts, commission the Option 3 Phase 2 pilot (Free State + Gauteng; ~R1M setup + R0.8M/yr operating).</w:t>
      </w:r>
    </w:p>
    <w:p w14:paraId="43CE546B"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The coordination side — how NICD, EHPs, DALRRD, and provincial response teams act on the improved signal — is in the </w:t>
      </w:r>
      <w:hyperlink r:id="rId64" w:tgtFrame="_blank" w:history="1">
        <w:r w:rsidRPr="00A61285">
          <w:rPr>
            <w:rFonts w:ascii="Times New Roman" w:eastAsia="Times New Roman" w:hAnsi="Times New Roman" w:cs="Times New Roman"/>
            <w:color w:val="0D47A1"/>
            <w:kern w:val="0"/>
            <w:u w:val="single"/>
            <w14:ligatures w14:val="none"/>
          </w:rPr>
          <w:t>Coordination brief</w:t>
        </w:r>
      </w:hyperlink>
      <w:r w:rsidRPr="00A61285">
        <w:rPr>
          <w:rFonts w:ascii="Times New Roman" w:eastAsia="Times New Roman" w:hAnsi="Times New Roman" w:cs="Times New Roman"/>
          <w:kern w:val="0"/>
          <w14:ligatures w14:val="none"/>
        </w:rPr>
        <w:t>. The product-specific regulatory action Option 5 makes possible is in the </w:t>
      </w:r>
      <w:hyperlink r:id="rId65" w:tgtFrame="_blank" w:history="1">
        <w:r w:rsidRPr="00A61285">
          <w:rPr>
            <w:rFonts w:ascii="Times New Roman" w:eastAsia="Times New Roman" w:hAnsi="Times New Roman" w:cs="Times New Roman"/>
            <w:color w:val="0D47A1"/>
            <w:kern w:val="0"/>
            <w:u w:val="single"/>
            <w14:ligatures w14:val="none"/>
          </w:rPr>
          <w:t>Terbufos brief</w:t>
        </w:r>
      </w:hyperlink>
      <w:r w:rsidRPr="00A61285">
        <w:rPr>
          <w:rFonts w:ascii="Times New Roman" w:eastAsia="Times New Roman" w:hAnsi="Times New Roman" w:cs="Times New Roman"/>
          <w:kern w:val="0"/>
          <w14:ligatures w14:val="none"/>
        </w:rPr>
        <w:t>.</w:t>
      </w:r>
    </w:p>
    <w:p w14:paraId="5D895AB8" w14:textId="77777777" w:rsidR="00A61285" w:rsidRPr="00A61285" w:rsidRDefault="00000000" w:rsidP="00A612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63162F">
          <v:rect id="_x0000_i1025" style="width:0;height:1.5pt" o:hralign="center" o:hrstd="t" o:hr="t" fillcolor="#a0a0a0" stroked="f"/>
        </w:pict>
      </w:r>
    </w:p>
    <w:p w14:paraId="796A3A7A" w14:textId="77777777" w:rsidR="00A61285" w:rsidRPr="00A61285" w:rsidRDefault="00A61285" w:rsidP="00A61285">
      <w:pPr>
        <w:shd w:val="clear" w:color="auto" w:fill="E3F2FD"/>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Companion briefs:</w:t>
      </w:r>
      <w:r w:rsidRPr="00A61285">
        <w:rPr>
          <w:rFonts w:ascii="Times New Roman" w:eastAsia="Times New Roman" w:hAnsi="Times New Roman" w:cs="Times New Roman"/>
          <w:kern w:val="0"/>
          <w14:ligatures w14:val="none"/>
        </w:rPr>
        <w:t> </w:t>
      </w:r>
      <w:hyperlink r:id="rId66" w:tgtFrame="_blank" w:history="1">
        <w:r w:rsidRPr="00A61285">
          <w:rPr>
            <w:rFonts w:ascii="Times New Roman" w:eastAsia="Times New Roman" w:hAnsi="Times New Roman" w:cs="Times New Roman"/>
            <w:color w:val="0D47A1"/>
            <w:kern w:val="0"/>
            <w:u w:val="single"/>
            <w14:ligatures w14:val="none"/>
          </w:rPr>
          <w:t>Coordination</w:t>
        </w:r>
      </w:hyperlink>
      <w:r w:rsidRPr="00A61285">
        <w:rPr>
          <w:rFonts w:ascii="Times New Roman" w:eastAsia="Times New Roman" w:hAnsi="Times New Roman" w:cs="Times New Roman"/>
          <w:kern w:val="0"/>
          <w14:ligatures w14:val="none"/>
        </w:rPr>
        <w:t> · </w:t>
      </w:r>
      <w:hyperlink r:id="rId67" w:tgtFrame="_blank" w:history="1">
        <w:r w:rsidRPr="00A61285">
          <w:rPr>
            <w:rFonts w:ascii="Times New Roman" w:eastAsia="Times New Roman" w:hAnsi="Times New Roman" w:cs="Times New Roman"/>
            <w:color w:val="0D47A1"/>
            <w:kern w:val="0"/>
            <w:u w:val="single"/>
            <w14:ligatures w14:val="none"/>
          </w:rPr>
          <w:t>Terbufos restriction</w:t>
        </w:r>
      </w:hyperlink>
      <w:r w:rsidRPr="00A61285">
        <w:rPr>
          <w:rFonts w:ascii="Times New Roman" w:eastAsia="Times New Roman" w:hAnsi="Times New Roman" w:cs="Times New Roman"/>
          <w:kern w:val="0"/>
          <w14:ligatures w14:val="none"/>
        </w:rPr>
        <w:t> · </w:t>
      </w:r>
      <w:hyperlink r:id="rId68" w:tgtFrame="_blank" w:history="1">
        <w:r w:rsidRPr="00A61285">
          <w:rPr>
            <w:rFonts w:ascii="Times New Roman" w:eastAsia="Times New Roman" w:hAnsi="Times New Roman" w:cs="Times New Roman"/>
            <w:color w:val="0D47A1"/>
            <w:kern w:val="0"/>
            <w:u w:val="single"/>
            <w14:ligatures w14:val="none"/>
          </w:rPr>
          <w:t>Decision Model</w:t>
        </w:r>
      </w:hyperlink>
      <w:r w:rsidRPr="00A61285">
        <w:rPr>
          <w:rFonts w:ascii="Times New Roman" w:eastAsia="Times New Roman" w:hAnsi="Times New Roman" w:cs="Times New Roman"/>
          <w:kern w:val="0"/>
          <w14:ligatures w14:val="none"/>
        </w:rPr>
        <w:t> · </w:t>
      </w:r>
      <w:hyperlink r:id="rId69" w:tgtFrame="_blank" w:history="1">
        <w:r w:rsidRPr="00A61285">
          <w:rPr>
            <w:rFonts w:ascii="Times New Roman" w:eastAsia="Times New Roman" w:hAnsi="Times New Roman" w:cs="Times New Roman"/>
            <w:color w:val="0D47A1"/>
            <w:kern w:val="0"/>
            <w:u w:val="single"/>
            <w14:ligatures w14:val="none"/>
          </w:rPr>
          <w:t>Costing Analysis</w:t>
        </w:r>
      </w:hyperlink>
    </w:p>
    <w:p w14:paraId="7B526143" w14:textId="77777777" w:rsidR="00A61285" w:rsidRPr="00A61285" w:rsidRDefault="00A61285" w:rsidP="00A61285">
      <w:pPr>
        <w:shd w:val="clear" w:color="auto" w:fill="E3F2FD"/>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Technical appendices:</w:t>
      </w:r>
      <w:r w:rsidRPr="00A61285">
        <w:rPr>
          <w:rFonts w:ascii="Times New Roman" w:eastAsia="Times New Roman" w:hAnsi="Times New Roman" w:cs="Times New Roman"/>
          <w:kern w:val="0"/>
          <w14:ligatures w14:val="none"/>
        </w:rPr>
        <w:t> </w:t>
      </w:r>
      <w:hyperlink r:id="rId70" w:tgtFrame="_blank" w:history="1">
        <w:r w:rsidRPr="00A61285">
          <w:rPr>
            <w:rFonts w:ascii="Times New Roman" w:eastAsia="Times New Roman" w:hAnsi="Times New Roman" w:cs="Times New Roman"/>
            <w:color w:val="0D47A1"/>
            <w:kern w:val="0"/>
            <w:u w:val="single"/>
            <w14:ligatures w14:val="none"/>
          </w:rPr>
          <w:t>A — Surveillance decision analysis</w:t>
        </w:r>
      </w:hyperlink>
      <w:r w:rsidRPr="00A61285">
        <w:rPr>
          <w:rFonts w:ascii="Times New Roman" w:eastAsia="Times New Roman" w:hAnsi="Times New Roman" w:cs="Times New Roman"/>
          <w:kern w:val="0"/>
          <w14:ligatures w14:val="none"/>
        </w:rPr>
        <w:t> · </w:t>
      </w:r>
      <w:hyperlink r:id="rId71" w:tgtFrame="_blank" w:history="1">
        <w:r w:rsidRPr="00A61285">
          <w:rPr>
            <w:rFonts w:ascii="Times New Roman" w:eastAsia="Times New Roman" w:hAnsi="Times New Roman" w:cs="Times New Roman"/>
            <w:color w:val="0D47A1"/>
            <w:kern w:val="0"/>
            <w:u w:val="single"/>
            <w14:ligatures w14:val="none"/>
          </w:rPr>
          <w:t>D — Sentinel toxicology (Option 5 deep dive)</w:t>
        </w:r>
      </w:hyperlink>
    </w:p>
    <w:p w14:paraId="226A4CCA" w14:textId="77777777" w:rsidR="00A61285" w:rsidRPr="00A61285" w:rsidRDefault="00A61285" w:rsidP="00A61285">
      <w:pPr>
        <w:shd w:val="clear" w:color="auto" w:fill="E3F2FD"/>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Appendices (this brief):</w:t>
      </w:r>
      <w:r w:rsidRPr="00A61285">
        <w:rPr>
          <w:rFonts w:ascii="Times New Roman" w:eastAsia="Times New Roman" w:hAnsi="Times New Roman" w:cs="Times New Roman"/>
          <w:kern w:val="0"/>
          <w14:ligatures w14:val="none"/>
        </w:rPr>
        <w:t> </w:t>
      </w:r>
      <w:hyperlink r:id="rId72" w:anchor="sec-mvd" w:tgtFrame="_blank" w:history="1">
        <w:r w:rsidRPr="00A61285">
          <w:rPr>
            <w:rFonts w:ascii="Times New Roman" w:eastAsia="Times New Roman" w:hAnsi="Times New Roman" w:cs="Times New Roman"/>
            <w:color w:val="0D47A1"/>
            <w:kern w:val="0"/>
            <w:u w:val="single"/>
            <w14:ligatures w14:val="none"/>
          </w:rPr>
          <w:t>Appendix A — MVD specifications (NMC + PIH)</w:t>
        </w:r>
      </w:hyperlink>
    </w:p>
    <w:p w14:paraId="6310A830" w14:textId="77777777" w:rsidR="00A61285" w:rsidRPr="00A61285" w:rsidRDefault="00000000" w:rsidP="00A612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56F3D9">
          <v:rect id="_x0000_i1026" style="width:0;height:1.5pt" o:hralign="center" o:hrstd="t" o:hr="t" fillcolor="#a0a0a0" stroked="f"/>
        </w:pict>
      </w:r>
    </w:p>
    <w:p w14:paraId="11112C3B" w14:textId="77777777" w:rsidR="00A61285" w:rsidRPr="00A61285" w:rsidRDefault="00A61285" w:rsidP="00A61285">
      <w:pPr>
        <w:pBdr>
          <w:bottom w:val="single" w:sz="6" w:space="4" w:color="E0E6EF"/>
        </w:pBdr>
        <w:spacing w:before="432" w:after="100" w:afterAutospacing="1" w:line="240" w:lineRule="auto"/>
        <w:outlineLvl w:val="1"/>
        <w:rPr>
          <w:rFonts w:ascii="Times New Roman" w:eastAsia="Times New Roman" w:hAnsi="Times New Roman" w:cs="Times New Roman"/>
          <w:b/>
          <w:bCs/>
          <w:color w:val="1A237E"/>
          <w:kern w:val="0"/>
          <w:sz w:val="36"/>
          <w:szCs w:val="36"/>
          <w14:ligatures w14:val="none"/>
        </w:rPr>
      </w:pPr>
      <w:r w:rsidRPr="00A61285">
        <w:rPr>
          <w:rFonts w:ascii="Times New Roman" w:eastAsia="Times New Roman" w:hAnsi="Times New Roman" w:cs="Times New Roman"/>
          <w:b/>
          <w:bCs/>
          <w:color w:val="1A237E"/>
          <w:kern w:val="0"/>
          <w:sz w:val="36"/>
          <w:szCs w:val="36"/>
          <w14:ligatures w14:val="none"/>
        </w:rPr>
        <w:t>Appendix A — Minimum Viable Dataset (MVD) specifications</w:t>
      </w:r>
    </w:p>
    <w:p w14:paraId="5ADA9166"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A1. NMC MVD — required fields for PIH-to-NMC structured feed</w:t>
      </w:r>
    </w:p>
    <w:p w14:paraId="0E08D837"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lastRenderedPageBreak/>
        <w:t>The table below specifies the </w:t>
      </w:r>
      <w:r w:rsidRPr="00A61285">
        <w:rPr>
          <w:rFonts w:ascii="Times New Roman" w:eastAsia="Times New Roman" w:hAnsi="Times New Roman" w:cs="Times New Roman"/>
          <w:b/>
          <w:bCs/>
          <w:kern w:val="0"/>
          <w14:ligatures w14:val="none"/>
        </w:rPr>
        <w:t>Minimum Viable Dataset</w:t>
      </w:r>
      <w:r w:rsidRPr="00A61285">
        <w:rPr>
          <w:rFonts w:ascii="Times New Roman" w:eastAsia="Times New Roman" w:hAnsi="Times New Roman" w:cs="Times New Roman"/>
          <w:kern w:val="0"/>
          <w14:ligatures w14:val="none"/>
        </w:rPr>
        <w:t> for ingesting PIH clinician-initiated calls into the National Microbiology and Communicable Disease Notification (NMC) system as a structured surveillance stream. These fields must be captured at the point of PIH call (what the </w:t>
      </w:r>
      <w:r w:rsidRPr="00A61285">
        <w:rPr>
          <w:rFonts w:ascii="Times New Roman" w:eastAsia="Times New Roman" w:hAnsi="Times New Roman" w:cs="Times New Roman"/>
          <w:i/>
          <w:iCs/>
          <w:kern w:val="0"/>
          <w14:ligatures w14:val="none"/>
        </w:rPr>
        <w:t>caller reports</w:t>
      </w:r>
      <w:r w:rsidRPr="00A61285">
        <w:rPr>
          <w:rFonts w:ascii="Times New Roman" w:eastAsia="Times New Roman" w:hAnsi="Times New Roman" w:cs="Times New Roman"/>
          <w:kern w:val="0"/>
          <w14:ligatures w14:val="none"/>
        </w:rPr>
        <w:t>) and confirmed/updated by the notifying clinician (what the clinician </w:t>
      </w:r>
      <w:r w:rsidRPr="00A61285">
        <w:rPr>
          <w:rFonts w:ascii="Times New Roman" w:eastAsia="Times New Roman" w:hAnsi="Times New Roman" w:cs="Times New Roman"/>
          <w:i/>
          <w:iCs/>
          <w:kern w:val="0"/>
          <w14:ligatures w14:val="none"/>
        </w:rPr>
        <w:t>confirms</w:t>
      </w:r>
      <w:r w:rsidRPr="00A61285">
        <w:rPr>
          <w:rFonts w:ascii="Times New Roman" w:eastAsia="Times New Roman" w:hAnsi="Times New Roman" w:cs="Times New Roman"/>
          <w:kern w:val="0"/>
          <w14:ligatures w14:val="none"/>
        </w:rPr>
        <w:t>). The pesticide-type and circumstances classification is drawn from the existing NMC notification form; the MVD mandates their structured capture for every pesticide-poisoning case.</w:t>
      </w:r>
    </w:p>
    <w:p w14:paraId="045B6783" w14:textId="77777777" w:rsidR="00A61285" w:rsidRPr="00A61285" w:rsidRDefault="00A61285" w:rsidP="00A61285">
      <w:pPr>
        <w:spacing w:before="100" w:beforeAutospacing="1"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Agent-name capture is mandatory.</w:t>
      </w:r>
      <w:r w:rsidRPr="00A61285">
        <w:rPr>
          <w:rFonts w:ascii="Times New Roman" w:eastAsia="Times New Roman" w:hAnsi="Times New Roman" w:cs="Times New Roman"/>
          <w:kern w:val="0"/>
          <w14:ligatures w14:val="none"/>
        </w:rPr>
        <w:t> Both PIH and NMC must record the </w:t>
      </w:r>
      <w:r w:rsidRPr="00A61285">
        <w:rPr>
          <w:rFonts w:ascii="Times New Roman" w:eastAsia="Times New Roman" w:hAnsi="Times New Roman" w:cs="Times New Roman"/>
          <w:b/>
          <w:bCs/>
          <w:kern w:val="0"/>
          <w14:ligatures w14:val="none"/>
        </w:rPr>
        <w:t>AfriTox product name</w:t>
      </w:r>
      <w:r w:rsidRPr="00A61285">
        <w:rPr>
          <w:rFonts w:ascii="Times New Roman" w:eastAsia="Times New Roman" w:hAnsi="Times New Roman" w:cs="Times New Roman"/>
          <w:kern w:val="0"/>
          <w14:ligatures w14:val="none"/>
        </w:rPr>
        <w:t> for every case. NMC should add a structured agent drop-down (pesticide class → active ingredient → AfriTox product name) to the NDoH-hosted notification form to make this reciprocal with PIH. Cases with agent “unknown” are acceptable (do not exclude), but the field must be present.</w:t>
      </w:r>
    </w:p>
    <w:p w14:paraId="419EC28A"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Pesticide type (structured drop-down — mandatory)</w:t>
      </w:r>
    </w:p>
    <w:p w14:paraId="0299F995"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5434B1">
        <w:rPr>
          <w:rFonts w:ascii="Times New Roman" w:eastAsia="Times New Roman" w:hAnsi="Times New Roman" w:cs="Times New Roman"/>
          <w:kern w:val="0"/>
          <w:lang w:val="fr-FR"/>
          <w14:ligatures w14:val="none"/>
        </w:rPr>
        <w:t xml:space="preserve">Table 6: NMC pesticide-type classification. </w:t>
      </w:r>
      <w:r w:rsidRPr="00A61285">
        <w:rPr>
          <w:rFonts w:ascii="Times New Roman" w:eastAsia="Times New Roman" w:hAnsi="Times New Roman" w:cs="Times New Roman"/>
          <w:kern w:val="0"/>
          <w14:ligatures w14:val="none"/>
        </w:rPr>
        <w:t>Source: existing NMC notification form. AfriTox product-name lookup linked to each class at data entry.</w:t>
      </w:r>
    </w:p>
    <w:tbl>
      <w:tblPr>
        <w:tblW w:w="11985" w:type="dxa"/>
        <w:jc w:val="center"/>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855"/>
        <w:gridCol w:w="4372"/>
        <w:gridCol w:w="6758"/>
      </w:tblGrid>
      <w:tr w:rsidR="00A61285" w:rsidRPr="00A61285" w14:paraId="678F58F3" w14:textId="77777777">
        <w:trPr>
          <w:tblHeader/>
          <w:jc w:val="center"/>
        </w:trPr>
        <w:tc>
          <w:tcPr>
            <w:tcW w:w="0" w:type="auto"/>
            <w:tcBorders>
              <w:top w:val="single" w:sz="2" w:space="0" w:color="auto"/>
              <w:left w:val="single" w:sz="2" w:space="0" w:color="auto"/>
              <w:bottom w:val="single" w:sz="6" w:space="0" w:color="0D47A1"/>
              <w:right w:val="single" w:sz="2" w:space="0" w:color="auto"/>
            </w:tcBorders>
            <w:vAlign w:val="center"/>
            <w:hideMark/>
          </w:tcPr>
          <w:p w14:paraId="68088D9C"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Code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2B2D9AA1"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Pesticide type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0F91CDC3"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Example active ingredients</w:t>
            </w:r>
          </w:p>
        </w:tc>
      </w:tr>
      <w:tr w:rsidR="00A61285" w:rsidRPr="00A61285" w14:paraId="031ED873"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1545B7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OPC</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C44A68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Organophosphates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0B4CCB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Chlorpyrifos, dimethoate, profenofos</w:t>
            </w:r>
          </w:p>
        </w:tc>
      </w:tr>
      <w:tr w:rsidR="00A61285" w:rsidRPr="00A61285" w14:paraId="5DE0E33A"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162599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CAR</w:t>
            </w:r>
          </w:p>
        </w:tc>
        <w:tc>
          <w:tcPr>
            <w:tcW w:w="0" w:type="auto"/>
            <w:tcBorders>
              <w:top w:val="single" w:sz="2" w:space="0" w:color="auto"/>
              <w:left w:val="single" w:sz="2" w:space="0" w:color="auto"/>
              <w:bottom w:val="single" w:sz="6" w:space="0" w:color="auto"/>
              <w:right w:val="single" w:sz="2" w:space="0" w:color="auto"/>
            </w:tcBorders>
            <w:vAlign w:val="center"/>
            <w:hideMark/>
          </w:tcPr>
          <w:p w14:paraId="451361E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Carbamates</w:t>
            </w:r>
          </w:p>
        </w:tc>
        <w:tc>
          <w:tcPr>
            <w:tcW w:w="0" w:type="auto"/>
            <w:tcBorders>
              <w:top w:val="single" w:sz="2" w:space="0" w:color="auto"/>
              <w:left w:val="single" w:sz="2" w:space="0" w:color="auto"/>
              <w:bottom w:val="single" w:sz="6" w:space="0" w:color="auto"/>
              <w:right w:val="single" w:sz="2" w:space="0" w:color="auto"/>
            </w:tcBorders>
            <w:vAlign w:val="center"/>
            <w:hideMark/>
          </w:tcPr>
          <w:p w14:paraId="139F35D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Aldicarb, methomyl, carbofuran</w:t>
            </w:r>
          </w:p>
        </w:tc>
      </w:tr>
      <w:tr w:rsidR="00A61285" w:rsidRPr="00A61285" w14:paraId="5A220918"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77A006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PYR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E6E9BE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Pyrethroids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45FCC0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Cypermethrin, deltamethrin, permethrin</w:t>
            </w:r>
          </w:p>
        </w:tc>
      </w:tr>
      <w:tr w:rsidR="00A61285" w:rsidRPr="00A61285" w14:paraId="55CFBA0F"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66C3C98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PAR</w:t>
            </w:r>
          </w:p>
        </w:tc>
        <w:tc>
          <w:tcPr>
            <w:tcW w:w="0" w:type="auto"/>
            <w:tcBorders>
              <w:top w:val="single" w:sz="2" w:space="0" w:color="auto"/>
              <w:left w:val="single" w:sz="2" w:space="0" w:color="auto"/>
              <w:bottom w:val="single" w:sz="6" w:space="0" w:color="auto"/>
              <w:right w:val="single" w:sz="2" w:space="0" w:color="auto"/>
            </w:tcBorders>
            <w:vAlign w:val="center"/>
            <w:hideMark/>
          </w:tcPr>
          <w:p w14:paraId="00179B9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Paraquat &amp; Diquat</w:t>
            </w:r>
          </w:p>
        </w:tc>
        <w:tc>
          <w:tcPr>
            <w:tcW w:w="0" w:type="auto"/>
            <w:tcBorders>
              <w:top w:val="single" w:sz="2" w:space="0" w:color="auto"/>
              <w:left w:val="single" w:sz="2" w:space="0" w:color="auto"/>
              <w:bottom w:val="single" w:sz="6" w:space="0" w:color="auto"/>
              <w:right w:val="single" w:sz="2" w:space="0" w:color="auto"/>
            </w:tcBorders>
            <w:vAlign w:val="center"/>
            <w:hideMark/>
          </w:tcPr>
          <w:p w14:paraId="24B884E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Paraquat dichloride, diquat dibromide</w:t>
            </w:r>
          </w:p>
        </w:tc>
      </w:tr>
      <w:tr w:rsidR="00A61285" w:rsidRPr="00A61285" w14:paraId="13167F96"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D21A9A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PHO</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F75CA6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Phosphine &amp; Phosphides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4E2926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Aluminium phosphide, zinc phosphide</w:t>
            </w:r>
          </w:p>
        </w:tc>
      </w:tr>
      <w:tr w:rsidR="00A61285" w:rsidRPr="00A61285" w14:paraId="2D36342B"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612969F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NEO</w:t>
            </w:r>
          </w:p>
        </w:tc>
        <w:tc>
          <w:tcPr>
            <w:tcW w:w="0" w:type="auto"/>
            <w:tcBorders>
              <w:top w:val="single" w:sz="2" w:space="0" w:color="auto"/>
              <w:left w:val="single" w:sz="2" w:space="0" w:color="auto"/>
              <w:bottom w:val="single" w:sz="6" w:space="0" w:color="auto"/>
              <w:right w:val="single" w:sz="2" w:space="0" w:color="auto"/>
            </w:tcBorders>
            <w:vAlign w:val="center"/>
            <w:hideMark/>
          </w:tcPr>
          <w:p w14:paraId="0CD4209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Neonicotinoid Insecticides</w:t>
            </w:r>
          </w:p>
        </w:tc>
        <w:tc>
          <w:tcPr>
            <w:tcW w:w="0" w:type="auto"/>
            <w:tcBorders>
              <w:top w:val="single" w:sz="2" w:space="0" w:color="auto"/>
              <w:left w:val="single" w:sz="2" w:space="0" w:color="auto"/>
              <w:bottom w:val="single" w:sz="6" w:space="0" w:color="auto"/>
              <w:right w:val="single" w:sz="2" w:space="0" w:color="auto"/>
            </w:tcBorders>
            <w:vAlign w:val="center"/>
            <w:hideMark/>
          </w:tcPr>
          <w:p w14:paraId="40F25F1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Imidacloprid, thiamethoxam</w:t>
            </w:r>
          </w:p>
        </w:tc>
      </w:tr>
      <w:tr w:rsidR="00A61285" w:rsidRPr="00A61285" w14:paraId="34C3F611"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37C2E6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ORG</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E0D555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Organochlorines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090240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DDT, endosulfan, lindane</w:t>
            </w:r>
          </w:p>
        </w:tc>
      </w:tr>
      <w:tr w:rsidR="00A61285" w:rsidRPr="00A61285" w14:paraId="6B211571"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CC3C0D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CPH</w:t>
            </w:r>
          </w:p>
        </w:tc>
        <w:tc>
          <w:tcPr>
            <w:tcW w:w="0" w:type="auto"/>
            <w:tcBorders>
              <w:top w:val="single" w:sz="2" w:space="0" w:color="auto"/>
              <w:left w:val="single" w:sz="2" w:space="0" w:color="auto"/>
              <w:bottom w:val="single" w:sz="6" w:space="0" w:color="auto"/>
              <w:right w:val="single" w:sz="2" w:space="0" w:color="auto"/>
            </w:tcBorders>
            <w:vAlign w:val="center"/>
            <w:hideMark/>
          </w:tcPr>
          <w:p w14:paraId="5CCAF00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Chlorophenoxy Herbicides</w:t>
            </w:r>
          </w:p>
        </w:tc>
        <w:tc>
          <w:tcPr>
            <w:tcW w:w="0" w:type="auto"/>
            <w:tcBorders>
              <w:top w:val="single" w:sz="2" w:space="0" w:color="auto"/>
              <w:left w:val="single" w:sz="2" w:space="0" w:color="auto"/>
              <w:bottom w:val="single" w:sz="6" w:space="0" w:color="auto"/>
              <w:right w:val="single" w:sz="2" w:space="0" w:color="auto"/>
            </w:tcBorders>
            <w:vAlign w:val="center"/>
            <w:hideMark/>
          </w:tcPr>
          <w:p w14:paraId="706844B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2,4-D, MCPA, triclopyr</w:t>
            </w:r>
          </w:p>
        </w:tc>
      </w:tr>
      <w:tr w:rsidR="00A61285" w:rsidRPr="00A61285" w14:paraId="4F3DCF2F"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F407EB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GLY</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84A3DA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Glyphosates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32AE27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Glyphosate-IPA, glyphosate-ammonium</w:t>
            </w:r>
          </w:p>
        </w:tc>
      </w:tr>
      <w:tr w:rsidR="00A61285" w:rsidRPr="00A61285" w14:paraId="176704CC"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1142188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COU</w:t>
            </w:r>
          </w:p>
        </w:tc>
        <w:tc>
          <w:tcPr>
            <w:tcW w:w="0" w:type="auto"/>
            <w:tcBorders>
              <w:top w:val="single" w:sz="2" w:space="0" w:color="auto"/>
              <w:left w:val="single" w:sz="2" w:space="0" w:color="auto"/>
              <w:bottom w:val="single" w:sz="6" w:space="0" w:color="auto"/>
              <w:right w:val="single" w:sz="2" w:space="0" w:color="auto"/>
            </w:tcBorders>
            <w:vAlign w:val="center"/>
            <w:hideMark/>
          </w:tcPr>
          <w:p w14:paraId="2FB33CA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Coumarin Rodenticides</w:t>
            </w:r>
          </w:p>
        </w:tc>
        <w:tc>
          <w:tcPr>
            <w:tcW w:w="0" w:type="auto"/>
            <w:tcBorders>
              <w:top w:val="single" w:sz="2" w:space="0" w:color="auto"/>
              <w:left w:val="single" w:sz="2" w:space="0" w:color="auto"/>
              <w:bottom w:val="single" w:sz="6" w:space="0" w:color="auto"/>
              <w:right w:val="single" w:sz="2" w:space="0" w:color="auto"/>
            </w:tcBorders>
            <w:vAlign w:val="center"/>
            <w:hideMark/>
          </w:tcPr>
          <w:p w14:paraId="0A2A64B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Brodifacoum, bromadiolone, chlorophacinone</w:t>
            </w:r>
          </w:p>
        </w:tc>
      </w:tr>
      <w:tr w:rsidR="00A61285" w:rsidRPr="00A61285" w14:paraId="713AC0FC"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62FB5B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FOR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F5A07E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Formamidines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BED7F5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Amitraz, chlordimeform</w:t>
            </w:r>
          </w:p>
        </w:tc>
      </w:tr>
      <w:tr w:rsidR="00A61285" w:rsidRPr="00A61285" w14:paraId="7639DA78"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760A6CF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FUN</w:t>
            </w:r>
          </w:p>
        </w:tc>
        <w:tc>
          <w:tcPr>
            <w:tcW w:w="0" w:type="auto"/>
            <w:tcBorders>
              <w:top w:val="single" w:sz="2" w:space="0" w:color="auto"/>
              <w:left w:val="single" w:sz="2" w:space="0" w:color="auto"/>
              <w:bottom w:val="single" w:sz="6" w:space="0" w:color="auto"/>
              <w:right w:val="single" w:sz="2" w:space="0" w:color="auto"/>
            </w:tcBorders>
            <w:vAlign w:val="center"/>
            <w:hideMark/>
          </w:tcPr>
          <w:p w14:paraId="090355D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Fungicides — Unspecified</w:t>
            </w:r>
          </w:p>
        </w:tc>
        <w:tc>
          <w:tcPr>
            <w:tcW w:w="0" w:type="auto"/>
            <w:tcBorders>
              <w:top w:val="single" w:sz="2" w:space="0" w:color="auto"/>
              <w:left w:val="single" w:sz="2" w:space="0" w:color="auto"/>
              <w:bottom w:val="single" w:sz="6" w:space="0" w:color="auto"/>
              <w:right w:val="single" w:sz="2" w:space="0" w:color="auto"/>
            </w:tcBorders>
            <w:vAlign w:val="center"/>
            <w:hideMark/>
          </w:tcPr>
          <w:p w14:paraId="5FFFDFC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r w:rsidR="00A61285" w:rsidRPr="00A61285" w14:paraId="7699507B"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47F185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HRB</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AD6A1D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Herbicides — Unspecified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70BB13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r w:rsidR="00A61285" w:rsidRPr="00A61285" w14:paraId="25A226F1"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72B17AE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INS</w:t>
            </w:r>
          </w:p>
        </w:tc>
        <w:tc>
          <w:tcPr>
            <w:tcW w:w="0" w:type="auto"/>
            <w:tcBorders>
              <w:top w:val="single" w:sz="2" w:space="0" w:color="auto"/>
              <w:left w:val="single" w:sz="2" w:space="0" w:color="auto"/>
              <w:bottom w:val="single" w:sz="6" w:space="0" w:color="auto"/>
              <w:right w:val="single" w:sz="2" w:space="0" w:color="auto"/>
            </w:tcBorders>
            <w:vAlign w:val="center"/>
            <w:hideMark/>
          </w:tcPr>
          <w:p w14:paraId="1DC5432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Insecticides — Unspecified</w:t>
            </w:r>
          </w:p>
        </w:tc>
        <w:tc>
          <w:tcPr>
            <w:tcW w:w="0" w:type="auto"/>
            <w:tcBorders>
              <w:top w:val="single" w:sz="2" w:space="0" w:color="auto"/>
              <w:left w:val="single" w:sz="2" w:space="0" w:color="auto"/>
              <w:bottom w:val="single" w:sz="6" w:space="0" w:color="auto"/>
              <w:right w:val="single" w:sz="2" w:space="0" w:color="auto"/>
            </w:tcBorders>
            <w:vAlign w:val="center"/>
            <w:hideMark/>
          </w:tcPr>
          <w:p w14:paraId="33AD97B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r w:rsidR="00A61285" w:rsidRPr="00A61285" w14:paraId="09789952"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8BCAEC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DEE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989460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Diethyl-m-toluamide (DEET)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251716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DEET</w:t>
            </w:r>
          </w:p>
        </w:tc>
      </w:tr>
      <w:tr w:rsidR="00A61285" w:rsidRPr="00A61285" w14:paraId="3C8236F3"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729E9FE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AFX</w:t>
            </w:r>
          </w:p>
        </w:tc>
        <w:tc>
          <w:tcPr>
            <w:tcW w:w="0" w:type="auto"/>
            <w:tcBorders>
              <w:top w:val="single" w:sz="2" w:space="0" w:color="auto"/>
              <w:left w:val="single" w:sz="2" w:space="0" w:color="auto"/>
              <w:bottom w:val="single" w:sz="6" w:space="0" w:color="auto"/>
              <w:right w:val="single" w:sz="2" w:space="0" w:color="auto"/>
            </w:tcBorders>
            <w:vAlign w:val="center"/>
            <w:hideMark/>
          </w:tcPr>
          <w:p w14:paraId="4A694BD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Aflatoxin</w:t>
            </w:r>
          </w:p>
        </w:tc>
        <w:tc>
          <w:tcPr>
            <w:tcW w:w="0" w:type="auto"/>
            <w:tcBorders>
              <w:top w:val="single" w:sz="2" w:space="0" w:color="auto"/>
              <w:left w:val="single" w:sz="2" w:space="0" w:color="auto"/>
              <w:bottom w:val="single" w:sz="6" w:space="0" w:color="auto"/>
              <w:right w:val="single" w:sz="2" w:space="0" w:color="auto"/>
            </w:tcBorders>
            <w:vAlign w:val="center"/>
            <w:hideMark/>
          </w:tcPr>
          <w:p w14:paraId="448EFCB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Aflatoxin B1/B2/G1/G2</w:t>
            </w:r>
          </w:p>
        </w:tc>
      </w:tr>
      <w:tr w:rsidR="00A61285" w:rsidRPr="00A61285" w14:paraId="2AF9DA35"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A82D7C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NAP</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9CBC6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Naphthalene (marbles)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FF5278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Naphthalene</w:t>
            </w:r>
          </w:p>
        </w:tc>
      </w:tr>
      <w:tr w:rsidR="00A61285" w:rsidRPr="00A61285" w14:paraId="679964E2"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4E34E26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OTH</w:t>
            </w:r>
          </w:p>
        </w:tc>
        <w:tc>
          <w:tcPr>
            <w:tcW w:w="0" w:type="auto"/>
            <w:tcBorders>
              <w:top w:val="single" w:sz="2" w:space="0" w:color="auto"/>
              <w:left w:val="single" w:sz="2" w:space="0" w:color="auto"/>
              <w:bottom w:val="single" w:sz="6" w:space="0" w:color="auto"/>
              <w:right w:val="single" w:sz="2" w:space="0" w:color="auto"/>
            </w:tcBorders>
            <w:vAlign w:val="center"/>
            <w:hideMark/>
          </w:tcPr>
          <w:p w14:paraId="5DDF016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Other</w:t>
            </w:r>
          </w:p>
        </w:tc>
        <w:tc>
          <w:tcPr>
            <w:tcW w:w="0" w:type="auto"/>
            <w:tcBorders>
              <w:top w:val="single" w:sz="2" w:space="0" w:color="auto"/>
              <w:left w:val="single" w:sz="2" w:space="0" w:color="auto"/>
              <w:bottom w:val="single" w:sz="6" w:space="0" w:color="auto"/>
              <w:right w:val="single" w:sz="2" w:space="0" w:color="auto"/>
            </w:tcBorders>
            <w:vAlign w:val="center"/>
            <w:hideMark/>
          </w:tcPr>
          <w:p w14:paraId="4F46BBA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text required)</w:t>
            </w:r>
          </w:p>
        </w:tc>
      </w:tr>
      <w:tr w:rsidR="00A61285" w:rsidRPr="00A61285" w14:paraId="2096F6C1"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2C017E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UNK</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E62D98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Unknown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140089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bl>
    <w:p w14:paraId="5A8518C9"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Circumstances / intent (structured drop-down — mandatory)</w:t>
      </w:r>
    </w:p>
    <w:p w14:paraId="3F14CC95"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Table 7: NMC circumstances/intent classification. Source: existing NMC notification form. Must be captured at both PIH call (caller-reported) and NMC notification (clinician-confirmed); these may differ and both values should be retained.</w:t>
      </w:r>
    </w:p>
    <w:tbl>
      <w:tblPr>
        <w:tblW w:w="11985" w:type="dxa"/>
        <w:jc w:val="center"/>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391"/>
        <w:gridCol w:w="5573"/>
        <w:gridCol w:w="5021"/>
      </w:tblGrid>
      <w:tr w:rsidR="00A61285" w:rsidRPr="00A61285" w14:paraId="31587CD6" w14:textId="77777777">
        <w:trPr>
          <w:tblHeader/>
          <w:jc w:val="center"/>
        </w:trPr>
        <w:tc>
          <w:tcPr>
            <w:tcW w:w="0" w:type="auto"/>
            <w:tcBorders>
              <w:top w:val="single" w:sz="2" w:space="0" w:color="auto"/>
              <w:left w:val="single" w:sz="2" w:space="0" w:color="auto"/>
              <w:bottom w:val="single" w:sz="6" w:space="0" w:color="0D47A1"/>
              <w:right w:val="single" w:sz="2" w:space="0" w:color="auto"/>
            </w:tcBorders>
            <w:vAlign w:val="center"/>
            <w:hideMark/>
          </w:tcPr>
          <w:p w14:paraId="1BF949BF"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Code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58EE127"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Circumstance</w:t>
            </w:r>
          </w:p>
        </w:tc>
        <w:tc>
          <w:tcPr>
            <w:tcW w:w="0" w:type="auto"/>
            <w:tcBorders>
              <w:top w:val="single" w:sz="2" w:space="0" w:color="auto"/>
              <w:left w:val="single" w:sz="2" w:space="0" w:color="auto"/>
              <w:bottom w:val="single" w:sz="6" w:space="0" w:color="0D47A1"/>
              <w:right w:val="single" w:sz="2" w:space="0" w:color="auto"/>
            </w:tcBorders>
            <w:vAlign w:val="center"/>
            <w:hideMark/>
          </w:tcPr>
          <w:p w14:paraId="15607AEC"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ICD-10 intent mapping</w:t>
            </w:r>
          </w:p>
        </w:tc>
      </w:tr>
      <w:tr w:rsidR="00A61285" w:rsidRPr="00A61285" w14:paraId="6607BFFA"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AB9F41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UI-OCC</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AD4C6E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Unintentional — Occupational</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FDE810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X48 (farm, pest control, industrial)</w:t>
            </w:r>
          </w:p>
        </w:tc>
      </w:tr>
      <w:tr w:rsidR="00A61285" w:rsidRPr="00A61285" w14:paraId="1E37B83F"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25CD80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lastRenderedPageBreak/>
              <w:t>UI-DOM</w:t>
            </w:r>
          </w:p>
        </w:tc>
        <w:tc>
          <w:tcPr>
            <w:tcW w:w="0" w:type="auto"/>
            <w:tcBorders>
              <w:top w:val="single" w:sz="2" w:space="0" w:color="auto"/>
              <w:left w:val="single" w:sz="2" w:space="0" w:color="auto"/>
              <w:bottom w:val="single" w:sz="6" w:space="0" w:color="auto"/>
              <w:right w:val="single" w:sz="2" w:space="0" w:color="auto"/>
            </w:tcBorders>
            <w:vAlign w:val="center"/>
            <w:hideMark/>
          </w:tcPr>
          <w:p w14:paraId="4ED74D5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Unintentional — Domestic</w:t>
            </w:r>
          </w:p>
        </w:tc>
        <w:tc>
          <w:tcPr>
            <w:tcW w:w="0" w:type="auto"/>
            <w:tcBorders>
              <w:top w:val="single" w:sz="2" w:space="0" w:color="auto"/>
              <w:left w:val="single" w:sz="2" w:space="0" w:color="auto"/>
              <w:bottom w:val="single" w:sz="6" w:space="0" w:color="auto"/>
              <w:right w:val="single" w:sz="2" w:space="0" w:color="auto"/>
            </w:tcBorders>
            <w:vAlign w:val="center"/>
            <w:hideMark/>
          </w:tcPr>
          <w:p w14:paraId="34BEFE8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X40–X44</w:t>
            </w:r>
          </w:p>
        </w:tc>
      </w:tr>
      <w:tr w:rsidR="00A61285" w:rsidRPr="00A61285" w14:paraId="512EACF9"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AA400A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INT-SH</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0B9261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Intentional — Self-harm</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9F6EEA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X60–X69</w:t>
            </w:r>
          </w:p>
        </w:tc>
      </w:tr>
      <w:tr w:rsidR="00A61285" w:rsidRPr="00A61285" w14:paraId="2E4214CE"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06AEB5A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INT-AH</w:t>
            </w:r>
          </w:p>
        </w:tc>
        <w:tc>
          <w:tcPr>
            <w:tcW w:w="0" w:type="auto"/>
            <w:tcBorders>
              <w:top w:val="single" w:sz="2" w:space="0" w:color="auto"/>
              <w:left w:val="single" w:sz="2" w:space="0" w:color="auto"/>
              <w:bottom w:val="single" w:sz="6" w:space="0" w:color="auto"/>
              <w:right w:val="single" w:sz="2" w:space="0" w:color="auto"/>
            </w:tcBorders>
            <w:vAlign w:val="center"/>
            <w:hideMark/>
          </w:tcPr>
          <w:p w14:paraId="777BC8C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Intentional — Assault/Homicide</w:t>
            </w:r>
          </w:p>
        </w:tc>
        <w:tc>
          <w:tcPr>
            <w:tcW w:w="0" w:type="auto"/>
            <w:tcBorders>
              <w:top w:val="single" w:sz="2" w:space="0" w:color="auto"/>
              <w:left w:val="single" w:sz="2" w:space="0" w:color="auto"/>
              <w:bottom w:val="single" w:sz="6" w:space="0" w:color="auto"/>
              <w:right w:val="single" w:sz="2" w:space="0" w:color="auto"/>
            </w:tcBorders>
            <w:vAlign w:val="center"/>
            <w:hideMark/>
          </w:tcPr>
          <w:p w14:paraId="62D2062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X85–X90</w:t>
            </w:r>
          </w:p>
        </w:tc>
      </w:tr>
      <w:tr w:rsidR="00A61285" w:rsidRPr="00A61285" w14:paraId="46646D9D"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24DD2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ENV-DR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94420F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Environmental / Drift</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5B185B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X48 (environmental context)</w:t>
            </w:r>
          </w:p>
        </w:tc>
      </w:tr>
      <w:tr w:rsidR="00A61285" w:rsidRPr="00A61285" w14:paraId="79AAE9F8"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15CE049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ACC-CN</w:t>
            </w:r>
          </w:p>
        </w:tc>
        <w:tc>
          <w:tcPr>
            <w:tcW w:w="0" w:type="auto"/>
            <w:tcBorders>
              <w:top w:val="single" w:sz="2" w:space="0" w:color="auto"/>
              <w:left w:val="single" w:sz="2" w:space="0" w:color="auto"/>
              <w:bottom w:val="single" w:sz="6" w:space="0" w:color="auto"/>
              <w:right w:val="single" w:sz="2" w:space="0" w:color="auto"/>
            </w:tcBorders>
            <w:vAlign w:val="center"/>
            <w:hideMark/>
          </w:tcPr>
          <w:p w14:paraId="1B92E58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Accidental contamination (food/water)</w:t>
            </w:r>
          </w:p>
        </w:tc>
        <w:tc>
          <w:tcPr>
            <w:tcW w:w="0" w:type="auto"/>
            <w:tcBorders>
              <w:top w:val="single" w:sz="2" w:space="0" w:color="auto"/>
              <w:left w:val="single" w:sz="2" w:space="0" w:color="auto"/>
              <w:bottom w:val="single" w:sz="6" w:space="0" w:color="auto"/>
              <w:right w:val="single" w:sz="2" w:space="0" w:color="auto"/>
            </w:tcBorders>
            <w:vAlign w:val="center"/>
            <w:hideMark/>
          </w:tcPr>
          <w:p w14:paraId="6D7D441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X49</w:t>
            </w:r>
          </w:p>
        </w:tc>
      </w:tr>
      <w:tr w:rsidR="00A61285" w:rsidRPr="00A61285" w14:paraId="63461F07"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CDEBC6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UNK-UI</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7EF08F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Unknown / Under investigation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8370EF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w:t>
            </w:r>
          </w:p>
        </w:tc>
      </w:tr>
    </w:tbl>
    <w:p w14:paraId="14212EB4"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Remaining mandatory MVD fields for NMC notification</w:t>
      </w:r>
    </w:p>
    <w:p w14:paraId="58097D17"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Table 8: MVD — additional mandatory fields. These are the minimum set required to (a) link across streams, (b) support geographic clustering, and (c) support product-specific attribution. Fields marked “unknown” are acceptable; empty/null is not.</w:t>
      </w:r>
    </w:p>
    <w:tbl>
      <w:tblPr>
        <w:tblW w:w="11985" w:type="dxa"/>
        <w:jc w:val="center"/>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3517"/>
        <w:gridCol w:w="3616"/>
        <w:gridCol w:w="4852"/>
      </w:tblGrid>
      <w:tr w:rsidR="00A61285" w:rsidRPr="00A61285" w14:paraId="716EAAF5" w14:textId="77777777">
        <w:trPr>
          <w:tblHeader/>
          <w:jc w:val="center"/>
        </w:trPr>
        <w:tc>
          <w:tcPr>
            <w:tcW w:w="0" w:type="auto"/>
            <w:tcBorders>
              <w:top w:val="single" w:sz="2" w:space="0" w:color="auto"/>
              <w:left w:val="single" w:sz="2" w:space="0" w:color="auto"/>
              <w:bottom w:val="single" w:sz="6" w:space="0" w:color="0D47A1"/>
              <w:right w:val="single" w:sz="2" w:space="0" w:color="auto"/>
            </w:tcBorders>
            <w:vAlign w:val="center"/>
            <w:hideMark/>
          </w:tcPr>
          <w:p w14:paraId="7F10C30D"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Field</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117D8E9"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Format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4AE940FB"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Notes</w:t>
            </w:r>
          </w:p>
        </w:tc>
      </w:tr>
      <w:tr w:rsidR="00A61285" w:rsidRPr="00A61285" w14:paraId="7E3A1C13"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DA167A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Case date (date of exposure / presentation)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413164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ISO 8601 (YYYY-MM-DD)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B49EDF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Date of poisoning event or first clinical presentation</w:t>
            </w:r>
          </w:p>
        </w:tc>
      </w:tr>
      <w:tr w:rsidR="00A61285" w:rsidRPr="00A61285" w14:paraId="0F63FDB0"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165409D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Facility / point of care</w:t>
            </w:r>
          </w:p>
        </w:tc>
        <w:tc>
          <w:tcPr>
            <w:tcW w:w="0" w:type="auto"/>
            <w:tcBorders>
              <w:top w:val="single" w:sz="2" w:space="0" w:color="auto"/>
              <w:left w:val="single" w:sz="2" w:space="0" w:color="auto"/>
              <w:bottom w:val="single" w:sz="6" w:space="0" w:color="auto"/>
              <w:right w:val="single" w:sz="2" w:space="0" w:color="auto"/>
            </w:tcBorders>
            <w:vAlign w:val="center"/>
            <w:hideMark/>
          </w:tcPr>
          <w:p w14:paraId="3109C67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Facility NHIS code</w:t>
            </w:r>
          </w:p>
        </w:tc>
        <w:tc>
          <w:tcPr>
            <w:tcW w:w="0" w:type="auto"/>
            <w:tcBorders>
              <w:top w:val="single" w:sz="2" w:space="0" w:color="auto"/>
              <w:left w:val="single" w:sz="2" w:space="0" w:color="auto"/>
              <w:bottom w:val="single" w:sz="6" w:space="0" w:color="auto"/>
              <w:right w:val="single" w:sz="2" w:space="0" w:color="auto"/>
            </w:tcBorders>
            <w:vAlign w:val="center"/>
            <w:hideMark/>
          </w:tcPr>
          <w:p w14:paraId="5F104CE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Or “PIH referral” if never attended facility</w:t>
            </w:r>
          </w:p>
        </w:tc>
      </w:tr>
      <w:tr w:rsidR="00A61285" w:rsidRPr="00A61285" w14:paraId="6BECFC3C"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A07F76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Province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EAAA8D8" w14:textId="77777777" w:rsidR="00A61285" w:rsidRPr="005434B1" w:rsidRDefault="00A61285" w:rsidP="00A61285">
            <w:pPr>
              <w:spacing w:after="0" w:line="240" w:lineRule="auto"/>
              <w:rPr>
                <w:rFonts w:ascii="Times New Roman" w:eastAsia="Times New Roman" w:hAnsi="Times New Roman" w:cs="Times New Roman"/>
                <w:kern w:val="0"/>
                <w:sz w:val="23"/>
                <w:szCs w:val="23"/>
                <w:lang w:val="fr-FR"/>
                <w14:ligatures w14:val="none"/>
              </w:rPr>
            </w:pPr>
            <w:r w:rsidRPr="005434B1">
              <w:rPr>
                <w:rFonts w:ascii="Times New Roman" w:eastAsia="Times New Roman" w:hAnsi="Times New Roman" w:cs="Times New Roman"/>
                <w:kern w:val="0"/>
                <w:sz w:val="23"/>
                <w:szCs w:val="23"/>
                <w:lang w:val="fr-FR"/>
                <w14:ligatures w14:val="none"/>
              </w:rPr>
              <w:t>2-letter code (e.g. WC, GP, FS)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41C476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Province of exposure, not of facility</w:t>
            </w:r>
          </w:p>
        </w:tc>
      </w:tr>
      <w:tr w:rsidR="00A61285" w:rsidRPr="00A61285" w14:paraId="1733B8A5"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7D95694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District</w:t>
            </w:r>
          </w:p>
        </w:tc>
        <w:tc>
          <w:tcPr>
            <w:tcW w:w="0" w:type="auto"/>
            <w:tcBorders>
              <w:top w:val="single" w:sz="2" w:space="0" w:color="auto"/>
              <w:left w:val="single" w:sz="2" w:space="0" w:color="auto"/>
              <w:bottom w:val="single" w:sz="6" w:space="0" w:color="auto"/>
              <w:right w:val="single" w:sz="2" w:space="0" w:color="auto"/>
            </w:tcBorders>
            <w:vAlign w:val="center"/>
            <w:hideMark/>
          </w:tcPr>
          <w:p w14:paraId="67F3CC5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LIM-code or free text</w:t>
            </w:r>
          </w:p>
        </w:tc>
        <w:tc>
          <w:tcPr>
            <w:tcW w:w="0" w:type="auto"/>
            <w:tcBorders>
              <w:top w:val="single" w:sz="2" w:space="0" w:color="auto"/>
              <w:left w:val="single" w:sz="2" w:space="0" w:color="auto"/>
              <w:bottom w:val="single" w:sz="6" w:space="0" w:color="auto"/>
              <w:right w:val="single" w:sz="2" w:space="0" w:color="auto"/>
            </w:tcBorders>
            <w:vAlign w:val="center"/>
            <w:hideMark/>
          </w:tcPr>
          <w:p w14:paraId="0EF2E47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For geographic clustering analysis</w:t>
            </w:r>
          </w:p>
        </w:tc>
      </w:tr>
      <w:tr w:rsidR="00A61285" w:rsidRPr="00A61285" w14:paraId="69981339"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63F5EB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Outcome at notification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227FD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Survived / Died / Unknown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E8EDBE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MUST be updated if outcome changes</w:t>
            </w:r>
          </w:p>
        </w:tc>
      </w:tr>
      <w:tr w:rsidR="00A61285" w:rsidRPr="00A61285" w14:paraId="46BF3444"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0A2662C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AfriTox product 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7DA8237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text + drop-down lookup</w:t>
            </w:r>
          </w:p>
        </w:tc>
        <w:tc>
          <w:tcPr>
            <w:tcW w:w="0" w:type="auto"/>
            <w:tcBorders>
              <w:top w:val="single" w:sz="2" w:space="0" w:color="auto"/>
              <w:left w:val="single" w:sz="2" w:space="0" w:color="auto"/>
              <w:bottom w:val="single" w:sz="6" w:space="0" w:color="auto"/>
              <w:right w:val="single" w:sz="2" w:space="0" w:color="auto"/>
            </w:tcBorders>
            <w:vAlign w:val="center"/>
            <w:hideMark/>
          </w:tcPr>
          <w:p w14:paraId="366473E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Mandatory field; “unknown” is valid if product unidentified</w:t>
            </w:r>
          </w:p>
        </w:tc>
      </w:tr>
      <w:tr w:rsidR="00A61285" w:rsidRPr="00A61285" w14:paraId="1E00D16C"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044FC4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Notification source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618E2480" w14:textId="77777777" w:rsidR="00A61285" w:rsidRPr="005434B1" w:rsidRDefault="00A61285" w:rsidP="00A61285">
            <w:pPr>
              <w:spacing w:after="0" w:line="240" w:lineRule="auto"/>
              <w:rPr>
                <w:rFonts w:ascii="Times New Roman" w:eastAsia="Times New Roman" w:hAnsi="Times New Roman" w:cs="Times New Roman"/>
                <w:kern w:val="0"/>
                <w:sz w:val="23"/>
                <w:szCs w:val="23"/>
                <w:lang w:val="fr-FR"/>
                <w14:ligatures w14:val="none"/>
              </w:rPr>
            </w:pPr>
            <w:r w:rsidRPr="005434B1">
              <w:rPr>
                <w:rFonts w:ascii="Times New Roman" w:eastAsia="Times New Roman" w:hAnsi="Times New Roman" w:cs="Times New Roman"/>
                <w:kern w:val="0"/>
                <w:sz w:val="23"/>
                <w:szCs w:val="23"/>
                <w:lang w:val="fr-FR"/>
                <w14:ligatures w14:val="none"/>
              </w:rPr>
              <w:t>NMC-direct / PIH-MVD / NHLS-autonotify</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51B290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Tracks which stream generated the case</w:t>
            </w:r>
          </w:p>
        </w:tc>
      </w:tr>
    </w:tbl>
    <w:p w14:paraId="206EEFB5" w14:textId="77777777" w:rsidR="00A61285" w:rsidRPr="00A61285" w:rsidRDefault="00000000" w:rsidP="00A612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D59F87">
          <v:rect id="_x0000_i1027" style="width:0;height:1.5pt" o:hralign="center" o:hrstd="t" o:hr="t" fillcolor="#a0a0a0" stroked="f"/>
        </w:pict>
      </w:r>
    </w:p>
    <w:p w14:paraId="5AEEB391" w14:textId="77777777" w:rsidR="00A61285" w:rsidRPr="00A61285" w:rsidRDefault="00A61285" w:rsidP="00A61285">
      <w:pPr>
        <w:spacing w:before="336" w:after="100" w:afterAutospacing="1" w:line="240" w:lineRule="auto"/>
        <w:outlineLvl w:val="2"/>
        <w:rPr>
          <w:rFonts w:ascii="Times New Roman" w:eastAsia="Times New Roman" w:hAnsi="Times New Roman" w:cs="Times New Roman"/>
          <w:b/>
          <w:bCs/>
          <w:color w:val="1A237E"/>
          <w:kern w:val="0"/>
          <w:sz w:val="27"/>
          <w:szCs w:val="27"/>
          <w14:ligatures w14:val="none"/>
        </w:rPr>
      </w:pPr>
      <w:r w:rsidRPr="00A61285">
        <w:rPr>
          <w:rFonts w:ascii="Times New Roman" w:eastAsia="Times New Roman" w:hAnsi="Times New Roman" w:cs="Times New Roman"/>
          <w:b/>
          <w:bCs/>
          <w:color w:val="1A237E"/>
          <w:kern w:val="0"/>
          <w:sz w:val="27"/>
          <w:szCs w:val="27"/>
          <w14:ligatures w14:val="none"/>
        </w:rPr>
        <w:t>A2. PIH MVD — required fields including demographic variables</w:t>
      </w:r>
    </w:p>
    <w:p w14:paraId="126BA017" w14:textId="77777777" w:rsidR="00A61285" w:rsidRPr="00A61285" w:rsidRDefault="00A61285" w:rsidP="00A61285">
      <w:pPr>
        <w:spacing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PIH captures call data in its existing Toxicology Management System (TMS). The following fields must be structured (coded, not free-text) in the PIH-to-NMC MVD feed to ensure the data are surveillance-ready. </w:t>
      </w:r>
      <w:r w:rsidRPr="00A61285">
        <w:rPr>
          <w:rFonts w:ascii="Times New Roman" w:eastAsia="Times New Roman" w:hAnsi="Times New Roman" w:cs="Times New Roman"/>
          <w:b/>
          <w:bCs/>
          <w:kern w:val="0"/>
          <w14:ligatures w14:val="none"/>
        </w:rPr>
        <w:t>Demographic variables are mandatory</w:t>
      </w:r>
      <w:r w:rsidRPr="00A61285">
        <w:rPr>
          <w:rFonts w:ascii="Times New Roman" w:eastAsia="Times New Roman" w:hAnsi="Times New Roman" w:cs="Times New Roman"/>
          <w:kern w:val="0"/>
          <w14:ligatures w14:val="none"/>
        </w:rPr>
        <w:t> — they are the primary tool for detecting vulnerable sub-populations (occupational exposure in farm workers, paediatric accidental ingestion, gender asymmetry in intentional self-harm) and for geographic clustering.</w:t>
      </w:r>
    </w:p>
    <w:p w14:paraId="45E940BC" w14:textId="77777777" w:rsidR="00A61285" w:rsidRPr="00A61285" w:rsidRDefault="00A61285" w:rsidP="00A61285">
      <w:pPr>
        <w:spacing w:after="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Table 9: PIH MVD — full field specification including demographic variables. Demographic fields (age, sex, caller type, occupation) are mandatory for all calls; a structured unknown code is required if data are not available — blank fields will be rejected in the NMC ingest pipeline.</w:t>
      </w:r>
    </w:p>
    <w:tbl>
      <w:tblPr>
        <w:tblW w:w="11985" w:type="dxa"/>
        <w:jc w:val="center"/>
        <w:tblBorders>
          <w:top w:val="single" w:sz="6" w:space="0" w:color="D6D8D9"/>
          <w:bottom w:val="single" w:sz="6" w:space="0" w:color="D6D8D9"/>
        </w:tblBorders>
        <w:tblCellMar>
          <w:top w:w="15" w:type="dxa"/>
          <w:left w:w="15" w:type="dxa"/>
          <w:bottom w:w="15" w:type="dxa"/>
          <w:right w:w="15" w:type="dxa"/>
        </w:tblCellMar>
        <w:tblLook w:val="04A0" w:firstRow="1" w:lastRow="0" w:firstColumn="1" w:lastColumn="0" w:noHBand="0" w:noVBand="1"/>
      </w:tblPr>
      <w:tblGrid>
        <w:gridCol w:w="1487"/>
        <w:gridCol w:w="1710"/>
        <w:gridCol w:w="4864"/>
        <w:gridCol w:w="3924"/>
      </w:tblGrid>
      <w:tr w:rsidR="00A61285" w:rsidRPr="00A61285" w14:paraId="3636418F" w14:textId="77777777">
        <w:trPr>
          <w:tblHeader/>
          <w:jc w:val="center"/>
        </w:trPr>
        <w:tc>
          <w:tcPr>
            <w:tcW w:w="0" w:type="auto"/>
            <w:tcBorders>
              <w:top w:val="single" w:sz="2" w:space="0" w:color="auto"/>
              <w:left w:val="single" w:sz="2" w:space="0" w:color="auto"/>
              <w:bottom w:val="single" w:sz="6" w:space="0" w:color="0D47A1"/>
              <w:right w:val="single" w:sz="2" w:space="0" w:color="auto"/>
            </w:tcBorders>
            <w:vAlign w:val="center"/>
            <w:hideMark/>
          </w:tcPr>
          <w:p w14:paraId="206556D9"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Domain</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AC1818B"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Field</w:t>
            </w:r>
          </w:p>
        </w:tc>
        <w:tc>
          <w:tcPr>
            <w:tcW w:w="0" w:type="auto"/>
            <w:tcBorders>
              <w:top w:val="single" w:sz="2" w:space="0" w:color="auto"/>
              <w:left w:val="single" w:sz="2" w:space="0" w:color="auto"/>
              <w:bottom w:val="single" w:sz="6" w:space="0" w:color="0D47A1"/>
              <w:right w:val="single" w:sz="2" w:space="0" w:color="auto"/>
            </w:tcBorders>
            <w:vAlign w:val="center"/>
            <w:hideMark/>
          </w:tcPr>
          <w:p w14:paraId="1C93B2FA"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Format</w:t>
            </w:r>
          </w:p>
        </w:tc>
        <w:tc>
          <w:tcPr>
            <w:tcW w:w="0" w:type="auto"/>
            <w:tcBorders>
              <w:top w:val="single" w:sz="2" w:space="0" w:color="auto"/>
              <w:left w:val="single" w:sz="2" w:space="0" w:color="auto"/>
              <w:bottom w:val="single" w:sz="6" w:space="0" w:color="0D47A1"/>
              <w:right w:val="single" w:sz="2" w:space="0" w:color="auto"/>
            </w:tcBorders>
            <w:vAlign w:val="center"/>
            <w:hideMark/>
          </w:tcPr>
          <w:p w14:paraId="6945CF80" w14:textId="77777777" w:rsidR="00A61285" w:rsidRPr="00A61285" w:rsidRDefault="00A61285" w:rsidP="00A61285">
            <w:pPr>
              <w:spacing w:after="0" w:line="240" w:lineRule="auto"/>
              <w:rPr>
                <w:rFonts w:ascii="Times New Roman" w:eastAsia="Times New Roman" w:hAnsi="Times New Roman" w:cs="Times New Roman"/>
                <w:b/>
                <w:bCs/>
                <w:kern w:val="0"/>
                <w:sz w:val="23"/>
                <w:szCs w:val="23"/>
                <w14:ligatures w14:val="none"/>
              </w:rPr>
            </w:pPr>
            <w:r w:rsidRPr="00A61285">
              <w:rPr>
                <w:rFonts w:ascii="Times New Roman" w:eastAsia="Times New Roman" w:hAnsi="Times New Roman" w:cs="Times New Roman"/>
                <w:b/>
                <w:bCs/>
                <w:kern w:val="0"/>
                <w:sz w:val="23"/>
                <w:szCs w:val="23"/>
                <w14:ligatures w14:val="none"/>
              </w:rPr>
              <w:t>Rationale</w:t>
            </w:r>
          </w:p>
        </w:tc>
      </w:tr>
      <w:tr w:rsidR="00A61285" w:rsidRPr="00A61285" w14:paraId="466E79C8"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A7DDF8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Demographics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9F5B41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Age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20B5D2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Integer (years) or age-band (0–4, 5–14, 15–24, 25–34, 35–49, 50–64, ≥65)</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900955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Paediatric vs. adult exposure patterns differ; required for burden modelling</w:t>
            </w:r>
          </w:p>
        </w:tc>
      </w:tr>
      <w:tr w:rsidR="00A61285" w:rsidRPr="00A61285" w14:paraId="3588D1C6"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1742D09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Demographics</w:t>
            </w:r>
          </w:p>
        </w:tc>
        <w:tc>
          <w:tcPr>
            <w:tcW w:w="0" w:type="auto"/>
            <w:tcBorders>
              <w:top w:val="single" w:sz="2" w:space="0" w:color="auto"/>
              <w:left w:val="single" w:sz="2" w:space="0" w:color="auto"/>
              <w:bottom w:val="single" w:sz="6" w:space="0" w:color="auto"/>
              <w:right w:val="single" w:sz="2" w:space="0" w:color="auto"/>
            </w:tcBorders>
            <w:vAlign w:val="center"/>
            <w:hideMark/>
          </w:tcPr>
          <w:p w14:paraId="7947F52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Sex</w:t>
            </w:r>
          </w:p>
        </w:tc>
        <w:tc>
          <w:tcPr>
            <w:tcW w:w="0" w:type="auto"/>
            <w:tcBorders>
              <w:top w:val="single" w:sz="2" w:space="0" w:color="auto"/>
              <w:left w:val="single" w:sz="2" w:space="0" w:color="auto"/>
              <w:bottom w:val="single" w:sz="6" w:space="0" w:color="auto"/>
              <w:right w:val="single" w:sz="2" w:space="0" w:color="auto"/>
            </w:tcBorders>
            <w:vAlign w:val="center"/>
            <w:hideMark/>
          </w:tcPr>
          <w:p w14:paraId="5894FF5C"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 / F / Unknown</w:t>
            </w:r>
          </w:p>
        </w:tc>
        <w:tc>
          <w:tcPr>
            <w:tcW w:w="0" w:type="auto"/>
            <w:tcBorders>
              <w:top w:val="single" w:sz="2" w:space="0" w:color="auto"/>
              <w:left w:val="single" w:sz="2" w:space="0" w:color="auto"/>
              <w:bottom w:val="single" w:sz="6" w:space="0" w:color="auto"/>
              <w:right w:val="single" w:sz="2" w:space="0" w:color="auto"/>
            </w:tcBorders>
            <w:vAlign w:val="center"/>
            <w:hideMark/>
          </w:tcPr>
          <w:p w14:paraId="671541C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Gender asymmetry in intentional self-harm is a known signal</w:t>
            </w:r>
          </w:p>
        </w:tc>
      </w:tr>
      <w:tr w:rsidR="00A61285" w:rsidRPr="00A61285" w14:paraId="11EF4BAD"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CE45D0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Demographics</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FD226B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Caller type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C25264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Patient / Clinician / Caregiver / Other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83986A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Distinguishes clinician-initiated (surveillance-relevant) from lay calls</w:t>
            </w:r>
          </w:p>
        </w:tc>
      </w:tr>
      <w:tr w:rsidR="00A61285" w:rsidRPr="00A61285" w14:paraId="7ED53ACF"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2436D64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lastRenderedPageBreak/>
              <w:t>Demographics</w:t>
            </w:r>
          </w:p>
        </w:tc>
        <w:tc>
          <w:tcPr>
            <w:tcW w:w="0" w:type="auto"/>
            <w:tcBorders>
              <w:top w:val="single" w:sz="2" w:space="0" w:color="auto"/>
              <w:left w:val="single" w:sz="2" w:space="0" w:color="auto"/>
              <w:bottom w:val="single" w:sz="6" w:space="0" w:color="auto"/>
              <w:right w:val="single" w:sz="2" w:space="0" w:color="auto"/>
            </w:tcBorders>
            <w:vAlign w:val="center"/>
            <w:hideMark/>
          </w:tcPr>
          <w:p w14:paraId="66C6747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Occupation (if stated)</w:t>
            </w:r>
          </w:p>
        </w:tc>
        <w:tc>
          <w:tcPr>
            <w:tcW w:w="0" w:type="auto"/>
            <w:tcBorders>
              <w:top w:val="single" w:sz="2" w:space="0" w:color="auto"/>
              <w:left w:val="single" w:sz="2" w:space="0" w:color="auto"/>
              <w:bottom w:val="single" w:sz="6" w:space="0" w:color="auto"/>
              <w:right w:val="single" w:sz="2" w:space="0" w:color="auto"/>
            </w:tcBorders>
            <w:vAlign w:val="center"/>
            <w:hideMark/>
          </w:tcPr>
          <w:p w14:paraId="666F1F4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text + coded: farm worker / pesticide applicator / domestic worker / child / other / unknown</w:t>
            </w:r>
          </w:p>
        </w:tc>
        <w:tc>
          <w:tcPr>
            <w:tcW w:w="0" w:type="auto"/>
            <w:tcBorders>
              <w:top w:val="single" w:sz="2" w:space="0" w:color="auto"/>
              <w:left w:val="single" w:sz="2" w:space="0" w:color="auto"/>
              <w:bottom w:val="single" w:sz="6" w:space="0" w:color="auto"/>
              <w:right w:val="single" w:sz="2" w:space="0" w:color="auto"/>
            </w:tcBorders>
            <w:vAlign w:val="center"/>
            <w:hideMark/>
          </w:tcPr>
          <w:p w14:paraId="500F87B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Occupational exposure is systematically under-identified</w:t>
            </w:r>
          </w:p>
        </w:tc>
      </w:tr>
      <w:tr w:rsidR="00A61285" w:rsidRPr="00A61285" w14:paraId="13BC52E2"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53E092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Geography</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7F274B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Province of caller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B75406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2-letter code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C340BF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Derived from caller area code or stated by caller</w:t>
            </w:r>
          </w:p>
        </w:tc>
      </w:tr>
      <w:tr w:rsidR="00A61285" w:rsidRPr="00A61285" w14:paraId="243D0D97"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3AC4728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Geography</w:t>
            </w:r>
          </w:p>
        </w:tc>
        <w:tc>
          <w:tcPr>
            <w:tcW w:w="0" w:type="auto"/>
            <w:tcBorders>
              <w:top w:val="single" w:sz="2" w:space="0" w:color="auto"/>
              <w:left w:val="single" w:sz="2" w:space="0" w:color="auto"/>
              <w:bottom w:val="single" w:sz="6" w:space="0" w:color="auto"/>
              <w:right w:val="single" w:sz="2" w:space="0" w:color="auto"/>
            </w:tcBorders>
            <w:vAlign w:val="center"/>
            <w:hideMark/>
          </w:tcPr>
          <w:p w14:paraId="1D69A6D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District (if known)</w:t>
            </w:r>
          </w:p>
        </w:tc>
        <w:tc>
          <w:tcPr>
            <w:tcW w:w="0" w:type="auto"/>
            <w:tcBorders>
              <w:top w:val="single" w:sz="2" w:space="0" w:color="auto"/>
              <w:left w:val="single" w:sz="2" w:space="0" w:color="auto"/>
              <w:bottom w:val="single" w:sz="6" w:space="0" w:color="auto"/>
              <w:right w:val="single" w:sz="2" w:space="0" w:color="auto"/>
            </w:tcBorders>
            <w:vAlign w:val="center"/>
            <w:hideMark/>
          </w:tcPr>
          <w:p w14:paraId="79334A9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LIM-code or free text</w:t>
            </w:r>
          </w:p>
        </w:tc>
        <w:tc>
          <w:tcPr>
            <w:tcW w:w="0" w:type="auto"/>
            <w:tcBorders>
              <w:top w:val="single" w:sz="2" w:space="0" w:color="auto"/>
              <w:left w:val="single" w:sz="2" w:space="0" w:color="auto"/>
              <w:bottom w:val="single" w:sz="6" w:space="0" w:color="auto"/>
              <w:right w:val="single" w:sz="2" w:space="0" w:color="auto"/>
            </w:tcBorders>
            <w:vAlign w:val="center"/>
            <w:hideMark/>
          </w:tcPr>
          <w:p w14:paraId="3FC2838A"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Optional but captures rural/urban signal</w:t>
            </w:r>
          </w:p>
        </w:tc>
      </w:tr>
      <w:tr w:rsidR="00A61285" w:rsidRPr="00A61285" w14:paraId="7641DB3A"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53F2622"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Exposure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2A6BCB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Pesticide type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1A3AF6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NMC drop-down (see A1)</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F8D995F"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Must align with NMC classification for linkage</w:t>
            </w:r>
          </w:p>
        </w:tc>
      </w:tr>
      <w:tr w:rsidR="00A61285" w:rsidRPr="00A61285" w14:paraId="1A788FA5"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784464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Exposure</w:t>
            </w:r>
          </w:p>
        </w:tc>
        <w:tc>
          <w:tcPr>
            <w:tcW w:w="0" w:type="auto"/>
            <w:tcBorders>
              <w:top w:val="single" w:sz="2" w:space="0" w:color="auto"/>
              <w:left w:val="single" w:sz="2" w:space="0" w:color="auto"/>
              <w:bottom w:val="single" w:sz="6" w:space="0" w:color="auto"/>
              <w:right w:val="single" w:sz="2" w:space="0" w:color="auto"/>
            </w:tcBorders>
            <w:vAlign w:val="center"/>
            <w:hideMark/>
          </w:tcPr>
          <w:p w14:paraId="088884D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AfriTox product name</w:t>
            </w:r>
          </w:p>
        </w:tc>
        <w:tc>
          <w:tcPr>
            <w:tcW w:w="0" w:type="auto"/>
            <w:tcBorders>
              <w:top w:val="single" w:sz="2" w:space="0" w:color="auto"/>
              <w:left w:val="single" w:sz="2" w:space="0" w:color="auto"/>
              <w:bottom w:val="single" w:sz="6" w:space="0" w:color="auto"/>
              <w:right w:val="single" w:sz="2" w:space="0" w:color="auto"/>
            </w:tcBorders>
            <w:vAlign w:val="center"/>
            <w:hideMark/>
          </w:tcPr>
          <w:p w14:paraId="785CA8F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text + drop-down lookup</w:t>
            </w:r>
          </w:p>
        </w:tc>
        <w:tc>
          <w:tcPr>
            <w:tcW w:w="0" w:type="auto"/>
            <w:tcBorders>
              <w:top w:val="single" w:sz="2" w:space="0" w:color="auto"/>
              <w:left w:val="single" w:sz="2" w:space="0" w:color="auto"/>
              <w:bottom w:val="single" w:sz="6" w:space="0" w:color="auto"/>
              <w:right w:val="single" w:sz="2" w:space="0" w:color="auto"/>
            </w:tcBorders>
            <w:vAlign w:val="center"/>
            <w:hideMark/>
          </w:tcPr>
          <w:p w14:paraId="15CAA71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Mandatory; “unknown” valid</w:t>
            </w:r>
          </w:p>
        </w:tc>
      </w:tr>
      <w:tr w:rsidR="00A61285" w:rsidRPr="00281402" w14:paraId="12D05598"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E2B7D91"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Exposure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57CE83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Route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3E6275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Ingestion / Dermal / Inhalation / Ocular / Unknown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F809491" w14:textId="77777777" w:rsidR="00A61285" w:rsidRPr="005434B1" w:rsidRDefault="00A61285" w:rsidP="00A61285">
            <w:pPr>
              <w:spacing w:after="0" w:line="240" w:lineRule="auto"/>
              <w:rPr>
                <w:rFonts w:ascii="Times New Roman" w:eastAsia="Times New Roman" w:hAnsi="Times New Roman" w:cs="Times New Roman"/>
                <w:kern w:val="0"/>
                <w:sz w:val="23"/>
                <w:szCs w:val="23"/>
                <w:lang w:val="fr-FR"/>
                <w14:ligatures w14:val="none"/>
              </w:rPr>
            </w:pPr>
            <w:r w:rsidRPr="005434B1">
              <w:rPr>
                <w:rFonts w:ascii="Times New Roman" w:eastAsia="Times New Roman" w:hAnsi="Times New Roman" w:cs="Times New Roman"/>
                <w:kern w:val="0"/>
                <w:sz w:val="23"/>
                <w:szCs w:val="23"/>
                <w:lang w:val="fr-FR"/>
                <w14:ligatures w14:val="none"/>
              </w:rPr>
              <w:t>Route influences clinical management and surveillance signal</w:t>
            </w:r>
          </w:p>
        </w:tc>
      </w:tr>
      <w:tr w:rsidR="00A61285" w:rsidRPr="00A61285" w14:paraId="6F62A5DB"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D7076A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Circumstances</w:t>
            </w:r>
          </w:p>
        </w:tc>
        <w:tc>
          <w:tcPr>
            <w:tcW w:w="0" w:type="auto"/>
            <w:tcBorders>
              <w:top w:val="single" w:sz="2" w:space="0" w:color="auto"/>
              <w:left w:val="single" w:sz="2" w:space="0" w:color="auto"/>
              <w:bottom w:val="single" w:sz="6" w:space="0" w:color="auto"/>
              <w:right w:val="single" w:sz="2" w:space="0" w:color="auto"/>
            </w:tcBorders>
            <w:vAlign w:val="center"/>
            <w:hideMark/>
          </w:tcPr>
          <w:p w14:paraId="3E855EC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Intent</w:t>
            </w:r>
          </w:p>
        </w:tc>
        <w:tc>
          <w:tcPr>
            <w:tcW w:w="0" w:type="auto"/>
            <w:tcBorders>
              <w:top w:val="single" w:sz="2" w:space="0" w:color="auto"/>
              <w:left w:val="single" w:sz="2" w:space="0" w:color="auto"/>
              <w:bottom w:val="single" w:sz="6" w:space="0" w:color="auto"/>
              <w:right w:val="single" w:sz="2" w:space="0" w:color="auto"/>
            </w:tcBorders>
            <w:vAlign w:val="center"/>
            <w:hideMark/>
          </w:tcPr>
          <w:p w14:paraId="1D91DE4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NMC circumstance codes (see A1)</w:t>
            </w:r>
          </w:p>
        </w:tc>
        <w:tc>
          <w:tcPr>
            <w:tcW w:w="0" w:type="auto"/>
            <w:tcBorders>
              <w:top w:val="single" w:sz="2" w:space="0" w:color="auto"/>
              <w:left w:val="single" w:sz="2" w:space="0" w:color="auto"/>
              <w:bottom w:val="single" w:sz="6" w:space="0" w:color="auto"/>
              <w:right w:val="single" w:sz="2" w:space="0" w:color="auto"/>
            </w:tcBorders>
            <w:vAlign w:val="center"/>
            <w:hideMark/>
          </w:tcPr>
          <w:p w14:paraId="0008DF14"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Caller-reported; may be updated by treating clinician</w:t>
            </w:r>
          </w:p>
        </w:tc>
      </w:tr>
      <w:tr w:rsidR="00A61285" w:rsidRPr="00A61285" w14:paraId="2883FB0C"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681A71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Clinical</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26F4E20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Severity (caller-assessed)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1B8FB58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Mild / Moderate / Severe / Unknown</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7333E27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PSS (Poisoning Severity Score) if TMS supports it</w:t>
            </w:r>
          </w:p>
        </w:tc>
      </w:tr>
      <w:tr w:rsidR="00A61285" w:rsidRPr="00A61285" w14:paraId="12F45401"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6A42D31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Clinical</w:t>
            </w:r>
          </w:p>
        </w:tc>
        <w:tc>
          <w:tcPr>
            <w:tcW w:w="0" w:type="auto"/>
            <w:tcBorders>
              <w:top w:val="single" w:sz="2" w:space="0" w:color="auto"/>
              <w:left w:val="single" w:sz="2" w:space="0" w:color="auto"/>
              <w:bottom w:val="single" w:sz="6" w:space="0" w:color="auto"/>
              <w:right w:val="single" w:sz="2" w:space="0" w:color="auto"/>
            </w:tcBorders>
            <w:vAlign w:val="center"/>
            <w:hideMark/>
          </w:tcPr>
          <w:p w14:paraId="20A95AD3"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Referred to facility</w:t>
            </w:r>
          </w:p>
        </w:tc>
        <w:tc>
          <w:tcPr>
            <w:tcW w:w="0" w:type="auto"/>
            <w:tcBorders>
              <w:top w:val="single" w:sz="2" w:space="0" w:color="auto"/>
              <w:left w:val="single" w:sz="2" w:space="0" w:color="auto"/>
              <w:bottom w:val="single" w:sz="6" w:space="0" w:color="auto"/>
              <w:right w:val="single" w:sz="2" w:space="0" w:color="auto"/>
            </w:tcBorders>
            <w:vAlign w:val="center"/>
            <w:hideMark/>
          </w:tcPr>
          <w:p w14:paraId="1C0E03F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Yes / No / Unknown</w:t>
            </w:r>
          </w:p>
        </w:tc>
        <w:tc>
          <w:tcPr>
            <w:tcW w:w="0" w:type="auto"/>
            <w:tcBorders>
              <w:top w:val="single" w:sz="2" w:space="0" w:color="auto"/>
              <w:left w:val="single" w:sz="2" w:space="0" w:color="auto"/>
              <w:bottom w:val="single" w:sz="6" w:space="0" w:color="auto"/>
              <w:right w:val="single" w:sz="2" w:space="0" w:color="auto"/>
            </w:tcBorders>
            <w:vAlign w:val="center"/>
            <w:hideMark/>
          </w:tcPr>
          <w:p w14:paraId="60BB77E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Links call record to potential NMC notification</w:t>
            </w:r>
          </w:p>
        </w:tc>
      </w:tr>
      <w:tr w:rsidR="00A61285" w:rsidRPr="00A61285" w14:paraId="3DBD5944"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24777D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Linkage</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ACD45E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NMC notification number</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FFF7DB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Free text (if referred and notified)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4787BF29"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Enables de-duplicated case linking across PIH + NMC streams</w:t>
            </w:r>
          </w:p>
        </w:tc>
      </w:tr>
      <w:tr w:rsidR="00A61285" w:rsidRPr="00A61285" w14:paraId="4E19F7A0"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24166996"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System</w:t>
            </w:r>
          </w:p>
        </w:tc>
        <w:tc>
          <w:tcPr>
            <w:tcW w:w="0" w:type="auto"/>
            <w:tcBorders>
              <w:top w:val="single" w:sz="2" w:space="0" w:color="auto"/>
              <w:left w:val="single" w:sz="2" w:space="0" w:color="auto"/>
              <w:bottom w:val="single" w:sz="6" w:space="0" w:color="auto"/>
              <w:right w:val="single" w:sz="2" w:space="0" w:color="auto"/>
            </w:tcBorders>
            <w:vAlign w:val="center"/>
            <w:hideMark/>
          </w:tcPr>
          <w:p w14:paraId="0ADD57D8"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Call date and time</w:t>
            </w:r>
          </w:p>
        </w:tc>
        <w:tc>
          <w:tcPr>
            <w:tcW w:w="0" w:type="auto"/>
            <w:tcBorders>
              <w:top w:val="single" w:sz="2" w:space="0" w:color="auto"/>
              <w:left w:val="single" w:sz="2" w:space="0" w:color="auto"/>
              <w:bottom w:val="single" w:sz="6" w:space="0" w:color="auto"/>
              <w:right w:val="single" w:sz="2" w:space="0" w:color="auto"/>
            </w:tcBorders>
            <w:vAlign w:val="center"/>
            <w:hideMark/>
          </w:tcPr>
          <w:p w14:paraId="687F9D5B"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ISO 8601 (YYYY-MM-DDTHH:MM)</w:t>
            </w:r>
          </w:p>
        </w:tc>
        <w:tc>
          <w:tcPr>
            <w:tcW w:w="0" w:type="auto"/>
            <w:tcBorders>
              <w:top w:val="single" w:sz="2" w:space="0" w:color="auto"/>
              <w:left w:val="single" w:sz="2" w:space="0" w:color="auto"/>
              <w:bottom w:val="single" w:sz="6" w:space="0" w:color="auto"/>
              <w:right w:val="single" w:sz="2" w:space="0" w:color="auto"/>
            </w:tcBorders>
            <w:vAlign w:val="center"/>
            <w:hideMark/>
          </w:tcPr>
          <w:p w14:paraId="02C4AC7D"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Required for temporal clustering and latency audit</w:t>
            </w:r>
          </w:p>
        </w:tc>
      </w:tr>
      <w:tr w:rsidR="00A61285" w:rsidRPr="00A61285" w14:paraId="058FB981" w14:textId="77777777">
        <w:trPr>
          <w:jc w:val="center"/>
        </w:trPr>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553D8227"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b/>
                <w:bCs/>
                <w:kern w:val="0"/>
                <w:sz w:val="23"/>
                <w:szCs w:val="23"/>
                <w14:ligatures w14:val="none"/>
              </w:rPr>
              <w:t>System</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33B6F885"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TMS call ID</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D68E4CE"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Alphanumeric</w:t>
            </w:r>
          </w:p>
        </w:tc>
        <w:tc>
          <w:tcPr>
            <w:tcW w:w="0" w:type="auto"/>
            <w:tcBorders>
              <w:top w:val="single" w:sz="2" w:space="0" w:color="auto"/>
              <w:left w:val="single" w:sz="2" w:space="0" w:color="auto"/>
              <w:bottom w:val="single" w:sz="6" w:space="0" w:color="auto"/>
              <w:right w:val="single" w:sz="2" w:space="0" w:color="auto"/>
            </w:tcBorders>
            <w:shd w:val="clear" w:color="auto" w:fill="F8F9FA"/>
            <w:vAlign w:val="center"/>
            <w:hideMark/>
          </w:tcPr>
          <w:p w14:paraId="0C1E6830" w14:textId="77777777" w:rsidR="00A61285" w:rsidRPr="00A61285" w:rsidRDefault="00A61285" w:rsidP="00A61285">
            <w:pPr>
              <w:spacing w:after="0" w:line="240" w:lineRule="auto"/>
              <w:rPr>
                <w:rFonts w:ascii="Times New Roman" w:eastAsia="Times New Roman" w:hAnsi="Times New Roman" w:cs="Times New Roman"/>
                <w:kern w:val="0"/>
                <w:sz w:val="23"/>
                <w:szCs w:val="23"/>
                <w14:ligatures w14:val="none"/>
              </w:rPr>
            </w:pPr>
            <w:r w:rsidRPr="00A61285">
              <w:rPr>
                <w:rFonts w:ascii="Times New Roman" w:eastAsia="Times New Roman" w:hAnsi="Times New Roman" w:cs="Times New Roman"/>
                <w:kern w:val="0"/>
                <w:sz w:val="23"/>
                <w:szCs w:val="23"/>
                <w14:ligatures w14:val="none"/>
              </w:rPr>
              <w:t>Internal identifier; retained for audit; not transmitted externally</w:t>
            </w:r>
          </w:p>
        </w:tc>
      </w:tr>
    </w:tbl>
    <w:p w14:paraId="75CC48F3" w14:textId="77777777" w:rsidR="00A61285" w:rsidRPr="00A61285" w:rsidRDefault="00A61285" w:rsidP="00A61285">
      <w:pPr>
        <w:spacing w:before="100" w:beforeAutospacing="1" w:after="100" w:afterAutospacing="1"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POPIA compliance and secure transmission.</w:t>
      </w:r>
      <w:r w:rsidRPr="00A61285">
        <w:rPr>
          <w:rFonts w:ascii="Times New Roman" w:eastAsia="Times New Roman" w:hAnsi="Times New Roman" w:cs="Times New Roman"/>
          <w:kern w:val="0"/>
          <w14:ligatures w14:val="none"/>
        </w:rPr>
        <w:t> All PIH-to-NMC transmissions must be de-identified before transmission: no name, phone number, or exact address. Age-band (not exact age), province/district (not street address), and anonymised TMS call ID are sufficient for surveillance linkage and comply with Section 90 of the National Health Act (2003) and POPIA. Exact age may be retained internally within PIH TMS for clinical purposes and transmitted as age-band only.</w:t>
      </w:r>
    </w:p>
    <w:p w14:paraId="3917903C" w14:textId="77777777" w:rsidR="00A61285" w:rsidRPr="00A61285" w:rsidRDefault="00A61285" w:rsidP="00A61285">
      <w:pPr>
        <w:spacing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kern w:val="0"/>
          <w14:ligatures w14:val="none"/>
        </w:rPr>
        <w:t>De-identified health data still constitutes personal information under POPIA. The PIH-to-NMC feed </w:t>
      </w:r>
      <w:r w:rsidRPr="00A61285">
        <w:rPr>
          <w:rFonts w:ascii="Times New Roman" w:eastAsia="Times New Roman" w:hAnsi="Times New Roman" w:cs="Times New Roman"/>
          <w:b/>
          <w:bCs/>
          <w:kern w:val="0"/>
          <w14:ligatures w14:val="none"/>
        </w:rPr>
        <w:t>must be implemented as a secure HTTPS/TLS API with mutual authentication</w:t>
      </w:r>
      <w:r w:rsidRPr="00A61285">
        <w:rPr>
          <w:rFonts w:ascii="Times New Roman" w:eastAsia="Times New Roman" w:hAnsi="Times New Roman" w:cs="Times New Roman"/>
          <w:kern w:val="0"/>
          <w14:ligatures w14:val="none"/>
        </w:rPr>
        <w:t> (client certificate or token-based) between the PIH TMS and the NMC ingest endpoint. Transmission over email, FTP, or unencrypted HTTP is not acceptable. The MVD ingest pipeline (line item 4 in the Option 2 operating cost) includes the cost of maintaining this secure channel; the one-off setup cost (</w:t>
      </w:r>
      <w:r w:rsidRPr="00A61285">
        <w:rPr>
          <w:rFonts w:ascii="Consolas" w:eastAsia="Times New Roman" w:hAnsi="Consolas" w:cs="Courier New"/>
          <w:color w:val="C2185B"/>
          <w:kern w:val="0"/>
          <w:sz w:val="21"/>
          <w:szCs w:val="21"/>
          <w14:ligatures w14:val="none"/>
        </w:rPr>
        <w:t>c_S1_PIH_MVD_setup</w:t>
      </w:r>
      <w:r w:rsidRPr="00A61285">
        <w:rPr>
          <w:rFonts w:ascii="Times New Roman" w:eastAsia="Times New Roman" w:hAnsi="Times New Roman" w:cs="Times New Roman"/>
          <w:kern w:val="0"/>
          <w14:ligatures w14:val="none"/>
        </w:rPr>
        <w:t> = R40,000) must include API security configuration and penetration testing as a go-live requirement.</w:t>
      </w:r>
    </w:p>
    <w:p w14:paraId="58050E4F" w14:textId="77777777" w:rsidR="00A61285" w:rsidRPr="00A61285" w:rsidRDefault="00A61285" w:rsidP="00A61285">
      <w:pPr>
        <w:spacing w:before="100" w:beforeAutospacing="1" w:after="120" w:line="240" w:lineRule="auto"/>
        <w:rPr>
          <w:rFonts w:ascii="Times New Roman" w:eastAsia="Times New Roman" w:hAnsi="Times New Roman" w:cs="Times New Roman"/>
          <w:kern w:val="0"/>
          <w14:ligatures w14:val="none"/>
        </w:rPr>
      </w:pPr>
      <w:r w:rsidRPr="00A61285">
        <w:rPr>
          <w:rFonts w:ascii="Times New Roman" w:eastAsia="Times New Roman" w:hAnsi="Times New Roman" w:cs="Times New Roman"/>
          <w:b/>
          <w:bCs/>
          <w:kern w:val="0"/>
          <w14:ligatures w14:val="none"/>
        </w:rPr>
        <w:t>AfriTox agent-name harmonisation.</w:t>
      </w:r>
      <w:r w:rsidRPr="00A61285">
        <w:rPr>
          <w:rFonts w:ascii="Times New Roman" w:eastAsia="Times New Roman" w:hAnsi="Times New Roman" w:cs="Times New Roman"/>
          <w:kern w:val="0"/>
          <w14:ligatures w14:val="none"/>
        </w:rPr>
        <w:t xml:space="preserve"> Both PIH (TMS) and NMC (notification form) must use the same AfriTox product-name controlled vocabulary so product-level attribution is consistent across streams. The Option 2 MVD workshop (Months 1–3) should produce a shared AfriTox </w:t>
      </w:r>
      <w:r w:rsidRPr="00A61285">
        <w:rPr>
          <w:rFonts w:ascii="Times New Roman" w:eastAsia="Times New Roman" w:hAnsi="Times New Roman" w:cs="Times New Roman"/>
          <w:kern w:val="0"/>
          <w14:ligatures w14:val="none"/>
        </w:rPr>
        <w:lastRenderedPageBreak/>
        <w:t>lookup table embedded in both systems — a single workshop yields cross-stream agent attribution at scale.</w:t>
      </w:r>
    </w:p>
    <w:p w14:paraId="7AACFAF4" w14:textId="77777777" w:rsidR="00AD62E4" w:rsidRPr="00AD62E4" w:rsidRDefault="00AD62E4" w:rsidP="00ED3ECC">
      <w:pPr>
        <w:spacing w:after="100" w:afterAutospacing="1" w:line="240" w:lineRule="auto"/>
      </w:pPr>
    </w:p>
    <w:sectPr w:rsidR="00AD62E4" w:rsidRPr="00AD62E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fqah Roomaney | SAMRC" w:date="2026-05-27T09:21:00Z" w:initials="RR">
    <w:p w14:paraId="12B4DCEE" w14:textId="77777777" w:rsidR="00101D8E" w:rsidRDefault="00101D8E" w:rsidP="00101D8E">
      <w:pPr>
        <w:pStyle w:val="CommentText"/>
      </w:pPr>
      <w:r>
        <w:rPr>
          <w:rStyle w:val="CommentReference"/>
        </w:rPr>
        <w:annotationRef/>
      </w:r>
      <w:r>
        <w:t>Throughout: Acronyms to be written out (except when in figures).</w:t>
      </w:r>
    </w:p>
  </w:comment>
  <w:comment w:id="1" w:author="Rifqah Roomaney | SAMRC" w:date="2026-05-27T08:42:00Z" w:initials="RR">
    <w:p w14:paraId="4A5D8137" w14:textId="77777777" w:rsidR="003F2AC6" w:rsidRDefault="00626605" w:rsidP="003F2AC6">
      <w:pPr>
        <w:pStyle w:val="CommentText"/>
      </w:pPr>
      <w:r>
        <w:rPr>
          <w:rStyle w:val="CommentReference"/>
        </w:rPr>
        <w:annotationRef/>
      </w:r>
      <w:r w:rsidR="003F2AC6">
        <w:t>Can we rather say “….drawing on a single set of parameters”?</w:t>
      </w:r>
    </w:p>
    <w:p w14:paraId="00330AB4" w14:textId="77777777" w:rsidR="003F2AC6" w:rsidRDefault="003F2AC6" w:rsidP="003F2AC6">
      <w:pPr>
        <w:pStyle w:val="CommentText"/>
      </w:pPr>
    </w:p>
    <w:p w14:paraId="22993EA8" w14:textId="77777777" w:rsidR="003F2AC6" w:rsidRDefault="003F2AC6" w:rsidP="003F2AC6">
      <w:pPr>
        <w:pStyle w:val="CommentText"/>
      </w:pPr>
      <w:r>
        <w:t>Not sure if you can make such small changes</w:t>
      </w:r>
    </w:p>
  </w:comment>
  <w:comment w:id="2" w:author="Rifqah Roomaney | SAMRC" w:date="2026-05-27T08:47:00Z" w:initials="RR">
    <w:p w14:paraId="37446F40" w14:textId="77777777" w:rsidR="00665D98" w:rsidRDefault="005A7126" w:rsidP="00665D98">
      <w:pPr>
        <w:pStyle w:val="CommentText"/>
      </w:pPr>
      <w:r>
        <w:rPr>
          <w:rStyle w:val="CommentReference"/>
        </w:rPr>
        <w:annotationRef/>
      </w:r>
      <w:r w:rsidR="00665D98">
        <w:t>Can we have an Overview section</w:t>
      </w:r>
    </w:p>
    <w:p w14:paraId="576CC2BD" w14:textId="77777777" w:rsidR="00665D98" w:rsidRDefault="00665D98" w:rsidP="00665D98">
      <w:pPr>
        <w:pStyle w:val="CommentText"/>
        <w:numPr>
          <w:ilvl w:val="0"/>
          <w:numId w:val="4"/>
        </w:numPr>
      </w:pPr>
      <w:r>
        <w:t>State the overall problem</w:t>
      </w:r>
    </w:p>
    <w:p w14:paraId="096D2957" w14:textId="77777777" w:rsidR="00665D98" w:rsidRDefault="00665D98" w:rsidP="00665D98">
      <w:pPr>
        <w:pStyle w:val="CommentText"/>
        <w:numPr>
          <w:ilvl w:val="0"/>
          <w:numId w:val="4"/>
        </w:numPr>
      </w:pPr>
      <w:r>
        <w:t>Very broadly, say we have proposed 3 inter-connected interventions that can be carried out independently or together</w:t>
      </w:r>
    </w:p>
  </w:comment>
  <w:comment w:id="10" w:author="Rifqah Roomaney | SAMRC" w:date="2026-05-27T08:49:00Z" w:initials="RR">
    <w:p w14:paraId="0FB7D97B" w14:textId="46350BE7" w:rsidR="0076192A" w:rsidRDefault="0076192A" w:rsidP="0076192A">
      <w:pPr>
        <w:pStyle w:val="CommentText"/>
      </w:pPr>
      <w:r>
        <w:rPr>
          <w:rStyle w:val="CommentReference"/>
        </w:rPr>
        <w:annotationRef/>
      </w:r>
      <w:r>
        <w:t>Maybe replace with “Possible impact: 150 deaths averted/ year for R157 000”….rather than describing the whole intervention here</w:t>
      </w:r>
    </w:p>
  </w:comment>
  <w:comment w:id="20" w:author="Rifqah Roomaney | SAMRC" w:date="2026-05-27T08:55:00Z" w:initials="RR">
    <w:p w14:paraId="5AEAA00A" w14:textId="77777777" w:rsidR="009F5722" w:rsidRDefault="009F5722" w:rsidP="009F5722">
      <w:pPr>
        <w:pStyle w:val="CommentText"/>
      </w:pPr>
      <w:r>
        <w:rPr>
          <w:rStyle w:val="CommentReference"/>
        </w:rPr>
        <w:annotationRef/>
      </w:r>
      <w:r>
        <w:t>Should we change this to banning all WHO List pesticides? Or we leave as is for now?</w:t>
      </w:r>
    </w:p>
  </w:comment>
  <w:comment w:id="30" w:author="Rifqah Roomaney | SAMRC" w:date="2026-05-27T08:56:00Z" w:initials="RR">
    <w:p w14:paraId="3842AE38" w14:textId="77777777" w:rsidR="00281402" w:rsidRDefault="001E5961" w:rsidP="00281402">
      <w:pPr>
        <w:pStyle w:val="CommentText"/>
      </w:pPr>
      <w:r>
        <w:rPr>
          <w:rStyle w:val="CommentReference"/>
        </w:rPr>
        <w:annotationRef/>
      </w:r>
      <w:r w:rsidR="00281402">
        <w:t>Please add to the figure caption the written out aconyms.</w:t>
      </w:r>
    </w:p>
  </w:comment>
  <w:comment w:id="36" w:author="Rifqah Roomaney | SAMRC" w:date="2026-05-27T08:58:00Z" w:initials="RR">
    <w:p w14:paraId="437DC360" w14:textId="31BD5E9D" w:rsidR="00EC4315" w:rsidRDefault="00EC4315" w:rsidP="00EC4315">
      <w:pPr>
        <w:pStyle w:val="CommentText"/>
      </w:pPr>
      <w:r>
        <w:rPr>
          <w:rStyle w:val="CommentReference"/>
        </w:rPr>
        <w:annotationRef/>
      </w:r>
      <w:r>
        <w:t>Can remove this sentence. Too much detail</w:t>
      </w:r>
    </w:p>
  </w:comment>
  <w:comment w:id="39" w:author="Rifqah Roomaney | SAMRC" w:date="2026-05-27T09:54:00Z" w:initials="RR">
    <w:p w14:paraId="11DFED2D" w14:textId="77777777" w:rsidR="003621AA" w:rsidRDefault="00B84057" w:rsidP="003621AA">
      <w:pPr>
        <w:pStyle w:val="CommentText"/>
      </w:pPr>
      <w:r>
        <w:rPr>
          <w:rStyle w:val="CommentReference"/>
        </w:rPr>
        <w:annotationRef/>
      </w:r>
      <w:r w:rsidR="003621AA">
        <w:rPr>
          <w:highlight w:val="yellow"/>
        </w:rPr>
        <w:t>Can we create a simplified version of this page that uses the D2P policy brief template?  I’m thinking the simple version will be like an executive summary, while this will form the rest of the report</w:t>
      </w:r>
    </w:p>
  </w:comment>
  <w:comment w:id="40" w:author="Rifqah Roomaney | SAMRC" w:date="2026-05-27T09:08:00Z" w:initials="RR">
    <w:p w14:paraId="25BF07F9" w14:textId="77777777" w:rsidR="007C7083" w:rsidRDefault="007C7083" w:rsidP="007C7083">
      <w:pPr>
        <w:pStyle w:val="CommentText"/>
      </w:pPr>
      <w:r>
        <w:rPr>
          <w:rStyle w:val="CommentReference"/>
        </w:rPr>
        <w:annotationRef/>
      </w:r>
      <w:r>
        <w:t>Should this not rather form part of the first webpage (description of the overall problem)</w:t>
      </w:r>
    </w:p>
  </w:comment>
  <w:comment w:id="41" w:author="Rifqah Roomaney | SAMRC" w:date="2026-05-27T09:25:00Z" w:initials="RR">
    <w:p w14:paraId="5FB705FF" w14:textId="77777777" w:rsidR="002A7C1F" w:rsidRDefault="002A7C1F" w:rsidP="002A7C1F">
      <w:pPr>
        <w:pStyle w:val="CommentText"/>
      </w:pPr>
      <w:r>
        <w:rPr>
          <w:rStyle w:val="CommentReference"/>
        </w:rPr>
        <w:annotationRef/>
      </w:r>
      <w:r>
        <w:t>A more understandable title e.g.. NHLS auto-notifies NICD of poisoning case</w:t>
      </w:r>
    </w:p>
  </w:comment>
  <w:comment w:id="42" w:author="Rifqah Roomaney | SAMRC" w:date="2026-05-27T09:26:00Z" w:initials="RR">
    <w:p w14:paraId="6DBFAB43" w14:textId="77777777" w:rsidR="0051223F" w:rsidRDefault="0051223F" w:rsidP="0051223F">
      <w:pPr>
        <w:pStyle w:val="CommentText"/>
      </w:pPr>
      <w:r>
        <w:rPr>
          <w:rStyle w:val="CommentReference"/>
        </w:rPr>
        <w:annotationRef/>
      </w:r>
      <w:r>
        <w:t>Put in bullet points</w:t>
      </w:r>
    </w:p>
  </w:comment>
  <w:comment w:id="43" w:author="Rifqah Roomaney | SAMRC" w:date="2026-05-27T09:27:00Z" w:initials="RR">
    <w:p w14:paraId="12AC9058" w14:textId="77777777" w:rsidR="00FD7F6F" w:rsidRDefault="00FD7F6F" w:rsidP="00FD7F6F">
      <w:pPr>
        <w:pStyle w:val="CommentText"/>
      </w:pPr>
      <w:r>
        <w:rPr>
          <w:rStyle w:val="CommentReference"/>
        </w:rPr>
        <w:annotationRef/>
      </w:r>
      <w:r>
        <w:t>Change title to something more understandable e.g. PIH reported to NICD etc</w:t>
      </w:r>
    </w:p>
  </w:comment>
  <w:comment w:id="44" w:author="Rifqah Roomaney | SAMRC" w:date="2026-05-27T09:34:00Z" w:initials="RR">
    <w:p w14:paraId="75AD759A" w14:textId="77777777" w:rsidR="004942FF" w:rsidRDefault="004942FF" w:rsidP="004942FF">
      <w:pPr>
        <w:pStyle w:val="CommentText"/>
      </w:pPr>
      <w:r>
        <w:rPr>
          <w:rStyle w:val="CommentReference"/>
        </w:rPr>
        <w:annotationRef/>
      </w:r>
      <w:r>
        <w:t>Maybe this can go under a section heading called “Limitations”</w:t>
      </w:r>
    </w:p>
  </w:comment>
  <w:comment w:id="45" w:author="Rifqah Roomaney | SAMRC" w:date="2026-05-27T09:35:00Z" w:initials="RR">
    <w:p w14:paraId="71111C7C" w14:textId="77777777" w:rsidR="00920004" w:rsidRDefault="00920004" w:rsidP="00920004">
      <w:pPr>
        <w:pStyle w:val="CommentText"/>
      </w:pPr>
      <w:r>
        <w:rPr>
          <w:rStyle w:val="CommentReference"/>
        </w:rPr>
        <w:annotationRef/>
      </w:r>
      <w:r>
        <w:t>Create sub-heading “Pilot”</w:t>
      </w:r>
    </w:p>
  </w:comment>
  <w:comment w:id="46" w:author="Rifqah Roomaney | SAMRC" w:date="2026-05-27T09:37:00Z" w:initials="RR">
    <w:p w14:paraId="36DA7C04" w14:textId="77777777" w:rsidR="006279EB" w:rsidRDefault="006279EB" w:rsidP="006279EB">
      <w:pPr>
        <w:pStyle w:val="CommentText"/>
      </w:pPr>
      <w:r>
        <w:rPr>
          <w:rStyle w:val="CommentReference"/>
        </w:rPr>
        <w:annotationRef/>
      </w:r>
      <w:r>
        <w:t>Should Option 4 just be referred to Coordination brief and then not explained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B4DCEE" w15:done="0"/>
  <w15:commentEx w15:paraId="22993EA8" w15:done="0"/>
  <w15:commentEx w15:paraId="096D2957" w15:done="0"/>
  <w15:commentEx w15:paraId="0FB7D97B" w15:done="0"/>
  <w15:commentEx w15:paraId="5AEAA00A" w15:done="0"/>
  <w15:commentEx w15:paraId="3842AE38" w15:done="0"/>
  <w15:commentEx w15:paraId="437DC360" w15:done="0"/>
  <w15:commentEx w15:paraId="11DFED2D" w15:done="0"/>
  <w15:commentEx w15:paraId="25BF07F9" w15:done="0"/>
  <w15:commentEx w15:paraId="5FB705FF" w15:done="0"/>
  <w15:commentEx w15:paraId="6DBFAB43" w15:done="0"/>
  <w15:commentEx w15:paraId="12AC9058" w15:done="0"/>
  <w15:commentEx w15:paraId="75AD759A" w15:done="0"/>
  <w15:commentEx w15:paraId="71111C7C" w15:done="0"/>
  <w15:commentEx w15:paraId="36DA7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9D34C5" w16cex:dateUtc="2026-05-27T07:21:00Z"/>
  <w16cex:commentExtensible w16cex:durableId="6021ACF1" w16cex:dateUtc="2026-05-27T06:42:00Z"/>
  <w16cex:commentExtensible w16cex:durableId="1982ABDF" w16cex:dateUtc="2026-05-27T06:47:00Z"/>
  <w16cex:commentExtensible w16cex:durableId="113C6053" w16cex:dateUtc="2026-05-27T06:49:00Z"/>
  <w16cex:commentExtensible w16cex:durableId="10F0DFE6" w16cex:dateUtc="2026-05-27T06:55:00Z"/>
  <w16cex:commentExtensible w16cex:durableId="258EE939" w16cex:dateUtc="2026-05-27T06:56:00Z"/>
  <w16cex:commentExtensible w16cex:durableId="7BF9D70D" w16cex:dateUtc="2026-05-27T06:58:00Z"/>
  <w16cex:commentExtensible w16cex:durableId="587D8BDA" w16cex:dateUtc="2026-05-27T07:54:00Z"/>
  <w16cex:commentExtensible w16cex:durableId="122B71AA" w16cex:dateUtc="2026-05-27T07:08:00Z"/>
  <w16cex:commentExtensible w16cex:durableId="21D3793E" w16cex:dateUtc="2026-05-27T07:25:00Z"/>
  <w16cex:commentExtensible w16cex:durableId="5EEA712C" w16cex:dateUtc="2026-05-27T07:26:00Z"/>
  <w16cex:commentExtensible w16cex:durableId="02282674" w16cex:dateUtc="2026-05-27T07:27:00Z"/>
  <w16cex:commentExtensible w16cex:durableId="00FC8679" w16cex:dateUtc="2026-05-27T07:34:00Z"/>
  <w16cex:commentExtensible w16cex:durableId="0D586D0B" w16cex:dateUtc="2026-05-27T07:35:00Z"/>
  <w16cex:commentExtensible w16cex:durableId="2C9B6CF0" w16cex:dateUtc="2026-05-27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B4DCEE" w16cid:durableId="6A9D34C5"/>
  <w16cid:commentId w16cid:paraId="22993EA8" w16cid:durableId="6021ACF1"/>
  <w16cid:commentId w16cid:paraId="096D2957" w16cid:durableId="1982ABDF"/>
  <w16cid:commentId w16cid:paraId="0FB7D97B" w16cid:durableId="113C6053"/>
  <w16cid:commentId w16cid:paraId="5AEAA00A" w16cid:durableId="10F0DFE6"/>
  <w16cid:commentId w16cid:paraId="3842AE38" w16cid:durableId="258EE939"/>
  <w16cid:commentId w16cid:paraId="437DC360" w16cid:durableId="7BF9D70D"/>
  <w16cid:commentId w16cid:paraId="11DFED2D" w16cid:durableId="587D8BDA"/>
  <w16cid:commentId w16cid:paraId="25BF07F9" w16cid:durableId="122B71AA"/>
  <w16cid:commentId w16cid:paraId="5FB705FF" w16cid:durableId="21D3793E"/>
  <w16cid:commentId w16cid:paraId="6DBFAB43" w16cid:durableId="5EEA712C"/>
  <w16cid:commentId w16cid:paraId="12AC9058" w16cid:durableId="02282674"/>
  <w16cid:commentId w16cid:paraId="75AD759A" w16cid:durableId="00FC8679"/>
  <w16cid:commentId w16cid:paraId="71111C7C" w16cid:durableId="0D586D0B"/>
  <w16cid:commentId w16cid:paraId="36DA7C04" w16cid:durableId="2C9B6C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067B"/>
    <w:multiLevelType w:val="multilevel"/>
    <w:tmpl w:val="B44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F6F9E"/>
    <w:multiLevelType w:val="multilevel"/>
    <w:tmpl w:val="7AC2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F1615"/>
    <w:multiLevelType w:val="multilevel"/>
    <w:tmpl w:val="D0F01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34766"/>
    <w:multiLevelType w:val="hybridMultilevel"/>
    <w:tmpl w:val="98A09D70"/>
    <w:lvl w:ilvl="0" w:tplc="5FEC3D48">
      <w:start w:val="1"/>
      <w:numFmt w:val="decimal"/>
      <w:lvlText w:val="%1."/>
      <w:lvlJc w:val="left"/>
      <w:pPr>
        <w:ind w:left="1020" w:hanging="360"/>
      </w:pPr>
    </w:lvl>
    <w:lvl w:ilvl="1" w:tplc="530E96C2">
      <w:start w:val="1"/>
      <w:numFmt w:val="decimal"/>
      <w:lvlText w:val="%2."/>
      <w:lvlJc w:val="left"/>
      <w:pPr>
        <w:ind w:left="1020" w:hanging="360"/>
      </w:pPr>
    </w:lvl>
    <w:lvl w:ilvl="2" w:tplc="2AB4AFB4">
      <w:start w:val="1"/>
      <w:numFmt w:val="decimal"/>
      <w:lvlText w:val="%3."/>
      <w:lvlJc w:val="left"/>
      <w:pPr>
        <w:ind w:left="1020" w:hanging="360"/>
      </w:pPr>
    </w:lvl>
    <w:lvl w:ilvl="3" w:tplc="1772CB08">
      <w:start w:val="1"/>
      <w:numFmt w:val="decimal"/>
      <w:lvlText w:val="%4."/>
      <w:lvlJc w:val="left"/>
      <w:pPr>
        <w:ind w:left="1020" w:hanging="360"/>
      </w:pPr>
    </w:lvl>
    <w:lvl w:ilvl="4" w:tplc="8D2406DE">
      <w:start w:val="1"/>
      <w:numFmt w:val="decimal"/>
      <w:lvlText w:val="%5."/>
      <w:lvlJc w:val="left"/>
      <w:pPr>
        <w:ind w:left="1020" w:hanging="360"/>
      </w:pPr>
    </w:lvl>
    <w:lvl w:ilvl="5" w:tplc="B91AB90E">
      <w:start w:val="1"/>
      <w:numFmt w:val="decimal"/>
      <w:lvlText w:val="%6."/>
      <w:lvlJc w:val="left"/>
      <w:pPr>
        <w:ind w:left="1020" w:hanging="360"/>
      </w:pPr>
    </w:lvl>
    <w:lvl w:ilvl="6" w:tplc="E45C1B42">
      <w:start w:val="1"/>
      <w:numFmt w:val="decimal"/>
      <w:lvlText w:val="%7."/>
      <w:lvlJc w:val="left"/>
      <w:pPr>
        <w:ind w:left="1020" w:hanging="360"/>
      </w:pPr>
    </w:lvl>
    <w:lvl w:ilvl="7" w:tplc="FC005978">
      <w:start w:val="1"/>
      <w:numFmt w:val="decimal"/>
      <w:lvlText w:val="%8."/>
      <w:lvlJc w:val="left"/>
      <w:pPr>
        <w:ind w:left="1020" w:hanging="360"/>
      </w:pPr>
    </w:lvl>
    <w:lvl w:ilvl="8" w:tplc="C7ACC3AA">
      <w:start w:val="1"/>
      <w:numFmt w:val="decimal"/>
      <w:lvlText w:val="%9."/>
      <w:lvlJc w:val="left"/>
      <w:pPr>
        <w:ind w:left="1020" w:hanging="360"/>
      </w:pPr>
    </w:lvl>
  </w:abstractNum>
  <w:abstractNum w:abstractNumId="4" w15:restartNumberingAfterBreak="0">
    <w:nsid w:val="41081782"/>
    <w:multiLevelType w:val="multilevel"/>
    <w:tmpl w:val="39A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269BE"/>
    <w:multiLevelType w:val="multilevel"/>
    <w:tmpl w:val="DCD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D5A25"/>
    <w:multiLevelType w:val="hybridMultilevel"/>
    <w:tmpl w:val="16B687C4"/>
    <w:lvl w:ilvl="0" w:tplc="E346A5B0">
      <w:start w:val="1"/>
      <w:numFmt w:val="decimal"/>
      <w:lvlText w:val="%1."/>
      <w:lvlJc w:val="left"/>
      <w:pPr>
        <w:ind w:left="1020" w:hanging="360"/>
      </w:pPr>
    </w:lvl>
    <w:lvl w:ilvl="1" w:tplc="DC3A31AE">
      <w:start w:val="1"/>
      <w:numFmt w:val="decimal"/>
      <w:lvlText w:val="%2."/>
      <w:lvlJc w:val="left"/>
      <w:pPr>
        <w:ind w:left="1020" w:hanging="360"/>
      </w:pPr>
    </w:lvl>
    <w:lvl w:ilvl="2" w:tplc="2842C614">
      <w:start w:val="1"/>
      <w:numFmt w:val="decimal"/>
      <w:lvlText w:val="%3."/>
      <w:lvlJc w:val="left"/>
      <w:pPr>
        <w:ind w:left="1020" w:hanging="360"/>
      </w:pPr>
    </w:lvl>
    <w:lvl w:ilvl="3" w:tplc="A524FA08">
      <w:start w:val="1"/>
      <w:numFmt w:val="decimal"/>
      <w:lvlText w:val="%4."/>
      <w:lvlJc w:val="left"/>
      <w:pPr>
        <w:ind w:left="1020" w:hanging="360"/>
      </w:pPr>
    </w:lvl>
    <w:lvl w:ilvl="4" w:tplc="CB7E24EE">
      <w:start w:val="1"/>
      <w:numFmt w:val="decimal"/>
      <w:lvlText w:val="%5."/>
      <w:lvlJc w:val="left"/>
      <w:pPr>
        <w:ind w:left="1020" w:hanging="360"/>
      </w:pPr>
    </w:lvl>
    <w:lvl w:ilvl="5" w:tplc="0B9223A6">
      <w:start w:val="1"/>
      <w:numFmt w:val="decimal"/>
      <w:lvlText w:val="%6."/>
      <w:lvlJc w:val="left"/>
      <w:pPr>
        <w:ind w:left="1020" w:hanging="360"/>
      </w:pPr>
    </w:lvl>
    <w:lvl w:ilvl="6" w:tplc="EA6231BC">
      <w:start w:val="1"/>
      <w:numFmt w:val="decimal"/>
      <w:lvlText w:val="%7."/>
      <w:lvlJc w:val="left"/>
      <w:pPr>
        <w:ind w:left="1020" w:hanging="360"/>
      </w:pPr>
    </w:lvl>
    <w:lvl w:ilvl="7" w:tplc="843A352E">
      <w:start w:val="1"/>
      <w:numFmt w:val="decimal"/>
      <w:lvlText w:val="%8."/>
      <w:lvlJc w:val="left"/>
      <w:pPr>
        <w:ind w:left="1020" w:hanging="360"/>
      </w:pPr>
    </w:lvl>
    <w:lvl w:ilvl="8" w:tplc="6D863BCC">
      <w:start w:val="1"/>
      <w:numFmt w:val="decimal"/>
      <w:lvlText w:val="%9."/>
      <w:lvlJc w:val="left"/>
      <w:pPr>
        <w:ind w:left="1020" w:hanging="360"/>
      </w:pPr>
    </w:lvl>
  </w:abstractNum>
  <w:abstractNum w:abstractNumId="7" w15:restartNumberingAfterBreak="0">
    <w:nsid w:val="4E1542B7"/>
    <w:multiLevelType w:val="multilevel"/>
    <w:tmpl w:val="2C2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74843"/>
    <w:multiLevelType w:val="multilevel"/>
    <w:tmpl w:val="0CD6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127E9"/>
    <w:multiLevelType w:val="hybridMultilevel"/>
    <w:tmpl w:val="B156DC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EB678E"/>
    <w:multiLevelType w:val="multilevel"/>
    <w:tmpl w:val="0304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976FF"/>
    <w:multiLevelType w:val="multilevel"/>
    <w:tmpl w:val="DBEE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E011C"/>
    <w:multiLevelType w:val="multilevel"/>
    <w:tmpl w:val="603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424000">
    <w:abstractNumId w:val="9"/>
  </w:num>
  <w:num w:numId="2" w16cid:durableId="2083478819">
    <w:abstractNumId w:val="10"/>
  </w:num>
  <w:num w:numId="3" w16cid:durableId="1139802275">
    <w:abstractNumId w:val="6"/>
  </w:num>
  <w:num w:numId="4" w16cid:durableId="1915431809">
    <w:abstractNumId w:val="3"/>
  </w:num>
  <w:num w:numId="5" w16cid:durableId="551694176">
    <w:abstractNumId w:val="12"/>
  </w:num>
  <w:num w:numId="6" w16cid:durableId="1506628533">
    <w:abstractNumId w:val="5"/>
  </w:num>
  <w:num w:numId="7" w16cid:durableId="1323895307">
    <w:abstractNumId w:val="4"/>
  </w:num>
  <w:num w:numId="8" w16cid:durableId="1705861878">
    <w:abstractNumId w:val="0"/>
  </w:num>
  <w:num w:numId="9" w16cid:durableId="2055306389">
    <w:abstractNumId w:val="8"/>
  </w:num>
  <w:num w:numId="10" w16cid:durableId="1607233750">
    <w:abstractNumId w:val="2"/>
  </w:num>
  <w:num w:numId="11" w16cid:durableId="1588272755">
    <w:abstractNumId w:val="1"/>
  </w:num>
  <w:num w:numId="12" w16cid:durableId="272637699">
    <w:abstractNumId w:val="7"/>
  </w:num>
  <w:num w:numId="13" w16cid:durableId="107061754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fqah Roomaney | SAMRC">
    <w15:presenceInfo w15:providerId="AD" w15:userId="S::rroom@mrc.ac.za::d5c8240b-7f7c-445b-9441-508583fdfd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0E"/>
    <w:rsid w:val="00073682"/>
    <w:rsid w:val="000D4C94"/>
    <w:rsid w:val="000D5F76"/>
    <w:rsid w:val="00101D8E"/>
    <w:rsid w:val="00180688"/>
    <w:rsid w:val="001E5961"/>
    <w:rsid w:val="0023702B"/>
    <w:rsid w:val="00266AFA"/>
    <w:rsid w:val="00281402"/>
    <w:rsid w:val="002A7C1F"/>
    <w:rsid w:val="003621AA"/>
    <w:rsid w:val="003B7617"/>
    <w:rsid w:val="003E28C1"/>
    <w:rsid w:val="003F0C59"/>
    <w:rsid w:val="003F2AC6"/>
    <w:rsid w:val="004942FF"/>
    <w:rsid w:val="004A710A"/>
    <w:rsid w:val="004C6806"/>
    <w:rsid w:val="00506227"/>
    <w:rsid w:val="0051223F"/>
    <w:rsid w:val="00534EA7"/>
    <w:rsid w:val="005434B1"/>
    <w:rsid w:val="00581982"/>
    <w:rsid w:val="005A7126"/>
    <w:rsid w:val="00626605"/>
    <w:rsid w:val="006279EB"/>
    <w:rsid w:val="00665D98"/>
    <w:rsid w:val="006D1153"/>
    <w:rsid w:val="007342AC"/>
    <w:rsid w:val="0076192A"/>
    <w:rsid w:val="007A7FAC"/>
    <w:rsid w:val="007C7083"/>
    <w:rsid w:val="007E460E"/>
    <w:rsid w:val="007F630E"/>
    <w:rsid w:val="00920004"/>
    <w:rsid w:val="00935BAC"/>
    <w:rsid w:val="0093765D"/>
    <w:rsid w:val="00943ABC"/>
    <w:rsid w:val="00990847"/>
    <w:rsid w:val="009D5D3B"/>
    <w:rsid w:val="009E2B8D"/>
    <w:rsid w:val="009F5722"/>
    <w:rsid w:val="00A61285"/>
    <w:rsid w:val="00AC6F2F"/>
    <w:rsid w:val="00AD62E4"/>
    <w:rsid w:val="00AE4931"/>
    <w:rsid w:val="00B14741"/>
    <w:rsid w:val="00B84057"/>
    <w:rsid w:val="00BC32A2"/>
    <w:rsid w:val="00BD12C7"/>
    <w:rsid w:val="00BF76AB"/>
    <w:rsid w:val="00C148A6"/>
    <w:rsid w:val="00C260D3"/>
    <w:rsid w:val="00C6654F"/>
    <w:rsid w:val="00D44BFA"/>
    <w:rsid w:val="00D51D07"/>
    <w:rsid w:val="00D72B0D"/>
    <w:rsid w:val="00E65A71"/>
    <w:rsid w:val="00EC4315"/>
    <w:rsid w:val="00ED3ECC"/>
    <w:rsid w:val="00F5406C"/>
    <w:rsid w:val="00F92DBB"/>
    <w:rsid w:val="00FB7E8A"/>
    <w:rsid w:val="00FD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EF5C"/>
  <w15:chartTrackingRefBased/>
  <w15:docId w15:val="{ACFBF056-6784-410C-A4D9-F88484C7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30E"/>
    <w:rPr>
      <w:rFonts w:eastAsiaTheme="majorEastAsia" w:cstheme="majorBidi"/>
      <w:color w:val="272727" w:themeColor="text1" w:themeTint="D8"/>
    </w:rPr>
  </w:style>
  <w:style w:type="paragraph" w:styleId="Title">
    <w:name w:val="Title"/>
    <w:basedOn w:val="Normal"/>
    <w:next w:val="Normal"/>
    <w:link w:val="TitleChar"/>
    <w:uiPriority w:val="10"/>
    <w:qFormat/>
    <w:rsid w:val="007F6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30E"/>
    <w:pPr>
      <w:spacing w:before="160"/>
      <w:jc w:val="center"/>
    </w:pPr>
    <w:rPr>
      <w:i/>
      <w:iCs/>
      <w:color w:val="404040" w:themeColor="text1" w:themeTint="BF"/>
    </w:rPr>
  </w:style>
  <w:style w:type="character" w:customStyle="1" w:styleId="QuoteChar">
    <w:name w:val="Quote Char"/>
    <w:basedOn w:val="DefaultParagraphFont"/>
    <w:link w:val="Quote"/>
    <w:uiPriority w:val="29"/>
    <w:rsid w:val="007F630E"/>
    <w:rPr>
      <w:i/>
      <w:iCs/>
      <w:color w:val="404040" w:themeColor="text1" w:themeTint="BF"/>
    </w:rPr>
  </w:style>
  <w:style w:type="paragraph" w:styleId="ListParagraph">
    <w:name w:val="List Paragraph"/>
    <w:basedOn w:val="Normal"/>
    <w:uiPriority w:val="34"/>
    <w:qFormat/>
    <w:rsid w:val="007F630E"/>
    <w:pPr>
      <w:ind w:left="720"/>
      <w:contextualSpacing/>
    </w:pPr>
  </w:style>
  <w:style w:type="character" w:styleId="IntenseEmphasis">
    <w:name w:val="Intense Emphasis"/>
    <w:basedOn w:val="DefaultParagraphFont"/>
    <w:uiPriority w:val="21"/>
    <w:qFormat/>
    <w:rsid w:val="007F630E"/>
    <w:rPr>
      <w:i/>
      <w:iCs/>
      <w:color w:val="0F4761" w:themeColor="accent1" w:themeShade="BF"/>
    </w:rPr>
  </w:style>
  <w:style w:type="paragraph" w:styleId="IntenseQuote">
    <w:name w:val="Intense Quote"/>
    <w:basedOn w:val="Normal"/>
    <w:next w:val="Normal"/>
    <w:link w:val="IntenseQuoteChar"/>
    <w:uiPriority w:val="30"/>
    <w:qFormat/>
    <w:rsid w:val="007F6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30E"/>
    <w:rPr>
      <w:i/>
      <w:iCs/>
      <w:color w:val="0F4761" w:themeColor="accent1" w:themeShade="BF"/>
    </w:rPr>
  </w:style>
  <w:style w:type="character" w:styleId="IntenseReference">
    <w:name w:val="Intense Reference"/>
    <w:basedOn w:val="DefaultParagraphFont"/>
    <w:uiPriority w:val="32"/>
    <w:qFormat/>
    <w:rsid w:val="007F630E"/>
    <w:rPr>
      <w:b/>
      <w:bCs/>
      <w:smallCaps/>
      <w:color w:val="0F4761" w:themeColor="accent1" w:themeShade="BF"/>
      <w:spacing w:val="5"/>
    </w:rPr>
  </w:style>
  <w:style w:type="character" w:styleId="Hyperlink">
    <w:name w:val="Hyperlink"/>
    <w:basedOn w:val="DefaultParagraphFont"/>
    <w:uiPriority w:val="99"/>
    <w:unhideWhenUsed/>
    <w:rsid w:val="00990847"/>
    <w:rPr>
      <w:color w:val="467886" w:themeColor="hyperlink"/>
      <w:u w:val="single"/>
    </w:rPr>
  </w:style>
  <w:style w:type="character" w:styleId="UnresolvedMention">
    <w:name w:val="Unresolved Mention"/>
    <w:basedOn w:val="DefaultParagraphFont"/>
    <w:uiPriority w:val="99"/>
    <w:semiHidden/>
    <w:unhideWhenUsed/>
    <w:rsid w:val="00990847"/>
    <w:rPr>
      <w:color w:val="605E5C"/>
      <w:shd w:val="clear" w:color="auto" w:fill="E1DFDD"/>
    </w:rPr>
  </w:style>
  <w:style w:type="character" w:styleId="CommentReference">
    <w:name w:val="annotation reference"/>
    <w:basedOn w:val="DefaultParagraphFont"/>
    <w:uiPriority w:val="99"/>
    <w:semiHidden/>
    <w:unhideWhenUsed/>
    <w:rsid w:val="00626605"/>
    <w:rPr>
      <w:sz w:val="16"/>
      <w:szCs w:val="16"/>
    </w:rPr>
  </w:style>
  <w:style w:type="paragraph" w:styleId="CommentText">
    <w:name w:val="annotation text"/>
    <w:basedOn w:val="Normal"/>
    <w:link w:val="CommentTextChar"/>
    <w:uiPriority w:val="99"/>
    <w:unhideWhenUsed/>
    <w:rsid w:val="00626605"/>
    <w:pPr>
      <w:spacing w:line="240" w:lineRule="auto"/>
    </w:pPr>
    <w:rPr>
      <w:sz w:val="20"/>
      <w:szCs w:val="20"/>
    </w:rPr>
  </w:style>
  <w:style w:type="character" w:customStyle="1" w:styleId="CommentTextChar">
    <w:name w:val="Comment Text Char"/>
    <w:basedOn w:val="DefaultParagraphFont"/>
    <w:link w:val="CommentText"/>
    <w:uiPriority w:val="99"/>
    <w:rsid w:val="00626605"/>
    <w:rPr>
      <w:sz w:val="20"/>
      <w:szCs w:val="20"/>
    </w:rPr>
  </w:style>
  <w:style w:type="paragraph" w:styleId="CommentSubject">
    <w:name w:val="annotation subject"/>
    <w:basedOn w:val="CommentText"/>
    <w:next w:val="CommentText"/>
    <w:link w:val="CommentSubjectChar"/>
    <w:uiPriority w:val="99"/>
    <w:semiHidden/>
    <w:unhideWhenUsed/>
    <w:rsid w:val="00626605"/>
    <w:rPr>
      <w:b/>
      <w:bCs/>
    </w:rPr>
  </w:style>
  <w:style w:type="character" w:customStyle="1" w:styleId="CommentSubjectChar">
    <w:name w:val="Comment Subject Char"/>
    <w:basedOn w:val="CommentTextChar"/>
    <w:link w:val="CommentSubject"/>
    <w:uiPriority w:val="99"/>
    <w:semiHidden/>
    <w:rsid w:val="00626605"/>
    <w:rPr>
      <w:b/>
      <w:bCs/>
      <w:sz w:val="20"/>
      <w:szCs w:val="20"/>
    </w:rPr>
  </w:style>
  <w:style w:type="paragraph" w:styleId="Revision">
    <w:name w:val="Revision"/>
    <w:hidden/>
    <w:uiPriority w:val="99"/>
    <w:semiHidden/>
    <w:rsid w:val="007342AC"/>
    <w:pPr>
      <w:spacing w:after="0" w:line="240" w:lineRule="auto"/>
    </w:pPr>
  </w:style>
  <w:style w:type="numbering" w:customStyle="1" w:styleId="NoList1">
    <w:name w:val="No List1"/>
    <w:next w:val="NoList"/>
    <w:uiPriority w:val="99"/>
    <w:semiHidden/>
    <w:unhideWhenUsed/>
    <w:rsid w:val="00A61285"/>
  </w:style>
  <w:style w:type="paragraph" w:customStyle="1" w:styleId="msonormal0">
    <w:name w:val="msonormal"/>
    <w:basedOn w:val="Normal"/>
    <w:rsid w:val="00A612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ubtitle1">
    <w:name w:val="Subtitle1"/>
    <w:basedOn w:val="Normal"/>
    <w:rsid w:val="00A6128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61285"/>
    <w:rPr>
      <w:color w:val="800080"/>
      <w:u w:val="single"/>
    </w:rPr>
  </w:style>
  <w:style w:type="paragraph" w:styleId="NormalWeb">
    <w:name w:val="Normal (Web)"/>
    <w:basedOn w:val="Normal"/>
    <w:uiPriority w:val="99"/>
    <w:semiHidden/>
    <w:unhideWhenUsed/>
    <w:rsid w:val="00A612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1">
    <w:name w:val="Date1"/>
    <w:basedOn w:val="Normal"/>
    <w:rsid w:val="00A612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modified">
    <w:name w:val="date-modified"/>
    <w:basedOn w:val="Normal"/>
    <w:rsid w:val="00A612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reen-reader-only">
    <w:name w:val="screen-reader-only"/>
    <w:basedOn w:val="DefaultParagraphFont"/>
    <w:rsid w:val="00A61285"/>
  </w:style>
  <w:style w:type="character" w:styleId="Strong">
    <w:name w:val="Strong"/>
    <w:basedOn w:val="DefaultParagraphFont"/>
    <w:uiPriority w:val="22"/>
    <w:qFormat/>
    <w:rsid w:val="00A61285"/>
    <w:rPr>
      <w:b/>
      <w:bCs/>
    </w:rPr>
  </w:style>
  <w:style w:type="character" w:styleId="Emphasis">
    <w:name w:val="Emphasis"/>
    <w:basedOn w:val="DefaultParagraphFont"/>
    <w:uiPriority w:val="20"/>
    <w:qFormat/>
    <w:rsid w:val="00A61285"/>
    <w:rPr>
      <w:i/>
      <w:iCs/>
    </w:rPr>
  </w:style>
  <w:style w:type="character" w:customStyle="1" w:styleId="nodelabel">
    <w:name w:val="nodelabel"/>
    <w:basedOn w:val="DefaultParagraphFont"/>
    <w:rsid w:val="00A61285"/>
  </w:style>
  <w:style w:type="character" w:customStyle="1" w:styleId="edgelabel">
    <w:name w:val="edgelabel"/>
    <w:basedOn w:val="DefaultParagraphFont"/>
    <w:rsid w:val="00A61285"/>
  </w:style>
  <w:style w:type="character" w:styleId="HTMLCode">
    <w:name w:val="HTML Code"/>
    <w:basedOn w:val="DefaultParagraphFont"/>
    <w:uiPriority w:val="99"/>
    <w:semiHidden/>
    <w:unhideWhenUsed/>
    <w:rsid w:val="00A61285"/>
    <w:rPr>
      <w:rFonts w:ascii="Courier New" w:eastAsia="Times New Roman" w:hAnsi="Courier New" w:cs="Courier New"/>
      <w:sz w:val="20"/>
      <w:szCs w:val="20"/>
    </w:rPr>
  </w:style>
  <w:style w:type="character" w:customStyle="1" w:styleId="math">
    <w:name w:val="math"/>
    <w:basedOn w:val="DefaultParagraphFont"/>
    <w:rsid w:val="00A61285"/>
  </w:style>
  <w:style w:type="paragraph" w:customStyle="1" w:styleId="nav-item">
    <w:name w:val="nav-item"/>
    <w:basedOn w:val="Normal"/>
    <w:rsid w:val="00A612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ridaybrummer.github.io/D2P_project/posts.html" TargetMode="External"/><Relationship Id="rId26" Type="http://schemas.openxmlformats.org/officeDocument/2006/relationships/hyperlink" Target="https://bridaybrummer.github.io/D2P_project/parameters_hub.html" TargetMode="External"/><Relationship Id="rId39" Type="http://schemas.openxmlformats.org/officeDocument/2006/relationships/hyperlink" Target="https://bridaybrummer.github.io/D2P_project/parameters_hub.html" TargetMode="External"/><Relationship Id="rId21" Type="http://schemas.openxmlformats.org/officeDocument/2006/relationships/hyperlink" Target="https://bridaybrummer.github.io/D2P_project/posts/terbufos_policy.html" TargetMode="External"/><Relationship Id="rId34" Type="http://schemas.openxmlformats.org/officeDocument/2006/relationships/hyperlink" Target="https://bridaybrummer.github.io/D2P_project/posts/coordination_policy.html" TargetMode="External"/><Relationship Id="rId42" Type="http://schemas.openxmlformats.org/officeDocument/2006/relationships/hyperlink" Target="https://bridaybrummer.github.io/D2P_project/parameters_hub.html" TargetMode="External"/><Relationship Id="rId47" Type="http://schemas.openxmlformats.org/officeDocument/2006/relationships/hyperlink" Target="https://bridaybrummer.github.io/D2P_project/posts/surveillance_policy.html" TargetMode="External"/><Relationship Id="rId50" Type="http://schemas.openxmlformats.org/officeDocument/2006/relationships/hyperlink" Target="https://bridaybrummer.github.io/D2P_project/posts/surveillance_policy.html" TargetMode="External"/><Relationship Id="rId55" Type="http://schemas.openxmlformats.org/officeDocument/2006/relationships/hyperlink" Target="https://bridaybrummer.github.io/D2P_project/posts/coordination_policy.html" TargetMode="External"/><Relationship Id="rId63" Type="http://schemas.openxmlformats.org/officeDocument/2006/relationships/hyperlink" Target="https://bridaybrummer.github.io/D2P_project/posts/coordination_policy.html" TargetMode="External"/><Relationship Id="rId68" Type="http://schemas.openxmlformats.org/officeDocument/2006/relationships/hyperlink" Target="https://bridaybrummer.github.io/D2P_project/posts/decision_model.html" TargetMode="External"/><Relationship Id="rId7" Type="http://schemas.microsoft.com/office/2011/relationships/commentsExtended" Target="commentsExtended.xml"/><Relationship Id="rId71" Type="http://schemas.openxmlformats.org/officeDocument/2006/relationships/hyperlink" Target="https://bridaybrummer.github.io/D2P_project/posts/surveillance_concept_note.html" TargetMode="External"/><Relationship Id="rId2" Type="http://schemas.openxmlformats.org/officeDocument/2006/relationships/numbering" Target="numbering.xml"/><Relationship Id="rId16" Type="http://schemas.openxmlformats.org/officeDocument/2006/relationships/hyperlink" Target="https://bridaybrummer.github.io/D2P_project/posts/surveillance_concept_note.html" TargetMode="External"/><Relationship Id="rId29" Type="http://schemas.openxmlformats.org/officeDocument/2006/relationships/hyperlink" Target="https://bridaybrummer.github.io/D2P_project/parameters_hub.html" TargetMode="External"/><Relationship Id="rId11" Type="http://schemas.openxmlformats.org/officeDocument/2006/relationships/image" Target="media/image1.png"/><Relationship Id="rId24" Type="http://schemas.openxmlformats.org/officeDocument/2006/relationships/hyperlink" Target="https://bridaybrummer.github.io/D2P_project/posts/terbufos_policy.html" TargetMode="External"/><Relationship Id="rId32" Type="http://schemas.openxmlformats.org/officeDocument/2006/relationships/hyperlink" Target="https://www.health.gov.za/wp-content/uploads/2023/09/DOH-Guideline-Investigation-Human-Chemical-Poisoning-1.pdf" TargetMode="External"/><Relationship Id="rId37" Type="http://schemas.openxmlformats.org/officeDocument/2006/relationships/hyperlink" Target="https://bridaybrummer.github.io/D2P_project/posts/surveillance_concept_note.html" TargetMode="External"/><Relationship Id="rId40" Type="http://schemas.openxmlformats.org/officeDocument/2006/relationships/hyperlink" Target="https://bridaybrummer.github.io/D2P_project/parameters_hub.html" TargetMode="External"/><Relationship Id="rId45" Type="http://schemas.openxmlformats.org/officeDocument/2006/relationships/hyperlink" Target="https://bridaybrummer.github.io/D2P_project/posts/surveillance_policy.html" TargetMode="External"/><Relationship Id="rId53" Type="http://schemas.openxmlformats.org/officeDocument/2006/relationships/hyperlink" Target="https://bridaybrummer.github.io/D2P_project/posts/surveillance_concept_note.html" TargetMode="External"/><Relationship Id="rId58" Type="http://schemas.openxmlformats.org/officeDocument/2006/relationships/hyperlink" Target="https://bridaybrummer.github.io/D2P_project/posts/surveillance_policy.html" TargetMode="External"/><Relationship Id="rId66" Type="http://schemas.openxmlformats.org/officeDocument/2006/relationships/hyperlink" Target="https://bridaybrummer.github.io/D2P_project/posts/coordination_policy.html" TargetMode="External"/><Relationship Id="rId7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bridaybrummer.github.io/D2P_project/posts/costing_analysis.html" TargetMode="External"/><Relationship Id="rId23" Type="http://schemas.openxmlformats.org/officeDocument/2006/relationships/hyperlink" Target="https://bridaybrummer.github.io/D2P_project/posts/coordination_policy.html" TargetMode="External"/><Relationship Id="rId28" Type="http://schemas.openxmlformats.org/officeDocument/2006/relationships/hyperlink" Target="https://bridaybrummer.github.io/D2P_project/parameters_hub.html" TargetMode="External"/><Relationship Id="rId36" Type="http://schemas.openxmlformats.org/officeDocument/2006/relationships/hyperlink" Target="https://bridaybrummer.github.io/D2P_project/posts/terbufos_policy.html" TargetMode="External"/><Relationship Id="rId49" Type="http://schemas.openxmlformats.org/officeDocument/2006/relationships/hyperlink" Target="https://bridaybrummer.github.io/D2P_project/posts/surveillance_policy.html" TargetMode="External"/><Relationship Id="rId57" Type="http://schemas.openxmlformats.org/officeDocument/2006/relationships/hyperlink" Target="https://bridaybrummer.github.io/D2P_project/data/surveillance_costing.xlsx" TargetMode="External"/><Relationship Id="rId61" Type="http://schemas.openxmlformats.org/officeDocument/2006/relationships/hyperlink" Target="https://bridaybrummer.github.io/D2P_project/posts/surveillance_policy.html" TargetMode="External"/><Relationship Id="rId10" Type="http://schemas.openxmlformats.org/officeDocument/2006/relationships/hyperlink" Target="https://bridaybrummer.github.io/D2P_project/posts/policy_brief.html" TargetMode="External"/><Relationship Id="rId19" Type="http://schemas.openxmlformats.org/officeDocument/2006/relationships/hyperlink" Target="https://bridaybrummer.github.io/D2P_project/posts.html" TargetMode="External"/><Relationship Id="rId31" Type="http://schemas.openxmlformats.org/officeDocument/2006/relationships/hyperlink" Target="https://bridaybrummer.github.io/D2P_project/posts/coordination_policy.html" TargetMode="External"/><Relationship Id="rId44" Type="http://schemas.openxmlformats.org/officeDocument/2006/relationships/hyperlink" Target="https://bridaybrummer.github.io/D2P_project/amua_import_parameters_v4.csv" TargetMode="External"/><Relationship Id="rId52" Type="http://schemas.openxmlformats.org/officeDocument/2006/relationships/hyperlink" Target="https://bridaybrummer.github.io/D2P_project/posts/terbufos_policy.html" TargetMode="External"/><Relationship Id="rId60" Type="http://schemas.openxmlformats.org/officeDocument/2006/relationships/hyperlink" Target="https://bridaybrummer.github.io/D2P_project/posts/surveillance_policy.html" TargetMode="External"/><Relationship Id="rId65" Type="http://schemas.openxmlformats.org/officeDocument/2006/relationships/hyperlink" Target="https://bridaybrummer.github.io/D2P_project/posts/terbufos_policy.html" TargetMode="External"/><Relationship Id="rId73"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bridaybrummer.github.io/D2P_project/posts/decision_model.html" TargetMode="External"/><Relationship Id="rId22" Type="http://schemas.openxmlformats.org/officeDocument/2006/relationships/hyperlink" Target="https://bridaybrummer.github.io/D2P_project/parameters_hub.html" TargetMode="External"/><Relationship Id="rId27" Type="http://schemas.openxmlformats.org/officeDocument/2006/relationships/hyperlink" Target="https://bridaybrummer.github.io/D2P_project/parameters_hub.html" TargetMode="External"/><Relationship Id="rId30" Type="http://schemas.openxmlformats.org/officeDocument/2006/relationships/hyperlink" Target="https://bridaybrummer.github.io/D2P_project/parameters_hub.html" TargetMode="External"/><Relationship Id="rId35" Type="http://schemas.openxmlformats.org/officeDocument/2006/relationships/hyperlink" Target="https://bridaybrummer.github.io/D2P_project/posts/coordination_policy.html" TargetMode="External"/><Relationship Id="rId43" Type="http://schemas.openxmlformats.org/officeDocument/2006/relationships/hyperlink" Target="https://bridaybrummer.github.io/D2P_project/parameters_hub.html" TargetMode="External"/><Relationship Id="rId48" Type="http://schemas.openxmlformats.org/officeDocument/2006/relationships/hyperlink" Target="https://bridaybrummer.github.io/D2P_project/posts/surveillance_policy.html" TargetMode="External"/><Relationship Id="rId56" Type="http://schemas.openxmlformats.org/officeDocument/2006/relationships/hyperlink" Target="https://bridaybrummer.github.io/D2P_project/posts/terbufos_policy.html" TargetMode="External"/><Relationship Id="rId64" Type="http://schemas.openxmlformats.org/officeDocument/2006/relationships/hyperlink" Target="https://bridaybrummer.github.io/D2P_project/posts/coordination_policy.html" TargetMode="External"/><Relationship Id="rId69" Type="http://schemas.openxmlformats.org/officeDocument/2006/relationships/hyperlink" Target="https://bridaybrummer.github.io/D2P_project/posts/costing_analysis.html" TargetMode="External"/><Relationship Id="rId8" Type="http://schemas.microsoft.com/office/2016/09/relationships/commentsIds" Target="commentsIds.xml"/><Relationship Id="rId51" Type="http://schemas.openxmlformats.org/officeDocument/2006/relationships/hyperlink" Target="https://bridaybrummer.github.io/D2P_project/amua_import_parameters_v4.csv" TargetMode="External"/><Relationship Id="rId72" Type="http://schemas.openxmlformats.org/officeDocument/2006/relationships/hyperlink" Target="https://bridaybrummer.github.io/D2P_project/posts/surveillance_policy.html" TargetMode="External"/><Relationship Id="rId3" Type="http://schemas.openxmlformats.org/officeDocument/2006/relationships/styles" Target="styles.xml"/><Relationship Id="rId12" Type="http://schemas.openxmlformats.org/officeDocument/2006/relationships/hyperlink" Target="https://bridaybrummer.github.io/D2P_project/posts/surveillance_policy.html" TargetMode="External"/><Relationship Id="rId17" Type="http://schemas.openxmlformats.org/officeDocument/2006/relationships/hyperlink" Target="https://bridaybrummer.github.io/D2P_project/posts.html" TargetMode="External"/><Relationship Id="rId25" Type="http://schemas.openxmlformats.org/officeDocument/2006/relationships/hyperlink" Target="https://bridaybrummer.github.io/D2P_project/parameters_hub.html" TargetMode="External"/><Relationship Id="rId33" Type="http://schemas.openxmlformats.org/officeDocument/2006/relationships/hyperlink" Target="https://bridaybrummer.github.io/D2P_project/posts/coordination_policy.html" TargetMode="External"/><Relationship Id="rId38" Type="http://schemas.openxmlformats.org/officeDocument/2006/relationships/hyperlink" Target="https://bridaybrummer.github.io/D2P_project/posts/coordination_policy.html" TargetMode="External"/><Relationship Id="rId46" Type="http://schemas.openxmlformats.org/officeDocument/2006/relationships/hyperlink" Target="https://bridaybrummer.github.io/D2P_project/posts/surveillance_policy.html" TargetMode="External"/><Relationship Id="rId59" Type="http://schemas.openxmlformats.org/officeDocument/2006/relationships/hyperlink" Target="https://bridaybrummer.github.io/D2P_project/posts/surveillance_policy.html" TargetMode="External"/><Relationship Id="rId67" Type="http://schemas.openxmlformats.org/officeDocument/2006/relationships/hyperlink" Target="https://bridaybrummer.github.io/D2P_project/posts/terbufos_policy.html" TargetMode="External"/><Relationship Id="rId20" Type="http://schemas.openxmlformats.org/officeDocument/2006/relationships/hyperlink" Target="https://bridaybrummer.github.io/D2P_project/posts/coordination_policy.html" TargetMode="External"/><Relationship Id="rId41" Type="http://schemas.openxmlformats.org/officeDocument/2006/relationships/hyperlink" Target="https://bridaybrummer.github.io/D2P_project/parameters_hub.html" TargetMode="External"/><Relationship Id="rId54" Type="http://schemas.openxmlformats.org/officeDocument/2006/relationships/hyperlink" Target="https://bridaybrummer.github.io/D2P_project/posts/coordination_policy.html" TargetMode="External"/><Relationship Id="rId62" Type="http://schemas.openxmlformats.org/officeDocument/2006/relationships/hyperlink" Target="https://bridaybrummer.github.io/D2P_project/posts/surveillance_policy.html" TargetMode="External"/><Relationship Id="rId70" Type="http://schemas.openxmlformats.org/officeDocument/2006/relationships/hyperlink" Target="https://bridaybrummer.github.io/D2P_project/analysis_report_v2.htm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7A651-4815-4971-B67F-5F3D05619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20</Pages>
  <Words>6653</Words>
  <Characters>39656</Characters>
  <Application>Microsoft Office Word</Application>
  <DocSecurity>0</DocSecurity>
  <Lines>1239</Lines>
  <Paragraphs>784</Paragraphs>
  <ScaleCrop>false</ScaleCrop>
  <Company/>
  <LinksUpToDate>false</LinksUpToDate>
  <CharactersWithSpaces>45525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Rifqah Roomaney | SAMRC</dc:creator>
  <cp:keywords/>
  <dc:description/>
  <cp:lastModifiedBy>Rifqah Roomaney | SAMRC</cp:lastModifiedBy>
  <cp:revision>56</cp:revision>
  <dcterms:created xsi:type="dcterms:W3CDTF">2026-05-27T06:39:00Z</dcterms:created>
  <dcterms:modified xsi:type="dcterms:W3CDTF">2026-05-27T08:09:00Z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e52c1266-9ab9-40df-89ff-a3d995f8c1fb</vt:lpwstr>
  </property>
</Properties>
</file>